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49105AA6" w:rsidR="001D5C46" w:rsidRDefault="00D2411E">
      <w:pPr>
        <w:spacing w:line="480" w:lineRule="auto"/>
        <w:rPr>
          <w:b/>
          <w:color w:val="000000"/>
        </w:rPr>
        <w:pPrChange w:id="0" w:author="Billy Mitchell" w:date="2021-06-11T18:03:00Z">
          <w:pPr>
            <w:spacing w:line="480" w:lineRule="auto"/>
            <w:jc w:val="center"/>
          </w:pPr>
        </w:pPrChange>
      </w:pPr>
      <w:r>
        <w:rPr>
          <w:b/>
          <w:color w:val="000000"/>
        </w:rPr>
        <w:t xml:space="preserve">Developmental Differences in </w:t>
      </w:r>
      <w:customXmlDelRangeStart w:id="1" w:author="William Mitchell" w:date="2021-05-19T13:24:00Z"/>
      <w:sdt>
        <w:sdtPr>
          <w:tag w:val="goog_rdk_0"/>
          <w:id w:val="1188095187"/>
        </w:sdtPr>
        <w:sdtEndPr/>
        <w:sdtContent>
          <w:customXmlDelRangeEnd w:id="1"/>
          <w:ins w:id="2" w:author="William Mitchell" w:date="2021-04-21T20:07:00Z">
            <w:r>
              <w:rPr>
                <w:b/>
                <w:color w:val="000000"/>
              </w:rPr>
              <w:t>Affective</w:t>
            </w:r>
          </w:ins>
          <w:customXmlDelRangeStart w:id="3" w:author="William Mitchell" w:date="2021-05-19T13:24:00Z"/>
        </w:sdtContent>
      </w:sdt>
      <w:customXmlDelRangeEnd w:id="3"/>
      <w:customXmlDelRangeStart w:id="4" w:author="William Mitchell" w:date="2021-05-19T13:24:00Z"/>
      <w:sdt>
        <w:sdtPr>
          <w:tag w:val="goog_rdk_1"/>
          <w:id w:val="886070478"/>
        </w:sdtPr>
        <w:sdtEndPr/>
        <w:sdtContent>
          <w:customXmlDelRangeEnd w:id="4"/>
          <w:customXmlDelRangeStart w:id="5" w:author="William Mitchell" w:date="2021-05-19T13:24:00Z"/>
          <w:sdt>
            <w:sdtPr>
              <w:tag w:val="goog_rdk_2"/>
              <w:id w:val="-528033095"/>
            </w:sdtPr>
            <w:sdtEndPr/>
            <w:sdtContent>
              <w:customXmlDelRangeEnd w:id="5"/>
              <w:commentRangeStart w:id="6"/>
              <w:customXmlDelRangeStart w:id="7" w:author="William Mitchell" w:date="2021-05-19T13:24:00Z"/>
            </w:sdtContent>
          </w:sdt>
          <w:customXmlDelRangeEnd w:id="7"/>
          <w:customXmlDelRangeStart w:id="8" w:author="William Mitchell" w:date="2021-04-21T20:07:00Z"/>
          <w:sdt>
            <w:sdtPr>
              <w:tag w:val="goog_rdk_3"/>
              <w:id w:val="1546175646"/>
            </w:sdtPr>
            <w:sdtEndPr/>
            <w:sdtContent>
              <w:customXmlDelRangeEnd w:id="8"/>
              <w:commentRangeStart w:id="9"/>
              <w:customXmlDelRangeStart w:id="10" w:author="William Mitchell" w:date="2021-04-21T20:07:00Z"/>
            </w:sdtContent>
          </w:sdt>
          <w:customXmlDelRangeEnd w:id="10"/>
          <w:customXmlDelRangeStart w:id="11" w:author="William Mitchell" w:date="2021-04-21T20:07:00Z"/>
          <w:sdt>
            <w:sdtPr>
              <w:tag w:val="goog_rdk_4"/>
              <w:id w:val="1029998495"/>
            </w:sdtPr>
            <w:sdtEndPr/>
            <w:sdtContent>
              <w:customXmlDelRangeEnd w:id="11"/>
              <w:commentRangeStart w:id="12"/>
              <w:customXmlDelRangeStart w:id="13" w:author="William Mitchell" w:date="2021-04-21T20:07:00Z"/>
            </w:sdtContent>
          </w:sdt>
          <w:customXmlDelRangeEnd w:id="13"/>
          <w:del w:id="14" w:author="William Mitchell" w:date="2021-04-21T20:07:00Z">
            <w:r>
              <w:rPr>
                <w:b/>
                <w:color w:val="000000"/>
              </w:rPr>
              <w:delText>Emotional</w:delText>
            </w:r>
          </w:del>
          <w:customXmlDelRangeStart w:id="15" w:author="William Mitchell" w:date="2021-05-19T13:24:00Z"/>
        </w:sdtContent>
      </w:sdt>
      <w:customXmlDelRangeEnd w:id="15"/>
      <w:r>
        <w:rPr>
          <w:b/>
          <w:color w:val="000000"/>
        </w:rPr>
        <w:t xml:space="preserve"> </w:t>
      </w:r>
      <w:commentRangeEnd w:id="6"/>
      <w:r>
        <w:commentReference w:id="6"/>
      </w:r>
      <w:commentRangeEnd w:id="9"/>
      <w:r>
        <w:commentReference w:id="9"/>
      </w:r>
      <w:commentRangeEnd w:id="12"/>
      <w:r>
        <w:commentReference w:id="12"/>
      </w:r>
      <w:r>
        <w:rPr>
          <w:b/>
          <w:color w:val="000000"/>
        </w:rPr>
        <w:t xml:space="preserve">Representation Between </w:t>
      </w:r>
    </w:p>
    <w:p w14:paraId="00000002" w14:textId="77777777" w:rsidR="001D5C46" w:rsidRDefault="00D2411E">
      <w:pPr>
        <w:spacing w:line="480" w:lineRule="auto"/>
        <w:rPr>
          <w:b/>
          <w:color w:val="000000"/>
        </w:rPr>
        <w:pPrChange w:id="16" w:author="Billy Mitchell" w:date="2021-06-11T18:03:00Z">
          <w:pPr>
            <w:spacing w:line="480" w:lineRule="auto"/>
            <w:jc w:val="center"/>
          </w:pPr>
        </w:pPrChange>
      </w:pPr>
      <w:r>
        <w:rPr>
          <w:b/>
          <w:color w:val="000000"/>
        </w:rPr>
        <w:t>Prefrontal and Subcortical Structures</w:t>
      </w:r>
    </w:p>
    <w:p w14:paraId="00000003" w14:textId="77777777" w:rsidR="001D5C46" w:rsidRDefault="001D5C46">
      <w:pPr>
        <w:spacing w:line="480" w:lineRule="auto"/>
        <w:rPr>
          <w:b/>
          <w:color w:val="000000"/>
        </w:rPr>
        <w:pPrChange w:id="17" w:author="Billy Mitchell" w:date="2021-06-11T18:03:00Z">
          <w:pPr>
            <w:spacing w:line="480" w:lineRule="auto"/>
            <w:jc w:val="center"/>
          </w:pPr>
        </w:pPrChange>
      </w:pPr>
    </w:p>
    <w:p w14:paraId="00000004" w14:textId="15C8CFFC" w:rsidR="001D5C46" w:rsidRDefault="00D2411E">
      <w:pPr>
        <w:spacing w:line="480" w:lineRule="auto"/>
        <w:rPr>
          <w:color w:val="000000"/>
        </w:rPr>
        <w:pPrChange w:id="18" w:author="Billy Mitchell" w:date="2021-06-11T18:03:00Z">
          <w:pPr>
            <w:spacing w:line="480" w:lineRule="auto"/>
            <w:jc w:val="center"/>
          </w:pPr>
        </w:pPrChange>
      </w:pPr>
      <w:bookmarkStart w:id="19" w:name="_heading=h.gjdgxs" w:colFirst="0" w:colLast="0"/>
      <w:bookmarkEnd w:id="19"/>
      <w:r>
        <w:rPr>
          <w:b/>
          <w:color w:val="000000"/>
        </w:rPr>
        <w:t xml:space="preserve">William J. Mitchell </w:t>
      </w:r>
      <w:r>
        <w:rPr>
          <w:b/>
          <w:color w:val="000000"/>
          <w:vertAlign w:val="superscript"/>
        </w:rPr>
        <w:t>a</w:t>
      </w:r>
      <w:r>
        <w:rPr>
          <w:b/>
          <w:color w:val="000000"/>
        </w:rPr>
        <w:t xml:space="preserve">, </w:t>
      </w:r>
      <w:customXmlDelRangeStart w:id="20" w:author="William Mitchell" w:date="2021-05-19T13:24:00Z"/>
      <w:sdt>
        <w:sdtPr>
          <w:tag w:val="goog_rdk_5"/>
          <w:id w:val="-124085081"/>
        </w:sdtPr>
        <w:sdtEndPr/>
        <w:sdtContent>
          <w:customXmlDelRangeEnd w:id="20"/>
          <w:proofErr w:type="gramStart"/>
          <w:ins w:id="21" w:author="William Mitchell" w:date="2021-05-04T19:53:00Z">
            <w:r w:rsidRPr="008C1CD8">
              <w:rPr>
                <w:bCs/>
                <w:color w:val="000000"/>
                <w:rPrChange w:id="22" w:author="Billy Mitchell" w:date="2021-05-18T09:47:00Z">
                  <w:rPr>
                    <w:b/>
                    <w:color w:val="000000"/>
                  </w:rPr>
                </w:rPrChange>
              </w:rPr>
              <w:t>william.j</w:t>
            </w:r>
          </w:ins>
          <w:proofErr w:type="gramEnd"/>
          <w:customXmlDelRangeStart w:id="23" w:author="William Mitchell" w:date="2021-05-19T13:24:00Z"/>
        </w:sdtContent>
      </w:sdt>
      <w:customXmlDelRangeEnd w:id="23"/>
      <w:customXmlDelRangeStart w:id="24" w:author="William Mitchell" w:date="2021-05-19T13:24:00Z"/>
      <w:sdt>
        <w:sdtPr>
          <w:tag w:val="goog_rdk_6"/>
          <w:id w:val="348764971"/>
        </w:sdtPr>
        <w:sdtEndPr/>
        <w:sdtContent>
          <w:customXmlDelRangeEnd w:id="24"/>
          <w:del w:id="25" w:author="William Mitchell" w:date="2021-05-04T19:53:00Z">
            <w:r>
              <w:rPr>
                <w:color w:val="000000"/>
              </w:rPr>
              <w:delText>billy</w:delText>
            </w:r>
          </w:del>
          <w:customXmlDelRangeStart w:id="26" w:author="William Mitchell" w:date="2021-05-19T13:24:00Z"/>
        </w:sdtContent>
      </w:sdt>
      <w:customXmlDelRangeEnd w:id="26"/>
      <w:r>
        <w:rPr>
          <w:color w:val="000000"/>
        </w:rPr>
        <w:t xml:space="preserve">.mitchell@temple.edu </w:t>
      </w:r>
      <w:r>
        <w:rPr>
          <w:b/>
          <w:color w:val="000000"/>
        </w:rPr>
        <w:t>*</w:t>
      </w:r>
    </w:p>
    <w:p w14:paraId="00000005" w14:textId="77777777" w:rsidR="001D5C46" w:rsidRDefault="00D2411E">
      <w:pPr>
        <w:spacing w:line="480" w:lineRule="auto"/>
        <w:rPr>
          <w:color w:val="000000"/>
        </w:rPr>
        <w:pPrChange w:id="27" w:author="Billy Mitchell" w:date="2021-06-11T18:03:00Z">
          <w:pPr>
            <w:spacing w:line="480" w:lineRule="auto"/>
            <w:jc w:val="center"/>
          </w:pPr>
        </w:pPrChange>
      </w:pPr>
      <w:r>
        <w:rPr>
          <w:b/>
          <w:color w:val="000000"/>
        </w:rPr>
        <w:t xml:space="preserve">Lindsey J. Tepfer </w:t>
      </w:r>
      <w:r>
        <w:rPr>
          <w:b/>
          <w:color w:val="000000"/>
          <w:vertAlign w:val="superscript"/>
        </w:rPr>
        <w:t>b</w:t>
      </w:r>
      <w:r>
        <w:rPr>
          <w:b/>
          <w:color w:val="000000"/>
        </w:rPr>
        <w:t xml:space="preserve">, </w:t>
      </w:r>
      <w:r>
        <w:rPr>
          <w:color w:val="000000"/>
        </w:rPr>
        <w:t>lindsey.j.tepfer.gr@dartmouth.edu</w:t>
      </w:r>
    </w:p>
    <w:customXmlDelRangeStart w:id="28" w:author="William Mitchell" w:date="2021-05-19T13:24:00Z"/>
    <w:sdt>
      <w:sdtPr>
        <w:tag w:val="goog_rdk_8"/>
        <w:id w:val="-817799111"/>
      </w:sdtPr>
      <w:sdtEndPr/>
      <w:sdtContent>
        <w:customXmlDelRangeEnd w:id="28"/>
        <w:p w14:paraId="00000006" w14:textId="6731B542" w:rsidR="001D5C46" w:rsidDel="00544A95" w:rsidRDefault="00D2411E">
          <w:pPr>
            <w:spacing w:line="480" w:lineRule="auto"/>
            <w:rPr>
              <w:del w:id="29" w:author="William Mitchell" w:date="2021-05-01T13:51:00Z"/>
              <w:color w:val="000000"/>
            </w:rPr>
            <w:pPrChange w:id="30" w:author="Billy Mitchell" w:date="2021-06-11T18:03:00Z">
              <w:pPr>
                <w:spacing w:line="480" w:lineRule="auto"/>
                <w:jc w:val="center"/>
              </w:pPr>
            </w:pPrChange>
          </w:pPr>
          <w:r>
            <w:rPr>
              <w:b/>
              <w:color w:val="000000"/>
            </w:rPr>
            <w:t xml:space="preserve">Nicole M. Henninger </w:t>
          </w:r>
          <w:r>
            <w:rPr>
              <w:b/>
              <w:color w:val="000000"/>
              <w:vertAlign w:val="superscript"/>
            </w:rPr>
            <w:t>c</w:t>
          </w:r>
          <w:r>
            <w:rPr>
              <w:b/>
              <w:color w:val="000000"/>
            </w:rPr>
            <w:t xml:space="preserve">, </w:t>
          </w:r>
          <w:ins w:id="31" w:author="Billy Mitchell" w:date="2021-05-31T21:25:00Z">
            <w:r w:rsidR="00544A95" w:rsidRPr="00544A95">
              <w:rPr>
                <w:color w:val="000000"/>
                <w:rPrChange w:id="32" w:author="Billy Mitchell" w:date="2021-05-31T21:25:00Z">
                  <w:rPr>
                    <w:rStyle w:val="Hyperlink"/>
                  </w:rPr>
                </w:rPrChange>
              </w:rPr>
              <w:t>henninger.nicole@temple.edu</w:t>
            </w:r>
          </w:ins>
          <w:customXmlDelRangeStart w:id="33" w:author="William Mitchell" w:date="2021-05-19T13:24:00Z"/>
          <w:sdt>
            <w:sdtPr>
              <w:tag w:val="goog_rdk_7"/>
              <w:id w:val="-1007749252"/>
            </w:sdtPr>
            <w:sdtEndPr/>
            <w:sdtContent>
              <w:customXmlDelRangeEnd w:id="33"/>
              <w:customXmlDelRangeStart w:id="34" w:author="William Mitchell" w:date="2021-05-19T13:24:00Z"/>
            </w:sdtContent>
          </w:sdt>
          <w:customXmlDelRangeEnd w:id="34"/>
        </w:p>
        <w:customXmlDelRangeStart w:id="35" w:author="William Mitchell" w:date="2021-05-19T13:24:00Z"/>
      </w:sdtContent>
    </w:sdt>
    <w:customXmlDelRangeEnd w:id="35"/>
    <w:p w14:paraId="386F76AD" w14:textId="77777777" w:rsidR="00544A95" w:rsidRDefault="00544A95">
      <w:pPr>
        <w:spacing w:line="480" w:lineRule="auto"/>
        <w:rPr>
          <w:ins w:id="36" w:author="Billy Mitchell" w:date="2021-05-31T21:25:00Z"/>
          <w:color w:val="000000"/>
        </w:rPr>
        <w:pPrChange w:id="37" w:author="Billy Mitchell" w:date="2021-06-11T18:03:00Z">
          <w:pPr>
            <w:spacing w:line="480" w:lineRule="auto"/>
            <w:jc w:val="center"/>
          </w:pPr>
        </w:pPrChange>
      </w:pPr>
    </w:p>
    <w:p w14:paraId="00000007" w14:textId="6EBE7105" w:rsidR="001D5C46" w:rsidRPr="00544A95" w:rsidRDefault="00544A95">
      <w:pPr>
        <w:spacing w:line="480" w:lineRule="auto"/>
        <w:rPr>
          <w:rPrChange w:id="38" w:author="Billy Mitchell" w:date="2021-05-31T21:25:00Z">
            <w:rPr>
              <w:color w:val="000000"/>
            </w:rPr>
          </w:rPrChange>
        </w:rPr>
        <w:pPrChange w:id="39" w:author="Billy Mitchell" w:date="2021-06-11T18:03:00Z">
          <w:pPr>
            <w:spacing w:line="480" w:lineRule="auto"/>
            <w:jc w:val="center"/>
          </w:pPr>
        </w:pPrChange>
      </w:pPr>
      <w:ins w:id="40" w:author="Billy Mitchell" w:date="2021-05-31T21:25:00Z">
        <w:r w:rsidRPr="008E2DD3">
          <w:rPr>
            <w:b/>
            <w:color w:val="000000"/>
          </w:rPr>
          <w:t xml:space="preserve">Susan B. Perlman </w:t>
        </w:r>
        <w:r w:rsidRPr="008C1CD8">
          <w:rPr>
            <w:b/>
            <w:color w:val="000000"/>
            <w:vertAlign w:val="superscript"/>
          </w:rPr>
          <w:t>d</w:t>
        </w:r>
        <w:r w:rsidRPr="008E2DD3">
          <w:rPr>
            <w:b/>
            <w:color w:val="000000"/>
          </w:rPr>
          <w:t xml:space="preserve">, </w:t>
        </w:r>
        <w:r w:rsidRPr="008E2DD3">
          <w:rPr>
            <w:b/>
            <w:bCs/>
          </w:rPr>
          <w:fldChar w:fldCharType="begin"/>
        </w:r>
        <w:r w:rsidRPr="008E2DD3">
          <w:rPr>
            <w:b/>
            <w:bCs/>
          </w:rPr>
          <w:instrText>HYPERLINK "mailto:perlmansusan@wustl.edu"</w:instrText>
        </w:r>
        <w:r w:rsidRPr="008E2DD3">
          <w:rPr>
            <w:b/>
            <w:bCs/>
          </w:rPr>
          <w:fldChar w:fldCharType="separate"/>
        </w:r>
        <w:r w:rsidRPr="008E2DD3">
          <w:rPr>
            <w:color w:val="000000"/>
          </w:rPr>
          <w:t>perlmansusan@wustl.edu</w:t>
        </w:r>
        <w:r w:rsidRPr="008E2DD3">
          <w:rPr>
            <w:b/>
            <w:bCs/>
          </w:rPr>
          <w:fldChar w:fldCharType="end"/>
        </w:r>
      </w:ins>
      <w:customXmlDelRangeStart w:id="41" w:author="William Mitchell" w:date="2021-05-19T13:24:00Z"/>
      <w:sdt>
        <w:sdtPr>
          <w:tag w:val="goog_rdk_9"/>
          <w:id w:val="-1187363980"/>
        </w:sdtPr>
        <w:sdtEndPr/>
        <w:sdtContent>
          <w:customXmlDelRangeEnd w:id="41"/>
          <w:del w:id="42" w:author="William Mitchell" w:date="2021-05-01T13:51:00Z">
            <w:r w:rsidR="00D2411E">
              <w:rPr>
                <w:b/>
                <w:color w:val="000000"/>
              </w:rPr>
              <w:delText xml:space="preserve">Susan B. Perlman </w:delText>
            </w:r>
            <w:r w:rsidR="00D2411E">
              <w:rPr>
                <w:b/>
                <w:color w:val="000000"/>
                <w:vertAlign w:val="superscript"/>
              </w:rPr>
              <w:delText>d</w:delText>
            </w:r>
            <w:r w:rsidR="00D2411E">
              <w:rPr>
                <w:b/>
                <w:color w:val="000000"/>
              </w:rPr>
              <w:delText xml:space="preserve">, </w:delText>
            </w:r>
            <w:r w:rsidR="00D2411E">
              <w:rPr>
                <w:color w:val="000000"/>
              </w:rPr>
              <w:delText>perlmansusan@wustl.edu</w:delText>
            </w:r>
          </w:del>
          <w:customXmlDelRangeStart w:id="43" w:author="William Mitchell" w:date="2021-05-19T13:24:00Z"/>
        </w:sdtContent>
      </w:sdt>
      <w:customXmlDelRangeEnd w:id="43"/>
    </w:p>
    <w:p w14:paraId="00000008" w14:textId="77777777" w:rsidR="001D5C46" w:rsidRDefault="00D2411E">
      <w:pPr>
        <w:spacing w:line="480" w:lineRule="auto"/>
        <w:rPr>
          <w:b/>
          <w:color w:val="000000"/>
        </w:rPr>
        <w:pPrChange w:id="44" w:author="Billy Mitchell" w:date="2021-06-11T18:03:00Z">
          <w:pPr>
            <w:spacing w:line="480" w:lineRule="auto"/>
            <w:jc w:val="center"/>
          </w:pPr>
        </w:pPrChange>
      </w:pPr>
      <w:r>
        <w:rPr>
          <w:b/>
          <w:color w:val="000000"/>
        </w:rPr>
        <w:t xml:space="preserve">Vishnu P. Murty </w:t>
      </w:r>
      <w:r>
        <w:rPr>
          <w:b/>
          <w:color w:val="000000"/>
          <w:vertAlign w:val="superscript"/>
        </w:rPr>
        <w:t>a</w:t>
      </w:r>
      <w:r>
        <w:rPr>
          <w:b/>
          <w:color w:val="000000"/>
        </w:rPr>
        <w:t xml:space="preserve">, </w:t>
      </w:r>
      <w:r>
        <w:rPr>
          <w:color w:val="000000"/>
        </w:rPr>
        <w:t>vishnu.murty@temple.edu</w:t>
      </w:r>
    </w:p>
    <w:customXmlDelRangeStart w:id="45" w:author="William Mitchell" w:date="2021-05-19T13:24:00Z"/>
    <w:sdt>
      <w:sdtPr>
        <w:tag w:val="goog_rdk_11"/>
        <w:id w:val="-1703389838"/>
      </w:sdtPr>
      <w:sdtEndPr/>
      <w:sdtContent>
        <w:customXmlDelRangeEnd w:id="45"/>
        <w:p w14:paraId="00000009" w14:textId="0F9180BB" w:rsidR="001D5C46" w:rsidRDefault="00D2411E">
          <w:pPr>
            <w:spacing w:line="480" w:lineRule="auto"/>
            <w:rPr>
              <w:del w:id="46" w:author="William Mitchell" w:date="2021-05-01T13:51:00Z"/>
              <w:b/>
              <w:color w:val="000000"/>
              <w:vertAlign w:val="superscript"/>
            </w:rPr>
            <w:pPrChange w:id="47" w:author="Billy Mitchell" w:date="2021-06-11T18:03:00Z">
              <w:pPr>
                <w:spacing w:line="480" w:lineRule="auto"/>
                <w:jc w:val="center"/>
              </w:pPr>
            </w:pPrChange>
          </w:pPr>
          <w:r>
            <w:rPr>
              <w:b/>
              <w:color w:val="000000"/>
            </w:rPr>
            <w:t xml:space="preserve">Chelsea Helion </w:t>
          </w:r>
          <w:r>
            <w:rPr>
              <w:b/>
              <w:color w:val="000000"/>
              <w:vertAlign w:val="superscript"/>
            </w:rPr>
            <w:t>a</w:t>
          </w:r>
          <w:r>
            <w:rPr>
              <w:b/>
              <w:color w:val="000000"/>
            </w:rPr>
            <w:t xml:space="preserve">, </w:t>
          </w:r>
          <w:r>
            <w:rPr>
              <w:color w:val="000000"/>
            </w:rPr>
            <w:t>chelsea.helion@temple.edu</w:t>
          </w:r>
          <w:customXmlDelRangeStart w:id="48" w:author="William Mitchell" w:date="2021-05-19T13:24:00Z"/>
          <w:sdt>
            <w:sdtPr>
              <w:tag w:val="goog_rdk_10"/>
              <w:id w:val="48194580"/>
            </w:sdtPr>
            <w:sdtEndPr/>
            <w:sdtContent>
              <w:customXmlDelRangeEnd w:id="48"/>
              <w:customXmlDelRangeStart w:id="49" w:author="William Mitchell" w:date="2021-05-19T13:24:00Z"/>
            </w:sdtContent>
          </w:sdt>
          <w:customXmlDelRangeEnd w:id="49"/>
        </w:p>
        <w:customXmlDelRangeStart w:id="50" w:author="William Mitchell" w:date="2021-05-19T13:24:00Z"/>
      </w:sdtContent>
    </w:sdt>
    <w:customXmlDelRangeEnd w:id="50"/>
    <w:customXmlDelRangeStart w:id="51" w:author="William Mitchell" w:date="2021-05-19T13:24:00Z"/>
    <w:sdt>
      <w:sdtPr>
        <w:tag w:val="goog_rdk_14"/>
        <w:id w:val="826635595"/>
      </w:sdtPr>
      <w:sdtEndPr/>
      <w:sdtContent>
        <w:customXmlDelRangeEnd w:id="51"/>
        <w:customXmlDelRangeStart w:id="52" w:author="William Mitchell" w:date="2021-05-19T13:24:00Z"/>
        <w:sdt>
          <w:sdtPr>
            <w:tag w:val="goog_rdk_13"/>
            <w:id w:val="1338805735"/>
            <w:showingPlcHdr/>
          </w:sdtPr>
          <w:sdtEndPr/>
          <w:sdtContent>
            <w:customXmlDelRangeEnd w:id="52"/>
            <w:p w14:paraId="0000000A" w14:textId="0ED4B374" w:rsidR="001D5C46" w:rsidRPr="008C1CD8" w:rsidRDefault="00544A95">
              <w:pPr>
                <w:spacing w:line="480" w:lineRule="auto"/>
                <w:rPr>
                  <w:ins w:id="53" w:author="William Mitchell" w:date="2021-05-01T13:51:00Z"/>
                  <w:rPrChange w:id="54" w:author="Billy Mitchell" w:date="2021-05-18T09:47:00Z">
                    <w:rPr>
                      <w:ins w:id="55" w:author="William Mitchell" w:date="2021-05-01T13:51:00Z"/>
                      <w:b/>
                      <w:color w:val="000000"/>
                      <w:vertAlign w:val="superscript"/>
                    </w:rPr>
                  </w:rPrChange>
                </w:rPr>
                <w:pPrChange w:id="56" w:author="Billy Mitchell" w:date="2021-06-11T18:03:00Z">
                  <w:pPr>
                    <w:spacing w:line="480" w:lineRule="auto"/>
                    <w:jc w:val="center"/>
                  </w:pPr>
                </w:pPrChange>
              </w:pPr>
              <w:r>
                <w:t xml:space="preserve">     </w:t>
              </w:r>
            </w:p>
            <w:customXmlDelRangeStart w:id="57" w:author="William Mitchell" w:date="2021-05-19T13:24:00Z"/>
          </w:sdtContent>
        </w:sdt>
        <w:customXmlDelRangeEnd w:id="57"/>
        <w:customXmlDelRangeStart w:id="58" w:author="William Mitchell" w:date="2021-05-19T13:24:00Z"/>
      </w:sdtContent>
    </w:sdt>
    <w:customXmlDelRangeEnd w:id="58"/>
    <w:customXmlDelRangeStart w:id="59" w:author="Billy Mitchell" w:date="2021-05-31T21:25:00Z"/>
    <w:sdt>
      <w:sdtPr>
        <w:tag w:val="goog_rdk_18"/>
        <w:id w:val="1022903970"/>
      </w:sdtPr>
      <w:sdtEndPr/>
      <w:sdtContent>
        <w:customXmlDelRangeEnd w:id="59"/>
        <w:p w14:paraId="0000000B" w14:textId="013F713D" w:rsidR="001D5C46" w:rsidRPr="008C1CD8" w:rsidDel="00544A95" w:rsidRDefault="00C146F4">
          <w:pPr>
            <w:spacing w:line="480" w:lineRule="auto"/>
            <w:jc w:val="center"/>
            <w:rPr>
              <w:ins w:id="60" w:author="William Mitchell" w:date="2021-05-01T13:51:00Z"/>
              <w:del w:id="61" w:author="Billy Mitchell" w:date="2021-05-31T21:25:00Z"/>
              <w:rPrChange w:id="62" w:author="Billy Mitchell" w:date="2021-05-18T09:47:00Z">
                <w:rPr>
                  <w:ins w:id="63" w:author="William Mitchell" w:date="2021-05-01T13:51:00Z"/>
                  <w:del w:id="64" w:author="Billy Mitchell" w:date="2021-05-31T21:25:00Z"/>
                  <w:b/>
                  <w:color w:val="000000"/>
                  <w:vertAlign w:val="superscript"/>
                </w:rPr>
              </w:rPrChange>
            </w:rPr>
          </w:pPr>
          <w:customXmlDelRangeStart w:id="65" w:author="Billy Mitchell" w:date="2021-05-31T21:25:00Z"/>
          <w:sdt>
            <w:sdtPr>
              <w:tag w:val="goog_rdk_15"/>
              <w:id w:val="460157917"/>
            </w:sdtPr>
            <w:sdtEndPr/>
            <w:sdtContent>
              <w:customXmlDelRangeEnd w:id="65"/>
              <w:ins w:id="66" w:author="William Mitchell" w:date="2021-05-01T13:51:00Z">
                <w:del w:id="67" w:author="Billy Mitchell" w:date="2021-05-31T21:25:00Z">
                  <w:r w:rsidR="00D2411E" w:rsidRPr="008C1CD8" w:rsidDel="00544A95">
                    <w:rPr>
                      <w:b/>
                      <w:color w:val="000000"/>
                      <w:rPrChange w:id="68" w:author="Billy Mitchell" w:date="2021-05-18T09:48:00Z">
                        <w:rPr>
                          <w:b/>
                          <w:color w:val="000000"/>
                          <w:vertAlign w:val="superscript"/>
                        </w:rPr>
                      </w:rPrChange>
                    </w:rPr>
                    <w:delText xml:space="preserve">Susan B. Perlman </w:delText>
                  </w:r>
                  <w:r w:rsidR="00D2411E" w:rsidRPr="008C1CD8" w:rsidDel="00544A95">
                    <w:rPr>
                      <w:b/>
                      <w:color w:val="000000"/>
                      <w:vertAlign w:val="superscript"/>
                    </w:rPr>
                    <w:delText>d</w:delText>
                  </w:r>
                  <w:r w:rsidR="00D2411E" w:rsidRPr="008C1CD8" w:rsidDel="00544A95">
                    <w:rPr>
                      <w:b/>
                      <w:color w:val="000000"/>
                      <w:rPrChange w:id="69" w:author="Billy Mitchell" w:date="2021-05-18T09:48:00Z">
                        <w:rPr>
                          <w:b/>
                          <w:color w:val="000000"/>
                          <w:vertAlign w:val="superscript"/>
                        </w:rPr>
                      </w:rPrChange>
                    </w:rPr>
                    <w:delText xml:space="preserve">, </w:delText>
                  </w:r>
                  <w:r w:rsidR="00D2411E" w:rsidRPr="008C1CD8" w:rsidDel="00544A95">
                    <w:rPr>
                      <w:b/>
                      <w:bCs/>
                      <w:rPrChange w:id="70" w:author="Billy Mitchell" w:date="2021-05-18T09:48:00Z">
                        <w:rPr/>
                      </w:rPrChange>
                    </w:rPr>
                    <w:fldChar w:fldCharType="begin"/>
                  </w:r>
                  <w:r w:rsidR="00D2411E" w:rsidRPr="008C1CD8" w:rsidDel="00544A95">
                    <w:rPr>
                      <w:b/>
                      <w:bCs/>
                      <w:rPrChange w:id="71" w:author="Billy Mitchell" w:date="2021-05-18T09:48:00Z">
                        <w:rPr/>
                      </w:rPrChange>
                    </w:rPr>
                    <w:delInstrText>HYPERLINK "mailto:perlmansusan@wustl.edu"</w:delInstrText>
                  </w:r>
                  <w:r w:rsidR="00D2411E" w:rsidRPr="008C1CD8" w:rsidDel="00544A95">
                    <w:rPr>
                      <w:b/>
                      <w:bCs/>
                      <w:rPrChange w:id="72" w:author="Billy Mitchell" w:date="2021-05-18T09:48:00Z">
                        <w:rPr/>
                      </w:rPrChange>
                    </w:rPr>
                    <w:fldChar w:fldCharType="separate"/>
                  </w:r>
                  <w:r w:rsidR="00D2411E" w:rsidRPr="008C1CD8" w:rsidDel="00544A95">
                    <w:rPr>
                      <w:color w:val="000000"/>
                      <w:rPrChange w:id="73" w:author="Billy Mitchell" w:date="2021-05-18T09:48:00Z">
                        <w:rPr>
                          <w:b/>
                          <w:color w:val="000000"/>
                          <w:vertAlign w:val="superscript"/>
                        </w:rPr>
                      </w:rPrChange>
                    </w:rPr>
                    <w:delText>perlmansusan@wustl.edu</w:delText>
                  </w:r>
                  <w:r w:rsidR="00D2411E" w:rsidRPr="008C1CD8" w:rsidDel="00544A95">
                    <w:rPr>
                      <w:b/>
                      <w:bCs/>
                      <w:rPrChange w:id="74" w:author="Billy Mitchell" w:date="2021-05-18T09:48:00Z">
                        <w:rPr/>
                      </w:rPrChange>
                    </w:rPr>
                    <w:fldChar w:fldCharType="end"/>
                  </w:r>
                </w:del>
              </w:ins>
              <w:customXmlDelRangeStart w:id="75" w:author="Billy Mitchell" w:date="2021-05-31T21:25:00Z"/>
            </w:sdtContent>
          </w:sdt>
          <w:customXmlDelRangeEnd w:id="75"/>
          <w:customXmlDelRangeStart w:id="76" w:author="Billy Mitchell" w:date="2021-05-31T21:25:00Z"/>
          <w:sdt>
            <w:sdtPr>
              <w:tag w:val="goog_rdk_16"/>
              <w:id w:val="-1347095050"/>
            </w:sdtPr>
            <w:sdtEndPr/>
            <w:sdtContent>
              <w:customXmlDelRangeEnd w:id="76"/>
              <w:customXmlDelRangeStart w:id="77" w:author="Billy Mitchell" w:date="2021-05-31T21:25:00Z"/>
              <w:sdt>
                <w:sdtPr>
                  <w:tag w:val="goog_rdk_17"/>
                  <w:id w:val="1094285103"/>
                </w:sdtPr>
                <w:sdtEndPr/>
                <w:sdtContent>
                  <w:customXmlDelRangeEnd w:id="77"/>
                  <w:customXmlDelRangeStart w:id="78" w:author="Billy Mitchell" w:date="2021-05-31T21:25:00Z"/>
                </w:sdtContent>
              </w:sdt>
              <w:customXmlDelRangeEnd w:id="78"/>
              <w:customXmlDelRangeStart w:id="79" w:author="Billy Mitchell" w:date="2021-05-31T21:25:00Z"/>
            </w:sdtContent>
          </w:sdt>
          <w:customXmlDelRangeEnd w:id="79"/>
        </w:p>
        <w:customXmlDelRangeStart w:id="80" w:author="Billy Mitchell" w:date="2021-05-31T21:25:00Z"/>
      </w:sdtContent>
    </w:sdt>
    <w:customXmlDelRangeEnd w:id="80"/>
    <w:customXmlDelRangeStart w:id="81" w:author="William Mitchell" w:date="2021-05-19T13:24:00Z"/>
    <w:sdt>
      <w:sdtPr>
        <w:tag w:val="goog_rdk_20"/>
        <w:id w:val="1913040376"/>
      </w:sdtPr>
      <w:sdtEndPr/>
      <w:sdtContent>
        <w:customXmlDelRangeEnd w:id="81"/>
        <w:p w14:paraId="0000000C" w14:textId="66F07C87" w:rsidR="001D5C46" w:rsidRPr="001D5C46" w:rsidRDefault="00C146F4">
          <w:pPr>
            <w:spacing w:line="480" w:lineRule="auto"/>
            <w:jc w:val="center"/>
            <w:rPr>
              <w:b/>
              <w:rPrChange w:id="82" w:author="William Mitchell" w:date="2021-05-01T13:51:00Z">
                <w:rPr>
                  <w:b/>
                  <w:color w:val="000000"/>
                </w:rPr>
              </w:rPrChange>
            </w:rPr>
          </w:pPr>
          <w:customXmlDelRangeStart w:id="83" w:author="William Mitchell" w:date="2021-05-19T13:24:00Z"/>
          <w:sdt>
            <w:sdtPr>
              <w:tag w:val="goog_rdk_19"/>
              <w:id w:val="398563087"/>
            </w:sdtPr>
            <w:sdtEndPr/>
            <w:sdtContent>
              <w:customXmlDelRangeEnd w:id="83"/>
              <w:del w:id="84" w:author="Billy Mitchell" w:date="2021-05-18T09:49:00Z">
                <w:r w:rsidR="008C1CD8" w:rsidDel="008C1CD8">
                  <w:delText xml:space="preserve">     </w:delText>
                </w:r>
              </w:del>
              <w:customXmlDelRangeStart w:id="85" w:author="William Mitchell" w:date="2021-05-19T13:24:00Z"/>
            </w:sdtContent>
          </w:sdt>
          <w:customXmlDelRangeEnd w:id="85"/>
        </w:p>
        <w:customXmlDelRangeStart w:id="86" w:author="William Mitchell" w:date="2021-05-19T13:24:00Z"/>
      </w:sdtContent>
    </w:sdt>
    <w:customXmlDelRangeEnd w:id="86"/>
    <w:p w14:paraId="0000000D" w14:textId="77777777" w:rsidR="001D5C46" w:rsidRDefault="00D2411E">
      <w:pPr>
        <w:numPr>
          <w:ilvl w:val="0"/>
          <w:numId w:val="1"/>
        </w:numPr>
        <w:tabs>
          <w:tab w:val="left" w:pos="180"/>
        </w:tabs>
        <w:spacing w:line="480" w:lineRule="auto"/>
        <w:rPr>
          <w:b/>
          <w:color w:val="000000"/>
        </w:rPr>
      </w:pPr>
      <w:r>
        <w:rPr>
          <w:b/>
          <w:color w:val="000000"/>
        </w:rPr>
        <w:t xml:space="preserve">Department of Psychology </w:t>
      </w:r>
    </w:p>
    <w:p w14:paraId="0000000E" w14:textId="77777777" w:rsidR="001D5C46" w:rsidRDefault="00D2411E">
      <w:pPr>
        <w:tabs>
          <w:tab w:val="left" w:pos="180"/>
        </w:tabs>
        <w:spacing w:line="480" w:lineRule="auto"/>
        <w:ind w:left="360"/>
        <w:rPr>
          <w:b/>
          <w:color w:val="000000"/>
        </w:rPr>
      </w:pPr>
      <w:r>
        <w:rPr>
          <w:color w:val="000000"/>
        </w:rPr>
        <w:t>Weiss Hall, Temple University, 1701 N 13</w:t>
      </w:r>
      <w:r>
        <w:rPr>
          <w:color w:val="000000"/>
          <w:vertAlign w:val="superscript"/>
        </w:rPr>
        <w:t>th</w:t>
      </w:r>
      <w:r>
        <w:rPr>
          <w:color w:val="000000"/>
        </w:rPr>
        <w:t xml:space="preserve"> St. Philadelphia, PA, USA 19122</w:t>
      </w:r>
    </w:p>
    <w:p w14:paraId="0000000F" w14:textId="77777777" w:rsidR="001D5C46" w:rsidRDefault="00D2411E">
      <w:pPr>
        <w:numPr>
          <w:ilvl w:val="0"/>
          <w:numId w:val="1"/>
        </w:numPr>
        <w:tabs>
          <w:tab w:val="left" w:pos="180"/>
        </w:tabs>
        <w:spacing w:line="480" w:lineRule="auto"/>
        <w:rPr>
          <w:b/>
          <w:color w:val="000000"/>
        </w:rPr>
      </w:pPr>
      <w:r>
        <w:rPr>
          <w:b/>
          <w:color w:val="000000"/>
        </w:rPr>
        <w:t xml:space="preserve">Department of Psychological and Brain Sciences </w:t>
      </w:r>
    </w:p>
    <w:p w14:paraId="00000010" w14:textId="77777777" w:rsidR="001D5C46" w:rsidRDefault="00D2411E">
      <w:pPr>
        <w:tabs>
          <w:tab w:val="left" w:pos="180"/>
        </w:tabs>
        <w:spacing w:line="480" w:lineRule="auto"/>
        <w:ind w:left="360"/>
        <w:rPr>
          <w:color w:val="000000"/>
        </w:rPr>
      </w:pPr>
      <w:r>
        <w:rPr>
          <w:color w:val="000000"/>
        </w:rPr>
        <w:t>Moore Hall, Dartmouth College, 3 Maynard St, Hanover, NH, USA 03755</w:t>
      </w:r>
    </w:p>
    <w:p w14:paraId="00000011" w14:textId="77777777" w:rsidR="001D5C46" w:rsidRDefault="00D2411E">
      <w:pPr>
        <w:numPr>
          <w:ilvl w:val="0"/>
          <w:numId w:val="1"/>
        </w:numPr>
        <w:tabs>
          <w:tab w:val="left" w:pos="180"/>
        </w:tabs>
        <w:spacing w:line="480" w:lineRule="auto"/>
        <w:rPr>
          <w:b/>
          <w:color w:val="000000"/>
        </w:rPr>
      </w:pPr>
      <w:r>
        <w:rPr>
          <w:b/>
          <w:color w:val="000000"/>
        </w:rPr>
        <w:t>Klein College of Media and Communication</w:t>
      </w:r>
    </w:p>
    <w:p w14:paraId="00000012" w14:textId="77777777" w:rsidR="001D5C46" w:rsidRDefault="00D2411E">
      <w:pPr>
        <w:tabs>
          <w:tab w:val="left" w:pos="180"/>
        </w:tabs>
        <w:spacing w:line="480" w:lineRule="auto"/>
        <w:ind w:left="360"/>
        <w:rPr>
          <w:color w:val="000000"/>
        </w:rPr>
      </w:pPr>
      <w:r>
        <w:rPr>
          <w:color w:val="000000"/>
        </w:rPr>
        <w:t>Annenberg Hall, Temple University, 2020 N. 13th St. Philadelphia, PA, USA 19122</w:t>
      </w:r>
    </w:p>
    <w:p w14:paraId="00000013" w14:textId="77777777" w:rsidR="001D5C46" w:rsidRDefault="00D2411E">
      <w:pPr>
        <w:numPr>
          <w:ilvl w:val="0"/>
          <w:numId w:val="1"/>
        </w:numPr>
        <w:tabs>
          <w:tab w:val="left" w:pos="180"/>
        </w:tabs>
        <w:spacing w:line="480" w:lineRule="auto"/>
        <w:rPr>
          <w:b/>
          <w:color w:val="000000"/>
        </w:rPr>
      </w:pPr>
      <w:r>
        <w:rPr>
          <w:b/>
          <w:color w:val="000000"/>
        </w:rPr>
        <w:t>Department of Psychiatry</w:t>
      </w:r>
    </w:p>
    <w:p w14:paraId="00000014" w14:textId="77777777" w:rsidR="001D5C46" w:rsidRDefault="00D2411E">
      <w:pPr>
        <w:tabs>
          <w:tab w:val="left" w:pos="180"/>
        </w:tabs>
        <w:spacing w:line="480" w:lineRule="auto"/>
        <w:ind w:left="360"/>
        <w:rPr>
          <w:color w:val="000000"/>
        </w:rPr>
      </w:pPr>
      <w:r>
        <w:rPr>
          <w:color w:val="000000"/>
        </w:rPr>
        <w:t>Washington University of St. Louis,</w:t>
      </w:r>
      <w:r>
        <w:rPr>
          <w:b/>
          <w:color w:val="000000"/>
        </w:rPr>
        <w:t xml:space="preserve"> </w:t>
      </w:r>
      <w:r>
        <w:rPr>
          <w:color w:val="000000"/>
        </w:rPr>
        <w:t>660 S Euclid Ave, St. Louis, MO, USA 63110</w:t>
      </w:r>
    </w:p>
    <w:p w14:paraId="00000015" w14:textId="77777777" w:rsidR="001D5C46" w:rsidRDefault="001D5C46">
      <w:pPr>
        <w:tabs>
          <w:tab w:val="left" w:pos="180"/>
        </w:tabs>
        <w:spacing w:line="480" w:lineRule="auto"/>
        <w:ind w:left="360"/>
        <w:rPr>
          <w:color w:val="000000"/>
        </w:rPr>
      </w:pPr>
    </w:p>
    <w:p w14:paraId="00000016" w14:textId="77777777" w:rsidR="001D5C46" w:rsidRDefault="001D5C46">
      <w:pPr>
        <w:tabs>
          <w:tab w:val="left" w:pos="180"/>
        </w:tabs>
        <w:spacing w:line="480" w:lineRule="auto"/>
        <w:ind w:left="360"/>
        <w:rPr>
          <w:color w:val="000000"/>
        </w:rPr>
      </w:pPr>
    </w:p>
    <w:p w14:paraId="00000017" w14:textId="77777777" w:rsidR="001D5C46" w:rsidRDefault="00D2411E">
      <w:pPr>
        <w:pBdr>
          <w:top w:val="nil"/>
          <w:left w:val="nil"/>
          <w:bottom w:val="nil"/>
          <w:right w:val="nil"/>
          <w:between w:val="nil"/>
        </w:pBdr>
        <w:tabs>
          <w:tab w:val="center" w:pos="4680"/>
          <w:tab w:val="right" w:pos="9360"/>
        </w:tabs>
        <w:spacing w:line="480" w:lineRule="auto"/>
        <w:rPr>
          <w:color w:val="000000"/>
        </w:rPr>
      </w:pPr>
      <w:r>
        <w:rPr>
          <w:b/>
          <w:color w:val="000000"/>
        </w:rPr>
        <w:t xml:space="preserve">* </w:t>
      </w:r>
      <w:r>
        <w:rPr>
          <w:color w:val="000000"/>
        </w:rPr>
        <w:t>Corresponding author.</w:t>
      </w:r>
    </w:p>
    <w:p w14:paraId="00000018" w14:textId="32BA3735" w:rsidR="001D5C46" w:rsidRDefault="00D2411E">
      <w:pPr>
        <w:pBdr>
          <w:top w:val="nil"/>
          <w:left w:val="nil"/>
          <w:bottom w:val="nil"/>
          <w:right w:val="nil"/>
          <w:between w:val="nil"/>
        </w:pBdr>
        <w:tabs>
          <w:tab w:val="center" w:pos="4680"/>
          <w:tab w:val="right" w:pos="9360"/>
        </w:tabs>
        <w:spacing w:line="480" w:lineRule="auto"/>
        <w:rPr>
          <w:color w:val="000000"/>
        </w:rPr>
      </w:pPr>
      <w:r>
        <w:rPr>
          <w:i/>
          <w:color w:val="000000"/>
        </w:rPr>
        <w:t xml:space="preserve">E-mail address: </w:t>
      </w:r>
      <w:customXmlDelRangeStart w:id="87" w:author="William Mitchell" w:date="2021-05-19T13:24:00Z"/>
      <w:sdt>
        <w:sdtPr>
          <w:tag w:val="goog_rdk_21"/>
          <w:id w:val="1690798234"/>
        </w:sdtPr>
        <w:sdtEndPr/>
        <w:sdtContent>
          <w:customXmlDelRangeEnd w:id="87"/>
          <w:proofErr w:type="gramStart"/>
          <w:ins w:id="88" w:author="William Mitchell" w:date="2021-05-04T19:57:00Z">
            <w:r>
              <w:rPr>
                <w:i/>
                <w:color w:val="000000"/>
              </w:rPr>
              <w:t>william.j</w:t>
            </w:r>
          </w:ins>
          <w:proofErr w:type="gramEnd"/>
          <w:customXmlDelRangeStart w:id="89" w:author="William Mitchell" w:date="2021-05-19T13:24:00Z"/>
        </w:sdtContent>
      </w:sdt>
      <w:customXmlDelRangeEnd w:id="89"/>
      <w:customXmlDelRangeStart w:id="90" w:author="William Mitchell" w:date="2021-05-19T13:24:00Z"/>
      <w:sdt>
        <w:sdtPr>
          <w:tag w:val="goog_rdk_22"/>
          <w:id w:val="-949387900"/>
        </w:sdtPr>
        <w:sdtEndPr/>
        <w:sdtContent>
          <w:customXmlDelRangeEnd w:id="90"/>
          <w:del w:id="91" w:author="William Mitchell" w:date="2021-05-04T19:57:00Z">
            <w:r>
              <w:rPr>
                <w:color w:val="000000"/>
              </w:rPr>
              <w:delText>billy</w:delText>
            </w:r>
          </w:del>
          <w:customXmlDelRangeStart w:id="92" w:author="William Mitchell" w:date="2021-05-19T13:24:00Z"/>
        </w:sdtContent>
      </w:sdt>
      <w:customXmlDelRangeEnd w:id="92"/>
      <w:r>
        <w:rPr>
          <w:color w:val="000000"/>
        </w:rPr>
        <w:t>.mitchell@temple.edu</w:t>
      </w:r>
    </w:p>
    <w:p w14:paraId="00000019" w14:textId="77777777" w:rsidR="001D5C46" w:rsidRDefault="00D2411E">
      <w:pPr>
        <w:pBdr>
          <w:top w:val="nil"/>
          <w:left w:val="nil"/>
          <w:bottom w:val="nil"/>
          <w:right w:val="nil"/>
          <w:between w:val="nil"/>
        </w:pBdr>
        <w:tabs>
          <w:tab w:val="center" w:pos="4680"/>
          <w:tab w:val="right" w:pos="9360"/>
        </w:tabs>
        <w:spacing w:line="480" w:lineRule="auto"/>
        <w:rPr>
          <w:color w:val="000000"/>
        </w:rPr>
      </w:pPr>
      <w:r>
        <w:rPr>
          <w:i/>
          <w:color w:val="000000"/>
        </w:rPr>
        <w:t xml:space="preserve">Address: </w:t>
      </w:r>
      <w:r>
        <w:rPr>
          <w:color w:val="000000"/>
        </w:rPr>
        <w:t>717 Weiss Hall, Temple University, 1701 N 13</w:t>
      </w:r>
      <w:r>
        <w:rPr>
          <w:color w:val="000000"/>
          <w:vertAlign w:val="superscript"/>
        </w:rPr>
        <w:t>th</w:t>
      </w:r>
      <w:r>
        <w:rPr>
          <w:color w:val="000000"/>
        </w:rPr>
        <w:t xml:space="preserve"> St. Philadelphia, PA 19122 </w:t>
      </w:r>
    </w:p>
    <w:p w14:paraId="0000001A" w14:textId="77777777" w:rsidR="001D5C46" w:rsidRDefault="00D2411E">
      <w:pPr>
        <w:spacing w:line="480" w:lineRule="auto"/>
        <w:jc w:val="center"/>
        <w:rPr>
          <w:b/>
          <w:color w:val="000000"/>
        </w:rPr>
      </w:pPr>
      <w:r>
        <w:rPr>
          <w:b/>
          <w:color w:val="000000"/>
        </w:rPr>
        <w:t>Abstract</w:t>
      </w:r>
    </w:p>
    <w:p w14:paraId="0000001B" w14:textId="69C449EF" w:rsidR="001D5C46" w:rsidRDefault="00C146F4">
      <w:pPr>
        <w:tabs>
          <w:tab w:val="left" w:pos="4590"/>
        </w:tabs>
        <w:spacing w:line="480" w:lineRule="auto"/>
        <w:ind w:firstLine="720"/>
        <w:rPr>
          <w:ins w:id="93" w:author="Billy Mitchell" w:date="2021-05-31T21:27:00Z"/>
          <w:color w:val="000000"/>
        </w:rPr>
        <w:pPrChange w:id="94" w:author="Billy Mitchell" w:date="2021-06-11T18:03:00Z">
          <w:pPr>
            <w:tabs>
              <w:tab w:val="left" w:pos="4590"/>
            </w:tabs>
            <w:spacing w:line="480" w:lineRule="auto"/>
            <w:ind w:firstLine="720"/>
            <w:jc w:val="both"/>
          </w:pPr>
        </w:pPrChange>
      </w:pPr>
      <w:customXmlDelRangeStart w:id="95" w:author="Billy Mitchell" w:date="2021-05-20T09:20:00Z"/>
      <w:sdt>
        <w:sdtPr>
          <w:tag w:val="goog_rdk_24"/>
          <w:id w:val="2125264597"/>
        </w:sdtPr>
        <w:sdtEndPr/>
        <w:sdtContent>
          <w:customXmlDelRangeEnd w:id="95"/>
          <w:bookmarkStart w:id="96" w:name="_Hlk72942518"/>
          <w:ins w:id="97" w:author="William Mitchell" w:date="2021-05-04T16:48:00Z">
            <w:r w:rsidR="00D2411E" w:rsidRPr="008C1CD8">
              <w:rPr>
                <w:bCs/>
                <w:color w:val="000000"/>
                <w:rPrChange w:id="98" w:author="Billy Mitchell" w:date="2021-05-18T09:48:00Z">
                  <w:rPr>
                    <w:b/>
                    <w:color w:val="000000"/>
                  </w:rPr>
                </w:rPrChange>
              </w:rPr>
              <w:t xml:space="preserve">Developmental studies have identified </w:t>
            </w:r>
          </w:ins>
          <w:ins w:id="99" w:author="William Mitchell" w:date="2021-05-19T13:38:00Z">
            <w:r w:rsidR="00900639">
              <w:rPr>
                <w:bCs/>
                <w:color w:val="000000"/>
              </w:rPr>
              <w:t>differences</w:t>
            </w:r>
          </w:ins>
          <w:ins w:id="100" w:author="William Mitchell" w:date="2021-05-04T16:48:00Z">
            <w:r w:rsidR="00D2411E" w:rsidRPr="008C1CD8">
              <w:rPr>
                <w:bCs/>
                <w:color w:val="000000"/>
                <w:rPrChange w:id="101" w:author="Billy Mitchell" w:date="2021-05-18T09:48:00Z">
                  <w:rPr>
                    <w:b/>
                    <w:color w:val="000000"/>
                  </w:rPr>
                </w:rPrChange>
              </w:rPr>
              <w:t xml:space="preserve"> in</w:t>
            </w:r>
          </w:ins>
          <w:ins w:id="102" w:author="William Mitchell" w:date="2021-05-19T13:38:00Z">
            <w:r w:rsidR="00900639">
              <w:rPr>
                <w:bCs/>
                <w:color w:val="000000"/>
              </w:rPr>
              <w:t xml:space="preserve"> </w:t>
            </w:r>
            <w:del w:id="103" w:author="Billy Mitchell" w:date="2021-05-20T09:20:00Z">
              <w:r w:rsidR="00900639" w:rsidDel="00C50171">
                <w:rPr>
                  <w:bCs/>
                  <w:color w:val="000000"/>
                </w:rPr>
                <w:delText>the</w:delText>
              </w:r>
            </w:del>
          </w:ins>
          <w:ins w:id="104" w:author="William Mitchell" w:date="2021-05-04T16:48:00Z">
            <w:del w:id="105" w:author="Billy Mitchell" w:date="2021-05-20T09:20:00Z">
              <w:r w:rsidR="00900639" w:rsidDel="00C50171">
                <w:rPr>
                  <w:bCs/>
                  <w:color w:val="000000"/>
                </w:rPr>
                <w:delText xml:space="preserve"> neural connectivity of</w:delText>
              </w:r>
              <w:r w:rsidR="00D2411E" w:rsidRPr="008C1CD8" w:rsidDel="00C50171">
                <w:rPr>
                  <w:bCs/>
                  <w:color w:val="000000"/>
                  <w:rPrChange w:id="106" w:author="Billy Mitchell" w:date="2021-05-18T09:48:00Z">
                    <w:rPr>
                      <w:b/>
                      <w:color w:val="000000"/>
                    </w:rPr>
                  </w:rPrChange>
                </w:rPr>
                <w:delText xml:space="preserve"> </w:delText>
              </w:r>
            </w:del>
            <w:r w:rsidR="00D2411E" w:rsidRPr="008C1CD8">
              <w:rPr>
                <w:bCs/>
                <w:color w:val="000000"/>
                <w:rPrChange w:id="107" w:author="Billy Mitchell" w:date="2021-05-18T09:48:00Z">
                  <w:rPr>
                    <w:b/>
                    <w:color w:val="000000"/>
                  </w:rPr>
                </w:rPrChange>
              </w:rPr>
              <w:t xml:space="preserve">prefrontal and subcortical affective structures between children and adults, which correspond with observed </w:t>
            </w:r>
          </w:ins>
          <w:ins w:id="108" w:author="Billy Mitchell" w:date="2021-05-20T09:18:00Z">
            <w:r w:rsidR="00C50171">
              <w:rPr>
                <w:bCs/>
                <w:color w:val="000000"/>
              </w:rPr>
              <w:t xml:space="preserve">cognitive and </w:t>
            </w:r>
          </w:ins>
          <w:ins w:id="109" w:author="William Mitchell" w:date="2021-05-04T16:48:00Z">
            <w:r w:rsidR="00D2411E" w:rsidRPr="008C1CD8">
              <w:rPr>
                <w:bCs/>
                <w:color w:val="000000"/>
                <w:rPrChange w:id="110" w:author="Billy Mitchell" w:date="2021-05-18T09:48:00Z">
                  <w:rPr>
                    <w:b/>
                    <w:color w:val="000000"/>
                  </w:rPr>
                </w:rPrChange>
              </w:rPr>
              <w:t>behavioral maturations from relatively simplistic emotional experiences and expressions to more nuanced, complex ones. However, developmental</w:t>
            </w:r>
            <w:del w:id="111" w:author="Billy Mitchell" w:date="2021-05-31T21:26:00Z">
              <w:r w:rsidR="00D2411E" w:rsidRPr="008C1CD8" w:rsidDel="00544A95">
                <w:rPr>
                  <w:bCs/>
                  <w:color w:val="000000"/>
                  <w:rPrChange w:id="112" w:author="Billy Mitchell" w:date="2021-05-18T09:48:00Z">
                    <w:rPr>
                      <w:b/>
                      <w:color w:val="000000"/>
                    </w:rPr>
                  </w:rPrChange>
                </w:rPr>
                <w:delText xml:space="preserve"> neurocognitive affective</w:delText>
              </w:r>
            </w:del>
            <w:r w:rsidR="00D2411E" w:rsidRPr="008C1CD8">
              <w:rPr>
                <w:bCs/>
                <w:color w:val="000000"/>
                <w:rPrChange w:id="113" w:author="Billy Mitchell" w:date="2021-05-18T09:48:00Z">
                  <w:rPr>
                    <w:b/>
                    <w:color w:val="000000"/>
                  </w:rPr>
                </w:rPrChange>
              </w:rPr>
              <w:t xml:space="preserve"> changes </w:t>
            </w:r>
          </w:ins>
          <w:ins w:id="114" w:author="Billy Mitchell" w:date="2021-05-31T21:26:00Z">
            <w:r w:rsidR="00544A95">
              <w:rPr>
                <w:bCs/>
                <w:color w:val="000000"/>
              </w:rPr>
              <w:t xml:space="preserve">in the neural representation of emotions </w:t>
            </w:r>
          </w:ins>
          <w:ins w:id="115" w:author="William Mitchell" w:date="2021-05-04T16:48:00Z">
            <w:r w:rsidR="00D2411E" w:rsidRPr="008C1CD8">
              <w:rPr>
                <w:bCs/>
                <w:color w:val="000000"/>
                <w:rPrChange w:id="116" w:author="Billy Mitchell" w:date="2021-05-18T09:48:00Z">
                  <w:rPr>
                    <w:b/>
                    <w:color w:val="000000"/>
                  </w:rPr>
                </w:rPrChange>
              </w:rPr>
              <w:t>have not yet been well explored</w:t>
            </w:r>
          </w:ins>
          <w:ins w:id="117" w:author="Billy Mitchell" w:date="2021-05-18T09:48:00Z">
            <w:r w:rsidR="008C1CD8">
              <w:rPr>
                <w:bCs/>
                <w:color w:val="000000"/>
              </w:rPr>
              <w:t>.</w:t>
            </w:r>
          </w:ins>
          <w:ins w:id="118" w:author="William Mitchell" w:date="2021-05-04T16:48:00Z">
            <w:r w:rsidR="00D2411E">
              <w:rPr>
                <w:b/>
                <w:color w:val="000000"/>
              </w:rPr>
              <w:t xml:space="preserve"> </w:t>
            </w:r>
          </w:ins>
          <w:customXmlDelRangeStart w:id="119" w:author="Billy Mitchell" w:date="2021-05-20T09:20:00Z"/>
        </w:sdtContent>
      </w:sdt>
      <w:customXmlDelRangeEnd w:id="119"/>
      <w:customXmlDelRangeStart w:id="120" w:author="Billy Mitchell" w:date="2021-05-20T09:20:00Z"/>
      <w:sdt>
        <w:sdtPr>
          <w:tag w:val="goog_rdk_25"/>
          <w:id w:val="-1584288737"/>
        </w:sdtPr>
        <w:sdtEndPr/>
        <w:sdtContent>
          <w:customXmlDelRangeEnd w:id="120"/>
          <w:customXmlDelRangeStart w:id="121" w:author="Billy Mitchell" w:date="2021-05-20T09:20:00Z"/>
          <w:sdt>
            <w:sdtPr>
              <w:tag w:val="goog_rdk_26"/>
              <w:id w:val="-1025249711"/>
            </w:sdtPr>
            <w:sdtEndPr/>
            <w:sdtContent>
              <w:customXmlDelRangeEnd w:id="121"/>
              <w:commentRangeStart w:id="122"/>
              <w:customXmlDelRangeStart w:id="123" w:author="Billy Mitchell" w:date="2021-05-20T09:20:00Z"/>
            </w:sdtContent>
          </w:sdt>
          <w:customXmlDelRangeEnd w:id="123"/>
          <w:customXmlDelRangeStart w:id="124" w:author="Billy Mitchell" w:date="2021-05-20T09:20:00Z"/>
          <w:sdt>
            <w:sdtPr>
              <w:tag w:val="goog_rdk_27"/>
              <w:id w:val="217942342"/>
            </w:sdtPr>
            <w:sdtEndPr/>
            <w:sdtContent>
              <w:customXmlDelRangeEnd w:id="124"/>
              <w:customXmlDelRangeStart w:id="125" w:author="Billy Mitchell" w:date="2021-05-20T09:20:00Z"/>
            </w:sdtContent>
          </w:sdt>
          <w:customXmlDelRangeEnd w:id="125"/>
          <w:del w:id="126" w:author="William Mitchell" w:date="2021-05-04T16:48:00Z">
            <w:r w:rsidR="00D2411E">
              <w:rPr>
                <w:color w:val="000000"/>
              </w:rPr>
              <w:delText xml:space="preserve">Behavioral data has demonstrated differences in how adults and children express affective experiences and information. However, the exact mechanisms which drive these differences have yet to be elucidated. </w:delText>
            </w:r>
          </w:del>
          <w:customXmlDelRangeStart w:id="127" w:author="Billy Mitchell" w:date="2021-05-20T09:20:00Z"/>
        </w:sdtContent>
      </w:sdt>
      <w:customXmlDelRangeEnd w:id="127"/>
      <w:commentRangeEnd w:id="122"/>
      <w:customXmlDelRangeStart w:id="128" w:author="Billy Mitchell" w:date="2021-05-20T09:20:00Z"/>
      <w:sdt>
        <w:sdtPr>
          <w:tag w:val="goog_rdk_28"/>
          <w:id w:val="-1818258475"/>
        </w:sdtPr>
        <w:sdtEndPr/>
        <w:sdtContent>
          <w:customXmlDelRangeEnd w:id="128"/>
          <w:del w:id="129" w:author="William Mitchell" w:date="2021-05-04T17:30:00Z">
            <w:r w:rsidR="00D2411E">
              <w:commentReference w:id="122"/>
            </w:r>
            <w:r w:rsidR="00D2411E">
              <w:rPr>
                <w:color w:val="000000"/>
              </w:rPr>
              <w:delText>One possible reason why</w:delText>
            </w:r>
          </w:del>
          <w:customXmlDelRangeStart w:id="130" w:author="Billy Mitchell" w:date="2021-05-20T09:20:00Z"/>
        </w:sdtContent>
      </w:sdt>
      <w:customXmlDelRangeEnd w:id="130"/>
      <w:customXmlDelRangeStart w:id="131" w:author="Billy Mitchell" w:date="2021-05-20T09:20:00Z"/>
      <w:sdt>
        <w:sdtPr>
          <w:tag w:val="goog_rdk_29"/>
          <w:id w:val="-1196920146"/>
        </w:sdtPr>
        <w:sdtEndPr/>
        <w:sdtContent>
          <w:customXmlDelRangeEnd w:id="131"/>
          <w:ins w:id="132" w:author="William Mitchell" w:date="2021-05-04T17:30:00Z">
            <w:r w:rsidR="00D2411E">
              <w:rPr>
                <w:color w:val="000000"/>
              </w:rPr>
              <w:t>It stands to reason that</w:t>
            </w:r>
          </w:ins>
          <w:customXmlDelRangeStart w:id="133" w:author="Billy Mitchell" w:date="2021-05-20T09:20:00Z"/>
        </w:sdtContent>
      </w:sdt>
      <w:customXmlDelRangeEnd w:id="133"/>
      <w:r w:rsidR="00D2411E">
        <w:rPr>
          <w:color w:val="000000"/>
        </w:rPr>
        <w:t xml:space="preserve"> adults and children may demonstrate observable differences i</w:t>
      </w:r>
      <w:customXmlDelRangeStart w:id="134" w:author="Billy Mitchell" w:date="2021-05-20T09:20:00Z"/>
      <w:sdt>
        <w:sdtPr>
          <w:tag w:val="goog_rdk_30"/>
          <w:id w:val="-786971460"/>
        </w:sdtPr>
        <w:sdtEndPr/>
        <w:sdtContent>
          <w:customXmlDelRangeEnd w:id="134"/>
          <w:ins w:id="135" w:author="William Mitchell" w:date="2021-05-04T17:31:00Z">
            <w:r w:rsidR="00D2411E">
              <w:rPr>
                <w:color w:val="000000"/>
              </w:rPr>
              <w:t>n</w:t>
            </w:r>
          </w:ins>
          <w:customXmlDelRangeStart w:id="136" w:author="Billy Mitchell" w:date="2021-05-20T09:20:00Z"/>
        </w:sdtContent>
      </w:sdt>
      <w:customXmlDelRangeEnd w:id="136"/>
      <w:customXmlDelRangeStart w:id="137" w:author="Billy Mitchell" w:date="2021-05-20T09:20:00Z"/>
      <w:sdt>
        <w:sdtPr>
          <w:tag w:val="goog_rdk_31"/>
          <w:id w:val="-1072583268"/>
        </w:sdtPr>
        <w:sdtEndPr/>
        <w:sdtContent>
          <w:customXmlDelRangeEnd w:id="137"/>
          <w:del w:id="138" w:author="William Mitchell" w:date="2021-05-04T17:31:00Z">
            <w:r w:rsidR="00D2411E">
              <w:rPr>
                <w:color w:val="000000"/>
              </w:rPr>
              <w:delText>s</w:delText>
            </w:r>
          </w:del>
          <w:customXmlDelRangeStart w:id="139" w:author="Billy Mitchell" w:date="2021-05-20T09:20:00Z"/>
        </w:sdtContent>
      </w:sdt>
      <w:customXmlDelRangeEnd w:id="139"/>
      <w:r w:rsidR="00D2411E">
        <w:rPr>
          <w:color w:val="000000"/>
        </w:rPr>
        <w:t xml:space="preserve"> the representation of affect </w:t>
      </w:r>
      <w:customXmlDelRangeStart w:id="140" w:author="Billy Mitchell" w:date="2021-05-20T09:20:00Z"/>
      <w:sdt>
        <w:sdtPr>
          <w:tag w:val="goog_rdk_32"/>
          <w:id w:val="-1882932494"/>
        </w:sdtPr>
        <w:sdtEndPr/>
        <w:sdtContent>
          <w:customXmlDelRangeEnd w:id="140"/>
          <w:ins w:id="141" w:author="William Mitchell" w:date="2021-05-04T17:31:00Z">
            <w:r w:rsidR="00D2411E">
              <w:rPr>
                <w:color w:val="000000"/>
              </w:rPr>
              <w:t>with</w:t>
            </w:r>
          </w:ins>
          <w:customXmlDelRangeStart w:id="142" w:author="Billy Mitchell" w:date="2021-05-20T09:20:00Z"/>
        </w:sdtContent>
      </w:sdt>
      <w:customXmlDelRangeEnd w:id="142"/>
      <w:r w:rsidR="00D2411E">
        <w:rPr>
          <w:color w:val="000000"/>
        </w:rPr>
        <w:t>in</w:t>
      </w:r>
      <w:customXmlDelRangeStart w:id="143" w:author="Billy Mitchell" w:date="2021-05-20T09:20:00Z"/>
      <w:sdt>
        <w:sdtPr>
          <w:tag w:val="goog_rdk_33"/>
          <w:id w:val="1035462121"/>
        </w:sdtPr>
        <w:sdtEndPr/>
        <w:sdtContent>
          <w:customXmlDelRangeEnd w:id="143"/>
          <w:del w:id="144" w:author="William Mitchell" w:date="2021-05-04T17:31:00Z">
            <w:r w:rsidR="00D2411E">
              <w:rPr>
                <w:color w:val="000000"/>
              </w:rPr>
              <w:delText xml:space="preserve"> </w:delText>
            </w:r>
          </w:del>
          <w:customXmlDelRangeStart w:id="145" w:author="Billy Mitchell" w:date="2021-05-20T09:20:00Z"/>
        </w:sdtContent>
      </w:sdt>
      <w:customXmlDelRangeEnd w:id="145"/>
      <w:customXmlDelRangeStart w:id="146" w:author="Billy Mitchell" w:date="2021-05-20T09:20:00Z"/>
      <w:sdt>
        <w:sdtPr>
          <w:tag w:val="goog_rdk_34"/>
          <w:id w:val="1984585640"/>
        </w:sdtPr>
        <w:sdtEndPr/>
        <w:sdtContent>
          <w:customXmlDelRangeEnd w:id="146"/>
          <w:ins w:id="147" w:author="William Mitchell" w:date="2021-05-04T17:31:00Z">
            <w:r w:rsidR="00D2411E">
              <w:rPr>
                <w:color w:val="000000"/>
              </w:rPr>
              <w:t xml:space="preserve"> </w:t>
            </w:r>
          </w:ins>
          <w:customXmlDelRangeStart w:id="148" w:author="Billy Mitchell" w:date="2021-05-20T09:20:00Z"/>
        </w:sdtContent>
      </w:sdt>
      <w:customXmlDelRangeEnd w:id="148"/>
      <w:r w:rsidR="00D2411E">
        <w:rPr>
          <w:color w:val="000000"/>
        </w:rPr>
        <w:t>key neurological structures</w:t>
      </w:r>
      <w:customXmlDelRangeStart w:id="149" w:author="Billy Mitchell" w:date="2021-05-20T09:20:00Z"/>
      <w:sdt>
        <w:sdtPr>
          <w:tag w:val="goog_rdk_35"/>
          <w:id w:val="-163093223"/>
        </w:sdtPr>
        <w:sdtEndPr/>
        <w:sdtContent>
          <w:customXmlDelRangeEnd w:id="149"/>
          <w:ins w:id="150" w:author="William Mitchell" w:date="2021-05-04T17:34:00Z">
            <w:r w:rsidR="00D2411E">
              <w:rPr>
                <w:color w:val="000000"/>
              </w:rPr>
              <w:t xml:space="preserve"> implicated in affective cognition</w:t>
            </w:r>
          </w:ins>
          <w:customXmlDelRangeStart w:id="151" w:author="Billy Mitchell" w:date="2021-05-20T09:20:00Z"/>
        </w:sdtContent>
      </w:sdt>
      <w:customXmlDelRangeEnd w:id="151"/>
      <w:r w:rsidR="00D2411E">
        <w:rPr>
          <w:color w:val="000000"/>
        </w:rPr>
        <w:t xml:space="preserve">. </w:t>
      </w:r>
      <w:bookmarkEnd w:id="96"/>
      <w:customXmlDelRangeStart w:id="152" w:author="Billy Mitchell" w:date="2021-05-20T09:20:00Z"/>
      <w:sdt>
        <w:sdtPr>
          <w:tag w:val="goog_rdk_36"/>
          <w:id w:val="-925504025"/>
        </w:sdtPr>
        <w:sdtEndPr/>
        <w:sdtContent>
          <w:customXmlDelRangeEnd w:id="152"/>
          <w:ins w:id="153" w:author="William Mitchell" w:date="2021-05-12T18:21:00Z">
            <w:r w:rsidR="00D2411E">
              <w:rPr>
                <w:color w:val="000000"/>
              </w:rPr>
              <w:t>Forty-five</w:t>
            </w:r>
          </w:ins>
          <w:customXmlDelRangeStart w:id="154" w:author="Billy Mitchell" w:date="2021-05-20T09:20:00Z"/>
        </w:sdtContent>
      </w:sdt>
      <w:customXmlDelRangeEnd w:id="154"/>
      <w:customXmlDelRangeStart w:id="155" w:author="Billy Mitchell" w:date="2021-05-20T09:20:00Z"/>
      <w:sdt>
        <w:sdtPr>
          <w:tag w:val="goog_rdk_37"/>
          <w:id w:val="652414957"/>
        </w:sdtPr>
        <w:sdtEndPr/>
        <w:sdtContent>
          <w:customXmlDelRangeEnd w:id="155"/>
          <w:del w:id="156" w:author="William Mitchell" w:date="2021-05-12T18:21:00Z">
            <w:r w:rsidR="00D2411E">
              <w:rPr>
                <w:color w:val="000000"/>
              </w:rPr>
              <w:delText>Fifty-seven</w:delText>
            </w:r>
          </w:del>
          <w:customXmlDelRangeStart w:id="157" w:author="Billy Mitchell" w:date="2021-05-20T09:20:00Z"/>
        </w:sdtContent>
      </w:sdt>
      <w:customXmlDelRangeEnd w:id="157"/>
      <w:r w:rsidR="00D2411E">
        <w:rPr>
          <w:color w:val="000000"/>
        </w:rPr>
        <w:t xml:space="preserve"> participants (</w:t>
      </w:r>
      <w:customXmlDelRangeStart w:id="158" w:author="Billy Mitchell" w:date="2021-05-20T09:20:00Z"/>
      <w:sdt>
        <w:sdtPr>
          <w:tag w:val="goog_rdk_38"/>
          <w:id w:val="1402250913"/>
        </w:sdtPr>
        <w:sdtEndPr/>
        <w:sdtContent>
          <w:customXmlDelRangeEnd w:id="158"/>
          <w:ins w:id="159" w:author="William Mitchell" w:date="2021-05-12T18:21:00Z">
            <w:r w:rsidR="00D2411E">
              <w:rPr>
                <w:color w:val="000000"/>
              </w:rPr>
              <w:t>25</w:t>
            </w:r>
          </w:ins>
          <w:customXmlDelRangeStart w:id="160" w:author="Billy Mitchell" w:date="2021-05-20T09:20:00Z"/>
        </w:sdtContent>
      </w:sdt>
      <w:customXmlDelRangeEnd w:id="160"/>
      <w:customXmlDelRangeStart w:id="161" w:author="Billy Mitchell" w:date="2021-05-20T09:20:00Z"/>
      <w:sdt>
        <w:sdtPr>
          <w:tag w:val="goog_rdk_39"/>
          <w:id w:val="-682434631"/>
        </w:sdtPr>
        <w:sdtEndPr/>
        <w:sdtContent>
          <w:customXmlDelRangeEnd w:id="161"/>
          <w:del w:id="162" w:author="William Mitchell" w:date="2021-05-12T18:21:00Z">
            <w:r w:rsidR="00D2411E">
              <w:rPr>
                <w:color w:val="000000"/>
              </w:rPr>
              <w:delText>36</w:delText>
            </w:r>
          </w:del>
          <w:customXmlDelRangeStart w:id="163" w:author="Billy Mitchell" w:date="2021-05-20T09:20:00Z"/>
        </w:sdtContent>
      </w:sdt>
      <w:customXmlDelRangeEnd w:id="163"/>
      <w:r w:rsidR="00D2411E">
        <w:rPr>
          <w:color w:val="000000"/>
        </w:rPr>
        <w:t xml:space="preserve"> children; 2</w:t>
      </w:r>
      <w:customXmlDelRangeStart w:id="164" w:author="Billy Mitchell" w:date="2021-05-20T09:20:00Z"/>
      <w:sdt>
        <w:sdtPr>
          <w:tag w:val="goog_rdk_40"/>
          <w:id w:val="656892646"/>
        </w:sdtPr>
        <w:sdtEndPr/>
        <w:sdtContent>
          <w:customXmlDelRangeEnd w:id="164"/>
          <w:ins w:id="165" w:author="William Mitchell" w:date="2021-05-12T18:21:00Z">
            <w:r w:rsidR="00D2411E">
              <w:rPr>
                <w:color w:val="000000"/>
              </w:rPr>
              <w:t>0</w:t>
            </w:r>
          </w:ins>
          <w:customXmlDelRangeStart w:id="166" w:author="Billy Mitchell" w:date="2021-05-20T09:20:00Z"/>
        </w:sdtContent>
      </w:sdt>
      <w:customXmlDelRangeEnd w:id="166"/>
      <w:customXmlDelRangeStart w:id="167" w:author="Billy Mitchell" w:date="2021-05-20T09:20:00Z"/>
      <w:sdt>
        <w:sdtPr>
          <w:tag w:val="goog_rdk_41"/>
          <w:id w:val="1902795745"/>
        </w:sdtPr>
        <w:sdtEndPr/>
        <w:sdtContent>
          <w:customXmlDelRangeEnd w:id="167"/>
          <w:del w:id="168" w:author="William Mitchell" w:date="2021-05-12T18:21:00Z">
            <w:r w:rsidR="00D2411E">
              <w:rPr>
                <w:color w:val="000000"/>
              </w:rPr>
              <w:delText>1</w:delText>
            </w:r>
          </w:del>
          <w:customXmlDelRangeStart w:id="169" w:author="Billy Mitchell" w:date="2021-05-20T09:20:00Z"/>
        </w:sdtContent>
      </w:sdt>
      <w:customXmlDelRangeEnd w:id="169"/>
      <w:r w:rsidR="00D2411E">
        <w:rPr>
          <w:color w:val="000000"/>
        </w:rPr>
        <w:t xml:space="preserve"> adults) passively viewed positive, negative, and neutral clips from popular films while undergoing functional magnetic resonance imaging</w:t>
      </w:r>
      <w:ins w:id="170" w:author="Billy Mitchell" w:date="2021-06-11T18:03:00Z">
        <w:r w:rsidR="004D43FA">
          <w:rPr>
            <w:color w:val="000000"/>
          </w:rPr>
          <w:t xml:space="preserve"> (fMRI)</w:t>
        </w:r>
      </w:ins>
      <w:r w:rsidR="00D2411E">
        <w:rPr>
          <w:color w:val="000000"/>
        </w:rPr>
        <w:t>. Using representational similarity analysis</w:t>
      </w:r>
      <w:ins w:id="171" w:author="Billy Mitchell" w:date="2021-06-11T18:03:00Z">
        <w:r w:rsidR="004D43FA">
          <w:rPr>
            <w:color w:val="000000"/>
          </w:rPr>
          <w:t xml:space="preserve"> (RSA)</w:t>
        </w:r>
      </w:ins>
      <w:r w:rsidR="00D2411E">
        <w:rPr>
          <w:color w:val="000000"/>
        </w:rPr>
        <w:t xml:space="preserve"> to measure variability in neural pattern similarity, we found developmental differences between children and adults in the amygdala, nucleus accumbens</w:t>
      </w:r>
      <w:ins w:id="172" w:author="Billy Mitchell" w:date="2021-06-11T18:05:00Z">
        <w:r w:rsidR="004D43FA">
          <w:rPr>
            <w:color w:val="000000"/>
          </w:rPr>
          <w:t xml:space="preserve"> (NAcc)</w:t>
        </w:r>
      </w:ins>
      <w:r w:rsidR="00D2411E">
        <w:rPr>
          <w:color w:val="000000"/>
        </w:rPr>
        <w:t>, and ventromedial prefrontal cortex</w:t>
      </w:r>
      <w:ins w:id="173" w:author="Billy Mitchell" w:date="2021-06-11T18:05:00Z">
        <w:r w:rsidR="004D43FA">
          <w:rPr>
            <w:color w:val="000000"/>
          </w:rPr>
          <w:t xml:space="preserve"> (vmPFC)</w:t>
        </w:r>
      </w:ins>
      <w:r w:rsidR="00D2411E">
        <w:rPr>
          <w:color w:val="000000"/>
        </w:rPr>
        <w:t xml:space="preserve">, such that children generated </w:t>
      </w:r>
      <w:ins w:id="174" w:author="Billy Mitchell" w:date="2021-06-11T18:05:00Z">
        <w:r w:rsidR="004D43FA">
          <w:rPr>
            <w:color w:val="000000"/>
          </w:rPr>
          <w:t>less</w:t>
        </w:r>
      </w:ins>
      <w:ins w:id="175" w:author="Billy Mitchell" w:date="2021-06-11T18:04:00Z">
        <w:r w:rsidR="004D43FA">
          <w:rPr>
            <w:color w:val="000000"/>
          </w:rPr>
          <w:t xml:space="preserve"> </w:t>
        </w:r>
      </w:ins>
      <w:ins w:id="176" w:author="Billy Mitchell" w:date="2021-06-11T18:05:00Z">
        <w:r w:rsidR="004D43FA">
          <w:rPr>
            <w:color w:val="000000"/>
          </w:rPr>
          <w:t xml:space="preserve">pattern </w:t>
        </w:r>
      </w:ins>
      <w:ins w:id="177" w:author="Billy Mitchell" w:date="2021-06-11T18:04:00Z">
        <w:r w:rsidR="004D43FA">
          <w:rPr>
            <w:color w:val="000000"/>
          </w:rPr>
          <w:t xml:space="preserve">similarity </w:t>
        </w:r>
      </w:ins>
      <w:del w:id="178" w:author="Billy Mitchell" w:date="2021-06-11T18:04:00Z">
        <w:r w:rsidR="00D2411E" w:rsidDel="004D43FA">
          <w:rPr>
            <w:color w:val="000000"/>
          </w:rPr>
          <w:delText xml:space="preserve">contrasting patterns </w:delText>
        </w:r>
      </w:del>
      <w:ins w:id="179" w:author="Billy Mitchell" w:date="2021-06-11T18:05:00Z">
        <w:r w:rsidR="004D43FA">
          <w:rPr>
            <w:color w:val="000000"/>
          </w:rPr>
          <w:t>within</w:t>
        </w:r>
      </w:ins>
      <w:del w:id="180" w:author="Billy Mitchell" w:date="2021-06-11T18:05:00Z">
        <w:r w:rsidR="00D2411E" w:rsidDel="004D43FA">
          <w:rPr>
            <w:color w:val="000000"/>
          </w:rPr>
          <w:delText>between</w:delText>
        </w:r>
      </w:del>
      <w:r w:rsidR="00D2411E">
        <w:rPr>
          <w:color w:val="000000"/>
        </w:rPr>
        <w:t xml:space="preserve"> subcortical structures </w:t>
      </w:r>
      <w:ins w:id="181" w:author="Billy Mitchell" w:date="2021-06-11T18:05:00Z">
        <w:r w:rsidR="004D43FA">
          <w:rPr>
            <w:color w:val="000000"/>
          </w:rPr>
          <w:t>relative to the</w:t>
        </w:r>
      </w:ins>
      <w:del w:id="182" w:author="Billy Mitchell" w:date="2021-06-11T18:05:00Z">
        <w:r w:rsidR="00D2411E" w:rsidDel="004D43FA">
          <w:rPr>
            <w:color w:val="000000"/>
          </w:rPr>
          <w:delText>and the</w:delText>
        </w:r>
      </w:del>
      <w:r w:rsidR="00D2411E">
        <w:rPr>
          <w:color w:val="000000"/>
        </w:rPr>
        <w:t xml:space="preserve"> </w:t>
      </w:r>
      <w:del w:id="183" w:author="Billy Mitchell" w:date="2021-06-11T18:05:00Z">
        <w:r w:rsidR="00D2411E" w:rsidDel="004D43FA">
          <w:rPr>
            <w:color w:val="000000"/>
          </w:rPr>
          <w:delText xml:space="preserve">ventromedial prefrontal </w:delText>
        </w:r>
        <w:r w:rsidR="00D2411E" w:rsidDel="004D43FA">
          <w:rPr>
            <w:color w:val="000000"/>
          </w:rPr>
          <w:lastRenderedPageBreak/>
          <w:delText>cortex</w:delText>
        </w:r>
      </w:del>
      <w:ins w:id="184" w:author="Billy Mitchell" w:date="2021-06-11T18:05:00Z">
        <w:r w:rsidR="004D43FA">
          <w:rPr>
            <w:color w:val="000000"/>
          </w:rPr>
          <w:t>vmPFC</w:t>
        </w:r>
      </w:ins>
      <w:r w:rsidR="00D2411E">
        <w:rPr>
          <w:color w:val="000000"/>
        </w:rPr>
        <w:t>; a phenomenon not replicated among their older counterparts. Furthermore, children generated valence-specific differences in representational patterns across regions</w:t>
      </w:r>
      <w:ins w:id="185" w:author="Billy Mitchell" w:date="2021-05-25T23:11:00Z">
        <w:r w:rsidR="00C56674">
          <w:rPr>
            <w:color w:val="000000"/>
          </w:rPr>
          <w:t xml:space="preserve">; </w:t>
        </w:r>
      </w:ins>
      <w:r w:rsidR="00D2411E">
        <w:rPr>
          <w:color w:val="000000"/>
        </w:rPr>
        <w:t xml:space="preserve"> </w:t>
      </w:r>
      <w:ins w:id="186" w:author="Billy Mitchell" w:date="2021-05-25T23:11:00Z">
        <w:r w:rsidR="00C56674">
          <w:rPr>
            <w:color w:val="000000"/>
          </w:rPr>
          <w:t>these valence-specific patterns were not found in adults</w:t>
        </w:r>
      </w:ins>
      <w:del w:id="187" w:author="Billy Mitchell" w:date="2021-05-25T23:11:00Z">
        <w:r w:rsidR="00D2411E" w:rsidDel="00C56674">
          <w:rPr>
            <w:color w:val="000000"/>
          </w:rPr>
          <w:delText>while adults failed to demonstrate similar valence-specific responses</w:delText>
        </w:r>
      </w:del>
      <w:r w:rsidR="00D2411E">
        <w:rPr>
          <w:color w:val="000000"/>
        </w:rPr>
        <w:t xml:space="preserve">. These results may suggest that affective representations grow increasingly dissimilar over development as individuals mature from visceral </w:t>
      </w:r>
      <w:customXmlDelRangeStart w:id="188" w:author="Billy Mitchell" w:date="2021-05-20T09:20:00Z"/>
      <w:sdt>
        <w:sdtPr>
          <w:tag w:val="goog_rdk_42"/>
          <w:id w:val="683323592"/>
        </w:sdtPr>
        <w:sdtEndPr/>
        <w:sdtContent>
          <w:customXmlDelRangeEnd w:id="188"/>
          <w:ins w:id="189" w:author="William Mitchell" w:date="2021-04-21T20:07:00Z">
            <w:r w:rsidR="00D2411E">
              <w:rPr>
                <w:color w:val="000000"/>
              </w:rPr>
              <w:t>affective</w:t>
            </w:r>
          </w:ins>
          <w:customXmlDelRangeStart w:id="190" w:author="Billy Mitchell" w:date="2021-05-20T09:20:00Z"/>
        </w:sdtContent>
      </w:sdt>
      <w:customXmlDelRangeEnd w:id="190"/>
      <w:customXmlDelRangeStart w:id="191" w:author="Billy Mitchell" w:date="2021-05-20T09:20:00Z"/>
      <w:sdt>
        <w:sdtPr>
          <w:tag w:val="goog_rdk_43"/>
          <w:id w:val="1519041363"/>
        </w:sdtPr>
        <w:sdtEndPr/>
        <w:sdtContent>
          <w:customXmlDelRangeEnd w:id="191"/>
          <w:del w:id="192" w:author="William Mitchell" w:date="2021-04-21T20:07:00Z">
            <w:r w:rsidR="00D2411E">
              <w:rPr>
                <w:color w:val="000000"/>
              </w:rPr>
              <w:delText>emotional</w:delText>
            </w:r>
          </w:del>
          <w:customXmlDelRangeStart w:id="193" w:author="Billy Mitchell" w:date="2021-05-20T09:20:00Z"/>
        </w:sdtContent>
      </w:sdt>
      <w:customXmlDelRangeEnd w:id="193"/>
      <w:r w:rsidR="00D2411E">
        <w:rPr>
          <w:color w:val="000000"/>
        </w:rPr>
        <w:t xml:space="preserve"> responses to more evaluative analyses. </w:t>
      </w:r>
      <w:del w:id="194" w:author="Billy Mitchell" w:date="2021-05-31T21:27:00Z">
        <w:r w:rsidR="00D2411E" w:rsidDel="00544A95">
          <w:rPr>
            <w:color w:val="000000"/>
          </w:rPr>
          <w:delText xml:space="preserve">Further research is required to determine </w:delText>
        </w:r>
      </w:del>
      <w:customXmlDelRangeStart w:id="195" w:author="Billy Mitchell" w:date="2021-05-20T09:20:00Z"/>
      <w:sdt>
        <w:sdtPr>
          <w:tag w:val="goog_rdk_44"/>
          <w:id w:val="-1034962056"/>
        </w:sdtPr>
        <w:sdtEndPr/>
        <w:sdtContent>
          <w:customXmlDelRangeEnd w:id="195"/>
          <w:ins w:id="196" w:author="William Mitchell" w:date="2021-05-04T17:32:00Z">
            <w:del w:id="197" w:author="Billy Mitchell" w:date="2021-05-31T21:27:00Z">
              <w:r w:rsidR="00D2411E" w:rsidDel="00544A95">
                <w:rPr>
                  <w:color w:val="000000"/>
                </w:rPr>
                <w:delText>how</w:delText>
              </w:r>
            </w:del>
          </w:ins>
          <w:customXmlDelRangeStart w:id="198" w:author="Billy Mitchell" w:date="2021-05-20T09:20:00Z"/>
        </w:sdtContent>
      </w:sdt>
      <w:customXmlDelRangeEnd w:id="198"/>
      <w:customXmlDelRangeStart w:id="199" w:author="Billy Mitchell" w:date="2021-05-20T09:20:00Z"/>
      <w:sdt>
        <w:sdtPr>
          <w:tag w:val="goog_rdk_45"/>
          <w:id w:val="1176700702"/>
        </w:sdtPr>
        <w:sdtEndPr/>
        <w:sdtContent>
          <w:customXmlDelRangeEnd w:id="199"/>
          <w:del w:id="200" w:author="Billy Mitchell" w:date="2021-05-31T21:27:00Z">
            <w:r w:rsidR="00D2411E" w:rsidDel="00544A95">
              <w:rPr>
                <w:color w:val="000000"/>
              </w:rPr>
              <w:delText>whether</w:delText>
            </w:r>
          </w:del>
          <w:customXmlDelRangeStart w:id="201" w:author="Billy Mitchell" w:date="2021-05-20T09:20:00Z"/>
        </w:sdtContent>
      </w:sdt>
      <w:customXmlDelRangeEnd w:id="201"/>
      <w:del w:id="202" w:author="Billy Mitchell" w:date="2021-05-31T21:27:00Z">
        <w:r w:rsidR="00D2411E" w:rsidDel="00544A95">
          <w:rPr>
            <w:color w:val="000000"/>
          </w:rPr>
          <w:delText xml:space="preserve"> these differences </w:delText>
        </w:r>
      </w:del>
      <w:customXmlDelRangeStart w:id="203" w:author="Billy Mitchell" w:date="2021-05-20T09:20:00Z"/>
      <w:sdt>
        <w:sdtPr>
          <w:tag w:val="goog_rdk_46"/>
          <w:id w:val="1187946372"/>
        </w:sdtPr>
        <w:sdtEndPr/>
        <w:sdtContent>
          <w:customXmlDelRangeEnd w:id="203"/>
          <w:ins w:id="204" w:author="William Mitchell" w:date="2021-05-04T17:32:00Z">
            <w:del w:id="205" w:author="Billy Mitchell" w:date="2021-05-31T21:27:00Z">
              <w:r w:rsidR="00D2411E" w:rsidDel="00544A95">
                <w:rPr>
                  <w:color w:val="000000"/>
                </w:rPr>
                <w:delText>correspond with</w:delText>
              </w:r>
            </w:del>
          </w:ins>
          <w:customXmlDelRangeStart w:id="206" w:author="Billy Mitchell" w:date="2021-05-20T09:20:00Z"/>
        </w:sdtContent>
      </w:sdt>
      <w:customXmlDelRangeEnd w:id="206"/>
      <w:customXmlDelRangeStart w:id="207" w:author="Billy Mitchell" w:date="2021-05-20T09:20:00Z"/>
      <w:sdt>
        <w:sdtPr>
          <w:tag w:val="goog_rdk_47"/>
          <w:id w:val="-408615543"/>
        </w:sdtPr>
        <w:sdtEndPr/>
        <w:sdtContent>
          <w:customXmlDelRangeEnd w:id="207"/>
          <w:del w:id="208" w:author="Billy Mitchell" w:date="2021-05-31T21:27:00Z">
            <w:r w:rsidR="00D2411E" w:rsidDel="00544A95">
              <w:rPr>
                <w:color w:val="000000"/>
              </w:rPr>
              <w:delText>influence</w:delText>
            </w:r>
          </w:del>
          <w:customXmlDelRangeStart w:id="209" w:author="Billy Mitchell" w:date="2021-05-20T09:20:00Z"/>
        </w:sdtContent>
      </w:sdt>
      <w:customXmlDelRangeEnd w:id="209"/>
      <w:del w:id="210" w:author="Billy Mitchell" w:date="2021-05-31T21:27:00Z">
        <w:r w:rsidR="00D2411E" w:rsidDel="00544A95">
          <w:rPr>
            <w:color w:val="000000"/>
          </w:rPr>
          <w:delText xml:space="preserve"> affective expression and behavior. </w:delText>
        </w:r>
      </w:del>
      <w:r w:rsidR="00D2411E">
        <w:rPr>
          <w:color w:val="000000"/>
        </w:rPr>
        <w:br/>
      </w:r>
    </w:p>
    <w:p w14:paraId="3C42ED15" w14:textId="77777777" w:rsidR="00544A95" w:rsidRDefault="00544A95">
      <w:pPr>
        <w:tabs>
          <w:tab w:val="left" w:pos="4590"/>
        </w:tabs>
        <w:spacing w:line="480" w:lineRule="auto"/>
        <w:jc w:val="both"/>
        <w:rPr>
          <w:color w:val="000000"/>
        </w:rPr>
        <w:pPrChange w:id="211" w:author="Billy Mitchell" w:date="2021-06-11T18:05:00Z">
          <w:pPr>
            <w:tabs>
              <w:tab w:val="left" w:pos="4590"/>
            </w:tabs>
            <w:spacing w:line="480" w:lineRule="auto"/>
            <w:ind w:firstLine="720"/>
            <w:jc w:val="both"/>
          </w:pPr>
        </w:pPrChange>
      </w:pPr>
    </w:p>
    <w:p w14:paraId="0000001C" w14:textId="6EF3BAE5" w:rsidR="001D5C46" w:rsidDel="00544A95" w:rsidRDefault="00D2411E" w:rsidP="008C1CD8">
      <w:pPr>
        <w:tabs>
          <w:tab w:val="left" w:pos="4590"/>
        </w:tabs>
        <w:spacing w:line="480" w:lineRule="auto"/>
        <w:jc w:val="both"/>
        <w:rPr>
          <w:del w:id="212" w:author="Billy Mitchell" w:date="2021-05-18T09:49:00Z"/>
          <w:color w:val="000000"/>
        </w:rPr>
      </w:pPr>
      <w:r>
        <w:rPr>
          <w:color w:val="000000"/>
        </w:rPr>
        <w:t>Word Count: 1</w:t>
      </w:r>
      <w:ins w:id="213" w:author="Billy Mitchell" w:date="2021-06-11T18:05:00Z">
        <w:r w:rsidR="004D43FA">
          <w:rPr>
            <w:color w:val="000000"/>
          </w:rPr>
          <w:t>92</w:t>
        </w:r>
      </w:ins>
      <w:del w:id="214" w:author="Billy Mitchell" w:date="2021-05-20T09:20:00Z">
        <w:r w:rsidDel="00C50171">
          <w:rPr>
            <w:color w:val="000000"/>
          </w:rPr>
          <w:delText>75</w:delText>
        </w:r>
      </w:del>
    </w:p>
    <w:p w14:paraId="231E581C" w14:textId="77777777" w:rsidR="00E71EC2" w:rsidRDefault="00E71EC2" w:rsidP="008C1CD8">
      <w:pPr>
        <w:tabs>
          <w:tab w:val="left" w:pos="4590"/>
        </w:tabs>
        <w:spacing w:line="480" w:lineRule="auto"/>
        <w:jc w:val="both"/>
        <w:rPr>
          <w:ins w:id="215" w:author="Billy Mitchell" w:date="2021-05-25T23:30:00Z"/>
          <w:b/>
          <w:color w:val="000000"/>
        </w:rPr>
      </w:pPr>
    </w:p>
    <w:p w14:paraId="0000001D" w14:textId="77777777" w:rsidR="001D5C46" w:rsidDel="008C1CD8" w:rsidRDefault="001D5C46">
      <w:pPr>
        <w:tabs>
          <w:tab w:val="left" w:pos="4590"/>
        </w:tabs>
        <w:spacing w:line="480" w:lineRule="auto"/>
        <w:jc w:val="both"/>
        <w:rPr>
          <w:del w:id="216" w:author="Billy Mitchell" w:date="2021-05-18T09:49:00Z"/>
          <w:color w:val="000000"/>
        </w:rPr>
        <w:pPrChange w:id="217" w:author="Billy Mitchell" w:date="2021-05-25T23:30:00Z">
          <w:pPr>
            <w:tabs>
              <w:tab w:val="left" w:pos="4590"/>
            </w:tabs>
            <w:spacing w:line="480" w:lineRule="auto"/>
            <w:ind w:firstLine="720"/>
            <w:jc w:val="both"/>
          </w:pPr>
        </w:pPrChange>
      </w:pPr>
    </w:p>
    <w:p w14:paraId="0000001E" w14:textId="77777777" w:rsidR="001D5C46" w:rsidDel="008C1CD8" w:rsidRDefault="00D2411E">
      <w:pPr>
        <w:rPr>
          <w:del w:id="218" w:author="Billy Mitchell" w:date="2021-05-18T09:49:00Z"/>
          <w:b/>
          <w:color w:val="000000"/>
        </w:rPr>
      </w:pPr>
      <w:del w:id="219" w:author="Billy Mitchell" w:date="2021-05-18T09:49:00Z">
        <w:r w:rsidDel="008C1CD8">
          <w:br w:type="page"/>
        </w:r>
      </w:del>
    </w:p>
    <w:p w14:paraId="0000001F" w14:textId="77777777" w:rsidR="001D5C46" w:rsidRDefault="00D2411E">
      <w:pPr>
        <w:tabs>
          <w:tab w:val="left" w:pos="4590"/>
        </w:tabs>
        <w:spacing w:line="480" w:lineRule="auto"/>
        <w:jc w:val="both"/>
        <w:rPr>
          <w:color w:val="000000"/>
        </w:rPr>
        <w:pPrChange w:id="220" w:author="Billy Mitchell" w:date="2021-05-18T09:49:00Z">
          <w:pPr>
            <w:spacing w:line="480" w:lineRule="auto"/>
            <w:jc w:val="both"/>
          </w:pPr>
        </w:pPrChange>
      </w:pPr>
      <w:r>
        <w:rPr>
          <w:b/>
          <w:color w:val="000000"/>
        </w:rPr>
        <w:lastRenderedPageBreak/>
        <w:t>Keywords (5):</w:t>
      </w:r>
      <w:r>
        <w:rPr>
          <w:color w:val="000000"/>
        </w:rPr>
        <w:t xml:space="preserve"> </w:t>
      </w:r>
    </w:p>
    <w:p w14:paraId="00000020" w14:textId="7CFE662A" w:rsidR="001D5C46" w:rsidRDefault="00C146F4">
      <w:pPr>
        <w:spacing w:line="480" w:lineRule="auto"/>
        <w:rPr>
          <w:color w:val="000000"/>
        </w:rPr>
      </w:pPr>
      <w:customXmlDelRangeStart w:id="221" w:author="William Mitchell" w:date="2021-05-19T13:24:00Z"/>
      <w:sdt>
        <w:sdtPr>
          <w:tag w:val="goog_rdk_49"/>
          <w:id w:val="-1604409302"/>
        </w:sdtPr>
        <w:sdtEndPr/>
        <w:sdtContent>
          <w:customXmlDelRangeEnd w:id="221"/>
          <w:ins w:id="222" w:author="William Mitchell" w:date="2021-04-21T20:07:00Z">
            <w:r w:rsidR="00D2411E">
              <w:rPr>
                <w:color w:val="000000"/>
              </w:rPr>
              <w:t>Affect</w:t>
            </w:r>
          </w:ins>
          <w:customXmlDelRangeStart w:id="223" w:author="William Mitchell" w:date="2021-05-19T13:24:00Z"/>
        </w:sdtContent>
      </w:sdt>
      <w:customXmlDelRangeEnd w:id="223"/>
      <w:customXmlDelRangeStart w:id="224" w:author="William Mitchell" w:date="2021-05-19T13:24:00Z"/>
      <w:sdt>
        <w:sdtPr>
          <w:tag w:val="goog_rdk_50"/>
          <w:id w:val="-1155754834"/>
        </w:sdtPr>
        <w:sdtEndPr/>
        <w:sdtContent>
          <w:customXmlDelRangeEnd w:id="224"/>
          <w:del w:id="225" w:author="William Mitchell" w:date="2021-04-21T20:07:00Z">
            <w:r w:rsidR="00D2411E">
              <w:rPr>
                <w:color w:val="000000"/>
              </w:rPr>
              <w:delText>Emotion</w:delText>
            </w:r>
          </w:del>
          <w:customXmlDelRangeStart w:id="226" w:author="William Mitchell" w:date="2021-05-19T13:24:00Z"/>
        </w:sdtContent>
      </w:sdt>
      <w:customXmlDelRangeEnd w:id="226"/>
      <w:r w:rsidR="00D2411E">
        <w:rPr>
          <w:color w:val="000000"/>
        </w:rPr>
        <w:t xml:space="preserve"> ; </w:t>
      </w:r>
    </w:p>
    <w:p w14:paraId="00000021" w14:textId="77777777" w:rsidR="001D5C46" w:rsidRDefault="00D2411E">
      <w:pPr>
        <w:spacing w:line="480" w:lineRule="auto"/>
        <w:rPr>
          <w:color w:val="000000"/>
        </w:rPr>
      </w:pPr>
      <w:r>
        <w:rPr>
          <w:color w:val="000000"/>
        </w:rPr>
        <w:t xml:space="preserve">Representational Similarity </w:t>
      </w:r>
      <w:proofErr w:type="gramStart"/>
      <w:r>
        <w:rPr>
          <w:color w:val="000000"/>
        </w:rPr>
        <w:t>Analysis ;</w:t>
      </w:r>
      <w:proofErr w:type="gramEnd"/>
      <w:r>
        <w:rPr>
          <w:color w:val="000000"/>
        </w:rPr>
        <w:t xml:space="preserve"> </w:t>
      </w:r>
    </w:p>
    <w:p w14:paraId="00000022" w14:textId="77777777" w:rsidR="001D5C46" w:rsidRDefault="00D2411E">
      <w:pPr>
        <w:spacing w:line="480" w:lineRule="auto"/>
        <w:rPr>
          <w:color w:val="000000"/>
        </w:rPr>
      </w:pPr>
      <w:proofErr w:type="gramStart"/>
      <w:r>
        <w:rPr>
          <w:color w:val="000000"/>
        </w:rPr>
        <w:t>Development ;</w:t>
      </w:r>
      <w:proofErr w:type="gramEnd"/>
      <w:r>
        <w:rPr>
          <w:color w:val="000000"/>
        </w:rPr>
        <w:t xml:space="preserve"> </w:t>
      </w:r>
    </w:p>
    <w:p w14:paraId="00000023" w14:textId="77777777" w:rsidR="001D5C46" w:rsidRDefault="00D2411E">
      <w:pPr>
        <w:spacing w:line="480" w:lineRule="auto"/>
        <w:rPr>
          <w:color w:val="000000"/>
        </w:rPr>
      </w:pPr>
      <w:r>
        <w:rPr>
          <w:color w:val="000000"/>
        </w:rPr>
        <w:t xml:space="preserve">Ventromedial Prefrontal </w:t>
      </w:r>
      <w:proofErr w:type="gramStart"/>
      <w:r>
        <w:rPr>
          <w:color w:val="000000"/>
        </w:rPr>
        <w:t>Cortex ;</w:t>
      </w:r>
      <w:proofErr w:type="gramEnd"/>
      <w:r>
        <w:rPr>
          <w:color w:val="000000"/>
        </w:rPr>
        <w:t xml:space="preserve"> </w:t>
      </w:r>
    </w:p>
    <w:p w14:paraId="00000024" w14:textId="41400097" w:rsidR="001D5C46" w:rsidDel="00E71EC2" w:rsidRDefault="00D2411E" w:rsidP="00E71EC2">
      <w:pPr>
        <w:spacing w:line="480" w:lineRule="auto"/>
        <w:rPr>
          <w:del w:id="227" w:author="Billy Mitchell" w:date="2021-05-25T23:30:00Z"/>
          <w:color w:val="000000"/>
        </w:rPr>
      </w:pPr>
      <w:r>
        <w:rPr>
          <w:color w:val="000000"/>
        </w:rPr>
        <w:t xml:space="preserve">Subcortical </w:t>
      </w:r>
      <w:ins w:id="228" w:author="Billy Mitchell" w:date="2021-05-18T09:49:00Z">
        <w:r w:rsidR="008C1CD8">
          <w:rPr>
            <w:color w:val="000000"/>
          </w:rPr>
          <w:t>Region</w:t>
        </w:r>
      </w:ins>
      <w:del w:id="229" w:author="Billy Mitchell" w:date="2021-05-18T09:49:00Z">
        <w:r w:rsidDel="008C1CD8">
          <w:rPr>
            <w:color w:val="000000"/>
          </w:rPr>
          <w:delText>Structure</w:delText>
        </w:r>
      </w:del>
    </w:p>
    <w:p w14:paraId="4F63797F" w14:textId="6473C9F9" w:rsidR="00E71EC2" w:rsidRDefault="00E71EC2">
      <w:pPr>
        <w:spacing w:line="480" w:lineRule="auto"/>
        <w:rPr>
          <w:ins w:id="230" w:author="Billy Mitchell" w:date="2021-05-25T23:30:00Z"/>
          <w:color w:val="000000"/>
        </w:rPr>
      </w:pPr>
    </w:p>
    <w:p w14:paraId="4918385D" w14:textId="5DD31E77" w:rsidR="00E71EC2" w:rsidRDefault="00E71EC2">
      <w:pPr>
        <w:spacing w:line="480" w:lineRule="auto"/>
        <w:rPr>
          <w:ins w:id="231" w:author="Billy Mitchell" w:date="2021-05-25T23:30:00Z"/>
          <w:color w:val="000000"/>
        </w:rPr>
      </w:pPr>
    </w:p>
    <w:p w14:paraId="0744A2B6" w14:textId="47967A87" w:rsidR="00E71EC2" w:rsidRDefault="00E71EC2">
      <w:pPr>
        <w:spacing w:line="480" w:lineRule="auto"/>
        <w:rPr>
          <w:ins w:id="232" w:author="Billy Mitchell" w:date="2021-05-25T23:30:00Z"/>
          <w:color w:val="000000"/>
        </w:rPr>
      </w:pPr>
    </w:p>
    <w:p w14:paraId="72E76588" w14:textId="5ED57F38" w:rsidR="00E71EC2" w:rsidRDefault="00E71EC2">
      <w:pPr>
        <w:spacing w:line="480" w:lineRule="auto"/>
        <w:rPr>
          <w:ins w:id="233" w:author="Billy Mitchell" w:date="2021-05-25T23:30:00Z"/>
          <w:color w:val="000000"/>
        </w:rPr>
      </w:pPr>
    </w:p>
    <w:p w14:paraId="3F7E829A" w14:textId="41BDA151" w:rsidR="00E71EC2" w:rsidRDefault="00E71EC2">
      <w:pPr>
        <w:spacing w:line="480" w:lineRule="auto"/>
        <w:rPr>
          <w:ins w:id="234" w:author="Billy Mitchell" w:date="2021-05-25T23:30:00Z"/>
          <w:color w:val="000000"/>
        </w:rPr>
      </w:pPr>
    </w:p>
    <w:p w14:paraId="22E26C7B" w14:textId="2757F80D" w:rsidR="00E71EC2" w:rsidRDefault="00E71EC2">
      <w:pPr>
        <w:spacing w:line="480" w:lineRule="auto"/>
        <w:rPr>
          <w:ins w:id="235" w:author="Billy Mitchell" w:date="2021-05-25T23:30:00Z"/>
          <w:color w:val="000000"/>
        </w:rPr>
      </w:pPr>
    </w:p>
    <w:p w14:paraId="74D3D80C" w14:textId="29DCCEAF" w:rsidR="00E71EC2" w:rsidRDefault="00E71EC2">
      <w:pPr>
        <w:spacing w:line="480" w:lineRule="auto"/>
        <w:rPr>
          <w:ins w:id="236" w:author="Billy Mitchell" w:date="2021-05-25T23:30:00Z"/>
          <w:color w:val="000000"/>
        </w:rPr>
      </w:pPr>
    </w:p>
    <w:p w14:paraId="16F1E8F7" w14:textId="3C8CAB41" w:rsidR="00E71EC2" w:rsidRDefault="00E71EC2">
      <w:pPr>
        <w:spacing w:line="480" w:lineRule="auto"/>
        <w:rPr>
          <w:ins w:id="237" w:author="Billy Mitchell" w:date="2021-05-25T23:30:00Z"/>
          <w:color w:val="000000"/>
        </w:rPr>
      </w:pPr>
    </w:p>
    <w:p w14:paraId="7B92B314" w14:textId="1F8533C6" w:rsidR="00E71EC2" w:rsidRDefault="00E71EC2">
      <w:pPr>
        <w:spacing w:line="480" w:lineRule="auto"/>
        <w:rPr>
          <w:ins w:id="238" w:author="Billy Mitchell" w:date="2021-05-25T23:30:00Z"/>
          <w:color w:val="000000"/>
        </w:rPr>
      </w:pPr>
    </w:p>
    <w:p w14:paraId="541FEE7F" w14:textId="5190123A" w:rsidR="00E71EC2" w:rsidRDefault="00E71EC2">
      <w:pPr>
        <w:spacing w:line="480" w:lineRule="auto"/>
        <w:rPr>
          <w:ins w:id="239" w:author="Billy Mitchell" w:date="2021-05-25T23:30:00Z"/>
          <w:color w:val="000000"/>
        </w:rPr>
      </w:pPr>
    </w:p>
    <w:p w14:paraId="1F1822A0" w14:textId="41464748" w:rsidR="00E71EC2" w:rsidRDefault="00E71EC2">
      <w:pPr>
        <w:spacing w:line="480" w:lineRule="auto"/>
        <w:rPr>
          <w:ins w:id="240" w:author="Billy Mitchell" w:date="2021-05-25T23:31:00Z"/>
          <w:color w:val="000000"/>
        </w:rPr>
      </w:pPr>
    </w:p>
    <w:p w14:paraId="40295D03" w14:textId="44460F8A" w:rsidR="00E71EC2" w:rsidRDefault="00E71EC2">
      <w:pPr>
        <w:spacing w:line="480" w:lineRule="auto"/>
        <w:rPr>
          <w:ins w:id="241" w:author="Billy Mitchell" w:date="2021-05-25T23:31:00Z"/>
          <w:color w:val="000000"/>
        </w:rPr>
      </w:pPr>
    </w:p>
    <w:p w14:paraId="4ECEF07B" w14:textId="75EF2932" w:rsidR="00E71EC2" w:rsidRDefault="00E71EC2">
      <w:pPr>
        <w:spacing w:line="480" w:lineRule="auto"/>
        <w:rPr>
          <w:ins w:id="242" w:author="Billy Mitchell" w:date="2021-05-25T23:31:00Z"/>
          <w:color w:val="000000"/>
        </w:rPr>
      </w:pPr>
    </w:p>
    <w:p w14:paraId="730C4BFC" w14:textId="3962A87A" w:rsidR="00E71EC2" w:rsidRDefault="00E71EC2">
      <w:pPr>
        <w:spacing w:line="480" w:lineRule="auto"/>
        <w:rPr>
          <w:ins w:id="243" w:author="Billy Mitchell" w:date="2021-05-25T23:31:00Z"/>
          <w:color w:val="000000"/>
        </w:rPr>
      </w:pPr>
    </w:p>
    <w:p w14:paraId="18E61974" w14:textId="43DB0D28" w:rsidR="00E71EC2" w:rsidRDefault="00E71EC2">
      <w:pPr>
        <w:spacing w:line="480" w:lineRule="auto"/>
        <w:rPr>
          <w:ins w:id="244" w:author="Billy Mitchell" w:date="2021-05-25T23:31:00Z"/>
          <w:color w:val="000000"/>
        </w:rPr>
      </w:pPr>
    </w:p>
    <w:p w14:paraId="45948CA6" w14:textId="10DC4A76" w:rsidR="00E71EC2" w:rsidRDefault="00E71EC2">
      <w:pPr>
        <w:spacing w:line="480" w:lineRule="auto"/>
        <w:rPr>
          <w:ins w:id="245" w:author="Billy Mitchell" w:date="2021-05-25T23:31:00Z"/>
          <w:color w:val="000000"/>
        </w:rPr>
      </w:pPr>
    </w:p>
    <w:p w14:paraId="7B1CB455" w14:textId="77777777" w:rsidR="00E71EC2" w:rsidRDefault="00E71EC2">
      <w:pPr>
        <w:spacing w:line="480" w:lineRule="auto"/>
        <w:rPr>
          <w:ins w:id="246" w:author="Billy Mitchell" w:date="2021-05-25T23:30:00Z"/>
          <w:color w:val="000000"/>
        </w:rPr>
      </w:pPr>
    </w:p>
    <w:p w14:paraId="00000025" w14:textId="77777777" w:rsidR="001D5C46" w:rsidRDefault="00D2411E">
      <w:pPr>
        <w:spacing w:line="480" w:lineRule="auto"/>
        <w:rPr>
          <w:b/>
          <w:color w:val="000000"/>
        </w:rPr>
        <w:pPrChange w:id="247" w:author="Billy Mitchell" w:date="2021-05-25T23:30:00Z">
          <w:pPr/>
        </w:pPrChange>
      </w:pPr>
      <w:del w:id="248" w:author="Billy Mitchell" w:date="2021-05-25T23:30:00Z">
        <w:r w:rsidDel="00E71EC2">
          <w:lastRenderedPageBreak/>
          <w:br w:type="page"/>
        </w:r>
      </w:del>
    </w:p>
    <w:p w14:paraId="00000026" w14:textId="4B64FCBD" w:rsidR="001D5C46" w:rsidRDefault="00D2411E">
      <w:pPr>
        <w:spacing w:line="480" w:lineRule="auto"/>
        <w:rPr>
          <w:color w:val="000000"/>
          <w:u w:val="single"/>
        </w:rPr>
      </w:pPr>
      <w:r>
        <w:rPr>
          <w:b/>
          <w:color w:val="000000"/>
        </w:rPr>
        <w:lastRenderedPageBreak/>
        <w:t xml:space="preserve">1.0 </w:t>
      </w:r>
      <w:customXmlDelRangeStart w:id="249" w:author="William Mitchell" w:date="2021-05-19T13:24:00Z"/>
      <w:sdt>
        <w:sdtPr>
          <w:tag w:val="goog_rdk_51"/>
          <w:id w:val="1147865598"/>
        </w:sdtPr>
        <w:sdtEndPr/>
        <w:sdtContent>
          <w:customXmlDelRangeEnd w:id="249"/>
          <w:commentRangeStart w:id="250"/>
          <w:customXmlDelRangeStart w:id="251" w:author="William Mitchell" w:date="2021-05-19T13:24:00Z"/>
        </w:sdtContent>
      </w:sdt>
      <w:customXmlDelRangeEnd w:id="251"/>
      <w:r>
        <w:rPr>
          <w:b/>
          <w:color w:val="000000"/>
        </w:rPr>
        <w:t>Introduction</w:t>
      </w:r>
      <w:r>
        <w:rPr>
          <w:color w:val="000000"/>
        </w:rPr>
        <w:t xml:space="preserve"> </w:t>
      </w:r>
      <w:commentRangeEnd w:id="250"/>
      <w:r>
        <w:commentReference w:id="250"/>
      </w:r>
    </w:p>
    <w:p w14:paraId="054D2664" w14:textId="77777777" w:rsidR="006313D9" w:rsidRDefault="00C146F4">
      <w:pPr>
        <w:spacing w:line="480" w:lineRule="auto"/>
        <w:ind w:firstLine="720"/>
        <w:rPr>
          <w:ins w:id="252" w:author="William Mitchell" w:date="2021-05-20T00:27:00Z"/>
          <w:color w:val="000000"/>
        </w:rPr>
        <w:pPrChange w:id="253" w:author="Billy Mitchell" w:date="2021-06-11T18:06:00Z">
          <w:pPr>
            <w:spacing w:line="480" w:lineRule="auto"/>
            <w:ind w:firstLine="720"/>
            <w:jc w:val="both"/>
          </w:pPr>
        </w:pPrChange>
      </w:pPr>
      <w:customXmlDelRangeStart w:id="254" w:author="William Mitchell" w:date="2021-05-19T13:24:00Z"/>
      <w:sdt>
        <w:sdtPr>
          <w:tag w:val="goog_rdk_52"/>
          <w:id w:val="616039088"/>
        </w:sdtPr>
        <w:sdtEndPr/>
        <w:sdtContent>
          <w:customXmlDelRangeEnd w:id="254"/>
          <w:commentRangeStart w:id="255"/>
          <w:customXmlDelRangeStart w:id="256" w:author="William Mitchell" w:date="2021-05-19T13:24:00Z"/>
        </w:sdtContent>
      </w:sdt>
      <w:customXmlDelRangeEnd w:id="256"/>
      <w:customXmlDelRangeStart w:id="257" w:author="William Mitchell" w:date="2021-05-19T13:24:00Z"/>
      <w:sdt>
        <w:sdtPr>
          <w:tag w:val="goog_rdk_53"/>
          <w:id w:val="1586724982"/>
        </w:sdtPr>
        <w:sdtEndPr/>
        <w:sdtContent>
          <w:customXmlDelRangeEnd w:id="257"/>
          <w:customXmlDelRangeStart w:id="258" w:author="William Mitchell" w:date="2021-05-19T13:24:00Z"/>
        </w:sdtContent>
      </w:sdt>
      <w:customXmlDelRangeEnd w:id="258"/>
      <w:del w:id="259" w:author="Billy Mitchell" w:date="2021-05-18T09:49:00Z">
        <w:r w:rsidR="00D2411E" w:rsidDel="008C1CD8">
          <w:rPr>
            <w:color w:val="000000"/>
          </w:rPr>
          <w:delText xml:space="preserve">Whether it’s the fear elicited by monsters under the bed or the unmatched elation of winning kickball, the feelings we hold as adults rarely mirror the </w:delText>
        </w:r>
      </w:del>
      <w:customXmlDelRangeStart w:id="260" w:author="William Mitchell" w:date="2021-05-19T13:24:00Z"/>
      <w:sdt>
        <w:sdtPr>
          <w:tag w:val="goog_rdk_54"/>
          <w:id w:val="-1639335419"/>
        </w:sdtPr>
        <w:sdtEndPr/>
        <w:sdtContent>
          <w:customXmlDelRangeEnd w:id="260"/>
          <w:ins w:id="261" w:author="William Mitchell" w:date="2021-05-04T17:35:00Z">
            <w:del w:id="262" w:author="Billy Mitchell" w:date="2021-05-18T09:49:00Z">
              <w:r w:rsidR="00D2411E" w:rsidDel="008C1CD8">
                <w:rPr>
                  <w:color w:val="000000"/>
                </w:rPr>
                <w:delText>clarity</w:delText>
              </w:r>
            </w:del>
          </w:ins>
          <w:customXmlDelRangeStart w:id="263" w:author="William Mitchell" w:date="2021-05-19T13:24:00Z"/>
        </w:sdtContent>
      </w:sdt>
      <w:customXmlDelRangeEnd w:id="263"/>
      <w:customXmlDelRangeStart w:id="264" w:author="William Mitchell" w:date="2021-05-19T13:24:00Z"/>
      <w:sdt>
        <w:sdtPr>
          <w:tag w:val="goog_rdk_55"/>
          <w:id w:val="-1513213786"/>
        </w:sdtPr>
        <w:sdtEndPr/>
        <w:sdtContent>
          <w:customXmlDelRangeEnd w:id="264"/>
          <w:del w:id="265" w:author="Billy Mitchell" w:date="2021-05-18T09:49:00Z">
            <w:r w:rsidR="00D2411E" w:rsidDel="008C1CD8">
              <w:rPr>
                <w:color w:val="000000"/>
              </w:rPr>
              <w:delText>intensity</w:delText>
            </w:r>
          </w:del>
          <w:customXmlDelRangeStart w:id="266" w:author="William Mitchell" w:date="2021-05-19T13:24:00Z"/>
        </w:sdtContent>
      </w:sdt>
      <w:customXmlDelRangeEnd w:id="266"/>
      <w:del w:id="267" w:author="Billy Mitchell" w:date="2021-05-18T09:49:00Z">
        <w:r w:rsidR="00D2411E" w:rsidDel="008C1CD8">
          <w:rPr>
            <w:color w:val="000000"/>
          </w:rPr>
          <w:delText xml:space="preserve"> </w:delText>
        </w:r>
      </w:del>
      <w:customXmlDelRangeStart w:id="268" w:author="William Mitchell" w:date="2021-05-19T13:24:00Z"/>
      <w:sdt>
        <w:sdtPr>
          <w:tag w:val="goog_rdk_56"/>
          <w:id w:val="-1580587281"/>
        </w:sdtPr>
        <w:sdtEndPr/>
        <w:sdtContent>
          <w:customXmlDelRangeEnd w:id="268"/>
          <w:ins w:id="269" w:author="William Mitchell" w:date="2021-05-04T17:35:00Z">
            <w:del w:id="270" w:author="Billy Mitchell" w:date="2021-05-18T09:49:00Z">
              <w:r w:rsidR="00D2411E" w:rsidDel="008C1CD8">
                <w:rPr>
                  <w:color w:val="000000"/>
                </w:rPr>
                <w:delText xml:space="preserve">with which we feel </w:delText>
              </w:r>
            </w:del>
          </w:ins>
          <w:customXmlDelRangeStart w:id="271" w:author="William Mitchell" w:date="2021-05-19T13:24:00Z"/>
        </w:sdtContent>
      </w:sdt>
      <w:customXmlDelRangeEnd w:id="271"/>
      <w:customXmlDelRangeStart w:id="272" w:author="William Mitchell" w:date="2021-05-19T13:24:00Z"/>
      <w:sdt>
        <w:sdtPr>
          <w:tag w:val="goog_rdk_57"/>
          <w:id w:val="-459647475"/>
        </w:sdtPr>
        <w:sdtEndPr/>
        <w:sdtContent>
          <w:customXmlDelRangeEnd w:id="272"/>
          <w:del w:id="273" w:author="Billy Mitchell" w:date="2021-05-18T09:49:00Z">
            <w:r w:rsidR="00D2411E" w:rsidDel="008C1CD8">
              <w:rPr>
                <w:color w:val="000000"/>
              </w:rPr>
              <w:delText>of</w:delText>
            </w:r>
          </w:del>
          <w:customXmlDelRangeStart w:id="274" w:author="William Mitchell" w:date="2021-05-19T13:24:00Z"/>
        </w:sdtContent>
      </w:sdt>
      <w:customXmlDelRangeEnd w:id="274"/>
      <w:customXmlDelRangeStart w:id="275" w:author="William Mitchell" w:date="2021-05-19T13:24:00Z"/>
      <w:sdt>
        <w:sdtPr>
          <w:tag w:val="goog_rdk_58"/>
          <w:id w:val="-1741712758"/>
        </w:sdtPr>
        <w:sdtEndPr/>
        <w:sdtContent>
          <w:customXmlDelRangeEnd w:id="275"/>
          <w:ins w:id="276" w:author="William Mitchell" w:date="2021-05-04T17:35:00Z">
            <w:del w:id="277" w:author="Billy Mitchell" w:date="2021-05-18T09:49:00Z">
              <w:r w:rsidR="00D2411E" w:rsidDel="008C1CD8">
                <w:rPr>
                  <w:color w:val="000000"/>
                </w:rPr>
                <w:delText xml:space="preserve"> the sentiments of our youth</w:delText>
              </w:r>
            </w:del>
          </w:ins>
          <w:customXmlDelRangeStart w:id="278" w:author="William Mitchell" w:date="2021-05-19T13:24:00Z"/>
        </w:sdtContent>
      </w:sdt>
      <w:customXmlDelRangeEnd w:id="278"/>
      <w:customXmlDelRangeStart w:id="279" w:author="William Mitchell" w:date="2021-05-19T13:24:00Z"/>
      <w:sdt>
        <w:sdtPr>
          <w:tag w:val="goog_rdk_59"/>
          <w:id w:val="607931899"/>
        </w:sdtPr>
        <w:sdtEndPr/>
        <w:sdtContent>
          <w:customXmlDelRangeEnd w:id="279"/>
          <w:del w:id="280" w:author="Billy Mitchell" w:date="2021-05-18T09:49:00Z">
            <w:r w:rsidR="00D2411E" w:rsidDel="008C1CD8">
              <w:rPr>
                <w:color w:val="000000"/>
              </w:rPr>
              <w:delText xml:space="preserve"> youthful sentiments, as the intense fears and unadulterated joys that characterize childhood tend to dampen</w:delText>
            </w:r>
          </w:del>
          <w:customXmlDelRangeStart w:id="281" w:author="William Mitchell" w:date="2021-05-19T13:24:00Z"/>
        </w:sdtContent>
      </w:sdt>
      <w:customXmlDelRangeEnd w:id="281"/>
      <w:del w:id="282" w:author="Billy Mitchell" w:date="2021-05-18T09:49:00Z">
        <w:r w:rsidR="00D2411E" w:rsidDel="008C1CD8">
          <w:rPr>
            <w:color w:val="000000"/>
          </w:rPr>
          <w:delText>.</w:delText>
        </w:r>
        <w:commentRangeEnd w:id="255"/>
        <w:r w:rsidR="00D2411E" w:rsidDel="008C1CD8">
          <w:commentReference w:id="255"/>
        </w:r>
        <w:r w:rsidR="00D2411E" w:rsidDel="008C1CD8">
          <w:rPr>
            <w:color w:val="000000"/>
          </w:rPr>
          <w:delText xml:space="preserve"> </w:delText>
        </w:r>
      </w:del>
      <w:r w:rsidR="00D2411E">
        <w:rPr>
          <w:color w:val="000000"/>
        </w:rPr>
        <w:t xml:space="preserve">A transition away from overt emotional reactivity is commonly observed </w:t>
      </w:r>
      <w:ins w:id="283" w:author="Billy Mitchell" w:date="2021-05-18T09:55:00Z">
        <w:r w:rsidR="00D2411E">
          <w:rPr>
            <w:color w:val="000000"/>
          </w:rPr>
          <w:t>over the course of</w:t>
        </w:r>
      </w:ins>
      <w:del w:id="284" w:author="Billy Mitchell" w:date="2021-05-18T09:55:00Z">
        <w:r w:rsidR="00D2411E" w:rsidDel="00D2411E">
          <w:rPr>
            <w:color w:val="000000"/>
          </w:rPr>
          <w:delText>in</w:delText>
        </w:r>
      </w:del>
      <w:ins w:id="285" w:author="Billy Mitchell" w:date="2021-05-18T09:55:00Z">
        <w:r w:rsidR="00D2411E">
          <w:rPr>
            <w:color w:val="000000"/>
          </w:rPr>
          <w:t xml:space="preserve"> early</w:t>
        </w:r>
      </w:ins>
      <w:del w:id="286" w:author="Billy Mitchell" w:date="2021-05-18T09:55:00Z">
        <w:r w:rsidR="00D2411E" w:rsidDel="00D2411E">
          <w:rPr>
            <w:color w:val="000000"/>
          </w:rPr>
          <w:delText xml:space="preserve"> child</w:delText>
        </w:r>
      </w:del>
      <w:r w:rsidR="00D2411E">
        <w:rPr>
          <w:color w:val="000000"/>
        </w:rPr>
        <w:t xml:space="preserve"> development (Karim &amp; Perlman, 2017), and such age-related adaptations may be critical for successful functioning in the complex array of social and </w:t>
      </w:r>
      <w:customXmlDelRangeStart w:id="287" w:author="William Mitchell" w:date="2021-05-19T13:24:00Z"/>
      <w:sdt>
        <w:sdtPr>
          <w:tag w:val="goog_rdk_60"/>
          <w:id w:val="-550919378"/>
        </w:sdtPr>
        <w:sdtEndPr/>
        <w:sdtContent>
          <w:customXmlDelRangeEnd w:id="287"/>
          <w:ins w:id="288" w:author="William Mitchell" w:date="2021-04-21T20:08:00Z">
            <w:r w:rsidR="00D2411E">
              <w:rPr>
                <w:color w:val="000000"/>
              </w:rPr>
              <w:t>affective</w:t>
            </w:r>
          </w:ins>
          <w:customXmlDelRangeStart w:id="289" w:author="William Mitchell" w:date="2021-05-19T13:24:00Z"/>
        </w:sdtContent>
      </w:sdt>
      <w:customXmlDelRangeEnd w:id="289"/>
      <w:customXmlDelRangeStart w:id="290" w:author="William Mitchell" w:date="2021-05-19T13:24:00Z"/>
      <w:sdt>
        <w:sdtPr>
          <w:tag w:val="goog_rdk_61"/>
          <w:id w:val="2122030876"/>
        </w:sdtPr>
        <w:sdtEndPr/>
        <w:sdtContent>
          <w:customXmlDelRangeEnd w:id="290"/>
          <w:del w:id="291" w:author="William Mitchell" w:date="2021-04-21T20:08:00Z">
            <w:r w:rsidR="00D2411E">
              <w:rPr>
                <w:color w:val="000000"/>
              </w:rPr>
              <w:delText>emotional</w:delText>
            </w:r>
          </w:del>
          <w:customXmlDelRangeStart w:id="292" w:author="William Mitchell" w:date="2021-05-19T13:24:00Z"/>
        </w:sdtContent>
      </w:sdt>
      <w:customXmlDelRangeEnd w:id="292"/>
      <w:r w:rsidR="00D2411E">
        <w:rPr>
          <w:color w:val="000000"/>
        </w:rPr>
        <w:t xml:space="preserve"> contexts that comprise adulthood (Camacho et al., 2019). </w:t>
      </w:r>
      <w:ins w:id="293" w:author="Billy Mitchell" w:date="2021-05-18T10:00:00Z">
        <w:r w:rsidR="00B071AB">
          <w:rPr>
            <w:color w:val="000000"/>
          </w:rPr>
          <w:t xml:space="preserve">Some have argued that the </w:t>
        </w:r>
      </w:ins>
      <w:customXmlInsRangeStart w:id="294" w:author="Billy Mitchell" w:date="2021-05-18T10:00:00Z"/>
      <w:customXmlDelRangeStart w:id="295" w:author="William Mitchell" w:date="2021-05-19T13:24:00Z"/>
      <w:sdt>
        <w:sdtPr>
          <w:tag w:val="goog_rdk_65"/>
          <w:id w:val="626674651"/>
        </w:sdtPr>
        <w:sdtEndPr/>
        <w:sdtContent>
          <w:customXmlInsRangeEnd w:id="294"/>
          <w:customXmlDelRangeEnd w:id="295"/>
          <w:ins w:id="296" w:author="Billy Mitchell" w:date="2021-05-18T10:00:00Z">
            <w:r w:rsidR="00B071AB">
              <w:rPr>
                <w:color w:val="000000"/>
              </w:rPr>
              <w:t>em</w:t>
            </w:r>
          </w:ins>
          <w:ins w:id="297" w:author="Billy Mitchell" w:date="2021-05-18T10:01:00Z">
            <w:r w:rsidR="00B071AB">
              <w:rPr>
                <w:color w:val="000000"/>
              </w:rPr>
              <w:t>otional</w:t>
            </w:r>
          </w:ins>
          <w:customXmlInsRangeStart w:id="298" w:author="Billy Mitchell" w:date="2021-05-18T10:00:00Z"/>
          <w:customXmlDelRangeStart w:id="299" w:author="William Mitchell" w:date="2021-05-19T13:24:00Z"/>
        </w:sdtContent>
      </w:sdt>
      <w:customXmlInsRangeEnd w:id="298"/>
      <w:customXmlDelRangeEnd w:id="299"/>
      <w:customXmlInsRangeStart w:id="300" w:author="Billy Mitchell" w:date="2021-05-18T10:00:00Z"/>
      <w:customXmlDelRangeStart w:id="301" w:author="William Mitchell" w:date="2021-05-19T13:24:00Z"/>
      <w:sdt>
        <w:sdtPr>
          <w:tag w:val="goog_rdk_66"/>
          <w:id w:val="1909728007"/>
        </w:sdtPr>
        <w:sdtEndPr/>
        <w:sdtContent>
          <w:customXmlInsRangeEnd w:id="300"/>
          <w:customXmlDelRangeEnd w:id="301"/>
          <w:customXmlInsRangeStart w:id="302" w:author="Billy Mitchell" w:date="2021-05-18T10:00:00Z"/>
          <w:customXmlDelRangeStart w:id="303" w:author="William Mitchell" w:date="2021-05-19T13:24:00Z"/>
        </w:sdtContent>
      </w:sdt>
      <w:customXmlInsRangeEnd w:id="302"/>
      <w:customXmlDelRangeEnd w:id="303"/>
      <w:ins w:id="304" w:author="Billy Mitchell" w:date="2021-05-18T10:00:00Z">
        <w:r w:rsidR="00B071AB">
          <w:rPr>
            <w:color w:val="000000"/>
          </w:rPr>
          <w:t xml:space="preserve"> granularity of adults and children is comparable, pointing to research that</w:t>
        </w:r>
      </w:ins>
      <w:ins w:id="305" w:author="Billy Mitchell" w:date="2021-05-18T10:01:00Z">
        <w:r w:rsidR="00B071AB">
          <w:rPr>
            <w:color w:val="000000"/>
          </w:rPr>
          <w:t xml:space="preserve"> has</w:t>
        </w:r>
      </w:ins>
      <w:ins w:id="306" w:author="Billy Mitchell" w:date="2021-05-18T10:00:00Z">
        <w:r w:rsidR="00B071AB">
          <w:rPr>
            <w:color w:val="000000"/>
          </w:rPr>
          <w:t xml:space="preserve"> found children and adults report similar levels of emotional reactivity, but differ in how they manage their responses when viewing </w:t>
        </w:r>
      </w:ins>
      <w:ins w:id="307" w:author="Billy Mitchell" w:date="2021-05-18T10:01:00Z">
        <w:r w:rsidR="00B071AB">
          <w:rPr>
            <w:color w:val="000000"/>
          </w:rPr>
          <w:t xml:space="preserve">affectively </w:t>
        </w:r>
      </w:ins>
      <w:ins w:id="308" w:author="Billy Mitchell" w:date="2021-05-18T10:00:00Z">
        <w:r w:rsidR="00B071AB">
          <w:rPr>
            <w:color w:val="000000"/>
          </w:rPr>
          <w:t xml:space="preserve">valenced stimuli (Silvers et al., 2012). While individuals undoubtedly experience nuanced and powerful emotions </w:t>
        </w:r>
      </w:ins>
      <w:ins w:id="309" w:author="Billy Mitchell" w:date="2021-05-18T10:02:00Z">
        <w:r w:rsidR="00B071AB">
          <w:rPr>
            <w:color w:val="000000"/>
          </w:rPr>
          <w:t>throughout their lifespan</w:t>
        </w:r>
      </w:ins>
      <w:ins w:id="310" w:author="Billy Mitchell" w:date="2021-05-18T10:00:00Z">
        <w:r w:rsidR="00B071AB">
          <w:rPr>
            <w:color w:val="000000"/>
          </w:rPr>
          <w:t xml:space="preserve">, </w:t>
        </w:r>
      </w:ins>
      <w:ins w:id="311" w:author="Billy Mitchell" w:date="2021-05-18T10:05:00Z">
        <w:r w:rsidR="00B071AB">
          <w:rPr>
            <w:color w:val="000000"/>
          </w:rPr>
          <w:t>e</w:t>
        </w:r>
      </w:ins>
      <w:ins w:id="312" w:author="Billy Mitchell" w:date="2021-05-18T10:06:00Z">
        <w:r w:rsidR="00B071AB">
          <w:rPr>
            <w:color w:val="000000"/>
          </w:rPr>
          <w:t xml:space="preserve">xpressions of </w:t>
        </w:r>
      </w:ins>
      <w:proofErr w:type="gramStart"/>
      <w:ins w:id="313" w:author="Billy Mitchell" w:date="2021-05-18T10:00:00Z">
        <w:r w:rsidR="00B071AB">
          <w:rPr>
            <w:color w:val="000000"/>
          </w:rPr>
          <w:t>affectiv</w:t>
        </w:r>
      </w:ins>
      <w:ins w:id="314" w:author="Billy Mitchell" w:date="2021-05-18T10:02:00Z">
        <w:r w:rsidR="00B071AB">
          <w:rPr>
            <w:color w:val="000000"/>
          </w:rPr>
          <w:t>e</w:t>
        </w:r>
      </w:ins>
      <w:ins w:id="315" w:author="Billy Mitchell" w:date="2021-05-18T10:05:00Z">
        <w:r w:rsidR="00B071AB">
          <w:rPr>
            <w:color w:val="000000"/>
          </w:rPr>
          <w:t>ly</w:t>
        </w:r>
      </w:ins>
      <w:ins w:id="316" w:author="Billy Mitchell" w:date="2021-05-18T10:06:00Z">
        <w:r w:rsidR="00B071AB">
          <w:rPr>
            <w:color w:val="000000"/>
          </w:rPr>
          <w:t>-relevant</w:t>
        </w:r>
      </w:ins>
      <w:proofErr w:type="gramEnd"/>
      <w:ins w:id="317" w:author="Billy Mitchell" w:date="2021-05-18T10:03:00Z">
        <w:r w:rsidR="00B071AB">
          <w:rPr>
            <w:color w:val="000000"/>
          </w:rPr>
          <w:t xml:space="preserve"> information</w:t>
        </w:r>
      </w:ins>
      <w:ins w:id="318" w:author="Billy Mitchell" w:date="2021-05-18T10:00:00Z">
        <w:r w:rsidR="00B071AB">
          <w:rPr>
            <w:color w:val="000000"/>
          </w:rPr>
          <w:t xml:space="preserve"> change over development.</w:t>
        </w:r>
      </w:ins>
      <w:ins w:id="319" w:author="Billy Mitchell" w:date="2021-05-19T22:27:00Z">
        <w:r w:rsidR="00416813">
          <w:rPr>
            <w:color w:val="000000"/>
          </w:rPr>
          <w:t xml:space="preserve"> </w:t>
        </w:r>
      </w:ins>
    </w:p>
    <w:p w14:paraId="00000027" w14:textId="58E9D335" w:rsidR="001D5C46" w:rsidRDefault="00416813">
      <w:pPr>
        <w:spacing w:line="480" w:lineRule="auto"/>
        <w:ind w:firstLine="720"/>
        <w:rPr>
          <w:color w:val="000000"/>
        </w:rPr>
        <w:pPrChange w:id="320" w:author="Billy Mitchell" w:date="2021-06-11T18:06:00Z">
          <w:pPr>
            <w:spacing w:line="480" w:lineRule="auto"/>
            <w:ind w:firstLine="720"/>
            <w:jc w:val="both"/>
          </w:pPr>
        </w:pPrChange>
      </w:pPr>
      <w:ins w:id="321" w:author="Billy Mitchell" w:date="2021-05-19T22:29:00Z">
        <w:r>
          <w:rPr>
            <w:color w:val="000000"/>
          </w:rPr>
          <w:t xml:space="preserve">Children as young as 2 years old </w:t>
        </w:r>
      </w:ins>
      <w:ins w:id="322" w:author="Billy Mitchell" w:date="2021-05-19T22:30:00Z">
        <w:r>
          <w:rPr>
            <w:color w:val="000000"/>
          </w:rPr>
          <w:t xml:space="preserve">use language to express emotions </w:t>
        </w:r>
      </w:ins>
      <w:ins w:id="323" w:author="Billy Mitchell" w:date="2021-05-19T22:31:00Z">
        <w:r>
          <w:rPr>
            <w:color w:val="000000"/>
          </w:rPr>
          <w:t xml:space="preserve">(Wellman et al., 1995). </w:t>
        </w:r>
      </w:ins>
      <w:ins w:id="324" w:author="Billy Mitchell" w:date="2021-05-19T22:32:00Z">
        <w:r>
          <w:rPr>
            <w:color w:val="000000"/>
          </w:rPr>
          <w:t>However, the complexity of these</w:t>
        </w:r>
      </w:ins>
      <w:ins w:id="325" w:author="Billy Mitchell" w:date="2021-05-18T10:06:00Z">
        <w:r w:rsidR="00B071AB">
          <w:rPr>
            <w:color w:val="000000"/>
          </w:rPr>
          <w:t xml:space="preserve"> </w:t>
        </w:r>
      </w:ins>
      <w:ins w:id="326" w:author="Billy Mitchell" w:date="2021-05-19T22:32:00Z">
        <w:r>
          <w:rPr>
            <w:color w:val="000000"/>
          </w:rPr>
          <w:t>expressions</w:t>
        </w:r>
      </w:ins>
      <w:ins w:id="327" w:author="Billy Mitchell" w:date="2021-05-18T10:06:00Z">
        <w:r w:rsidR="00287275">
          <w:rPr>
            <w:color w:val="000000"/>
          </w:rPr>
          <w:t xml:space="preserve"> </w:t>
        </w:r>
      </w:ins>
      <w:ins w:id="328" w:author="Billy Mitchell" w:date="2021-05-19T22:34:00Z">
        <w:r>
          <w:rPr>
            <w:color w:val="000000"/>
          </w:rPr>
          <w:t>of emotion, as well as recognition of others’ emotions (</w:t>
        </w:r>
        <w:proofErr w:type="spellStart"/>
        <w:r>
          <w:rPr>
            <w:color w:val="000000"/>
          </w:rPr>
          <w:t>Fabes</w:t>
        </w:r>
        <w:proofErr w:type="spellEnd"/>
        <w:r>
          <w:rPr>
            <w:color w:val="000000"/>
          </w:rPr>
          <w:t xml:space="preserve"> et al., 1991</w:t>
        </w:r>
      </w:ins>
      <w:ins w:id="329" w:author="Billy Mitchell" w:date="2021-05-20T09:47:00Z">
        <w:r w:rsidR="00F70059">
          <w:rPr>
            <w:color w:val="000000"/>
          </w:rPr>
          <w:t>)</w:t>
        </w:r>
      </w:ins>
      <w:ins w:id="330" w:author="Billy Mitchell" w:date="2021-05-19T22:34:00Z">
        <w:r>
          <w:rPr>
            <w:color w:val="000000"/>
          </w:rPr>
          <w:t xml:space="preserve">, </w:t>
        </w:r>
      </w:ins>
      <w:ins w:id="331" w:author="Billy Mitchell" w:date="2021-05-18T10:06:00Z">
        <w:r w:rsidR="00287275">
          <w:rPr>
            <w:color w:val="000000"/>
          </w:rPr>
          <w:t>increases with age through early development.</w:t>
        </w:r>
      </w:ins>
      <w:ins w:id="332" w:author="Billy Mitchell" w:date="2021-05-19T22:36:00Z">
        <w:r w:rsidR="0087386F">
          <w:rPr>
            <w:color w:val="000000"/>
          </w:rPr>
          <w:t xml:space="preserve"> This development seems to </w:t>
        </w:r>
      </w:ins>
      <w:ins w:id="333" w:author="William Mitchell" w:date="2021-05-19T23:42:00Z">
        <w:r w:rsidR="00E63A53">
          <w:rPr>
            <w:color w:val="000000"/>
          </w:rPr>
          <w:t xml:space="preserve">be </w:t>
        </w:r>
      </w:ins>
      <w:ins w:id="334" w:author="Billy Mitchell" w:date="2021-05-19T22:36:00Z">
        <w:r w:rsidR="0087386F">
          <w:rPr>
            <w:color w:val="000000"/>
          </w:rPr>
          <w:t>a function of social context</w:t>
        </w:r>
      </w:ins>
      <w:ins w:id="335" w:author="William Mitchell" w:date="2021-05-19T23:42:00Z">
        <w:r w:rsidR="00E63A53">
          <w:rPr>
            <w:color w:val="000000"/>
          </w:rPr>
          <w:t>, as family</w:t>
        </w:r>
      </w:ins>
      <w:ins w:id="336" w:author="William Mitchell" w:date="2021-05-20T00:00:00Z">
        <w:r w:rsidR="005F47F7">
          <w:rPr>
            <w:color w:val="000000"/>
          </w:rPr>
          <w:t xml:space="preserve"> (Dunn, Brown, &amp; Beardsall, 1991)</w:t>
        </w:r>
      </w:ins>
      <w:ins w:id="337" w:author="Billy Mitchell" w:date="2021-05-20T12:36:00Z">
        <w:r w:rsidR="00046FFF">
          <w:rPr>
            <w:color w:val="000000"/>
          </w:rPr>
          <w:t>, peers (</w:t>
        </w:r>
        <w:proofErr w:type="spellStart"/>
        <w:r w:rsidR="00046FFF">
          <w:rPr>
            <w:color w:val="000000"/>
          </w:rPr>
          <w:t>Fabes</w:t>
        </w:r>
        <w:proofErr w:type="spellEnd"/>
        <w:r w:rsidR="00046FFF">
          <w:rPr>
            <w:color w:val="000000"/>
          </w:rPr>
          <w:t xml:space="preserve"> et al., 1991), </w:t>
        </w:r>
      </w:ins>
      <w:ins w:id="338" w:author="William Mitchell" w:date="2021-05-20T00:00:00Z">
        <w:del w:id="339" w:author="Billy Mitchell" w:date="2021-05-20T09:57:00Z">
          <w:r w:rsidR="005F47F7" w:rsidDel="005D475C">
            <w:rPr>
              <w:color w:val="000000"/>
            </w:rPr>
            <w:delText xml:space="preserve">, </w:delText>
          </w:r>
        </w:del>
      </w:ins>
      <w:ins w:id="340" w:author="William Mitchell" w:date="2021-05-19T23:43:00Z">
        <w:del w:id="341" w:author="Billy Mitchell" w:date="2021-05-20T09:57:00Z">
          <w:r w:rsidR="00E63A53" w:rsidDel="005D475C">
            <w:rPr>
              <w:color w:val="000000"/>
            </w:rPr>
            <w:delText>peer interactions</w:delText>
          </w:r>
        </w:del>
      </w:ins>
      <w:ins w:id="342" w:author="William Mitchell" w:date="2021-05-20T00:01:00Z">
        <w:del w:id="343" w:author="Billy Mitchell" w:date="2021-05-20T09:57:00Z">
          <w:r w:rsidR="005F47F7" w:rsidDel="005D475C">
            <w:rPr>
              <w:color w:val="000000"/>
            </w:rPr>
            <w:delText xml:space="preserve">, </w:delText>
          </w:r>
        </w:del>
        <w:r w:rsidR="005F47F7">
          <w:rPr>
            <w:color w:val="000000"/>
          </w:rPr>
          <w:t>and language development</w:t>
        </w:r>
      </w:ins>
      <w:ins w:id="344" w:author="William Mitchell" w:date="2021-05-20T00:18:00Z">
        <w:r w:rsidR="00180691">
          <w:rPr>
            <w:color w:val="000000"/>
          </w:rPr>
          <w:t xml:space="preserve"> (</w:t>
        </w:r>
      </w:ins>
      <w:ins w:id="345" w:author="William Mitchell" w:date="2021-05-20T00:22:00Z">
        <w:del w:id="346" w:author="Billy Mitchell" w:date="2021-05-20T09:53:00Z">
          <w:r w:rsidR="00180691" w:rsidDel="005D475C">
            <w:rPr>
              <w:color w:val="000000"/>
            </w:rPr>
            <w:delText xml:space="preserve">Pons </w:delText>
          </w:r>
        </w:del>
      </w:ins>
      <w:ins w:id="347" w:author="William Mitchell" w:date="2021-05-20T00:23:00Z">
        <w:del w:id="348" w:author="Billy Mitchell" w:date="2021-05-20T09:53:00Z">
          <w:r w:rsidR="00180691" w:rsidDel="005D475C">
            <w:rPr>
              <w:color w:val="000000"/>
            </w:rPr>
            <w:delText>et al., 2003</w:delText>
          </w:r>
        </w:del>
      </w:ins>
      <w:ins w:id="349" w:author="William Mitchell" w:date="2021-05-20T00:22:00Z">
        <w:del w:id="350" w:author="Billy Mitchell" w:date="2021-05-20T09:53:00Z">
          <w:r w:rsidR="00180691" w:rsidDel="005D475C">
            <w:rPr>
              <w:color w:val="000000"/>
            </w:rPr>
            <w:delText>;</w:delText>
          </w:r>
        </w:del>
      </w:ins>
      <w:ins w:id="351" w:author="William Mitchell" w:date="2021-05-20T00:23:00Z">
        <w:del w:id="352" w:author="Billy Mitchell" w:date="2021-05-20T09:53:00Z">
          <w:r w:rsidR="00180691" w:rsidDel="005D475C">
            <w:rPr>
              <w:color w:val="000000"/>
            </w:rPr>
            <w:delText xml:space="preserve"> </w:delText>
          </w:r>
        </w:del>
      </w:ins>
      <w:ins w:id="353" w:author="William Mitchell" w:date="2021-05-20T00:18:00Z">
        <w:r w:rsidR="00180691">
          <w:rPr>
            <w:color w:val="000000"/>
          </w:rPr>
          <w:t xml:space="preserve">de </w:t>
        </w:r>
        <w:proofErr w:type="spellStart"/>
        <w:r w:rsidR="00180691">
          <w:rPr>
            <w:color w:val="000000"/>
          </w:rPr>
          <w:t>Rosnay</w:t>
        </w:r>
        <w:proofErr w:type="spellEnd"/>
        <w:r w:rsidR="00180691">
          <w:rPr>
            <w:color w:val="000000"/>
          </w:rPr>
          <w:t xml:space="preserve"> &amp; Harris, 2002</w:t>
        </w:r>
      </w:ins>
      <w:ins w:id="354" w:author="Billy Mitchell" w:date="2021-05-20T09:53:00Z">
        <w:r w:rsidR="005D475C">
          <w:rPr>
            <w:color w:val="000000"/>
          </w:rPr>
          <w:t>;</w:t>
        </w:r>
        <w:r w:rsidR="005D475C" w:rsidRPr="005D475C">
          <w:rPr>
            <w:color w:val="000000"/>
          </w:rPr>
          <w:t xml:space="preserve"> </w:t>
        </w:r>
        <w:r w:rsidR="005D475C">
          <w:rPr>
            <w:color w:val="000000"/>
          </w:rPr>
          <w:t xml:space="preserve">Pons et al., 2003; </w:t>
        </w:r>
      </w:ins>
      <w:ins w:id="355" w:author="Billy Mitchell" w:date="2021-05-20T09:54:00Z">
        <w:r w:rsidR="005D475C">
          <w:rPr>
            <w:color w:val="000000"/>
          </w:rPr>
          <w:t xml:space="preserve">Nook et al., 2017; </w:t>
        </w:r>
      </w:ins>
      <w:proofErr w:type="spellStart"/>
      <w:ins w:id="356" w:author="Billy Mitchell" w:date="2021-05-20T09:53:00Z">
        <w:r w:rsidR="005D475C">
          <w:rPr>
            <w:color w:val="000000"/>
          </w:rPr>
          <w:t>Hoemann</w:t>
        </w:r>
        <w:proofErr w:type="spellEnd"/>
        <w:r w:rsidR="005D475C">
          <w:rPr>
            <w:color w:val="000000"/>
          </w:rPr>
          <w:t>, Xu, &amp; Barrett, 2019</w:t>
        </w:r>
      </w:ins>
      <w:ins w:id="357" w:author="William Mitchell" w:date="2021-05-20T00:18:00Z">
        <w:del w:id="358" w:author="Billy Mitchell" w:date="2021-05-20T09:35:00Z">
          <w:r w:rsidR="00180691" w:rsidDel="00491900">
            <w:rPr>
              <w:color w:val="000000"/>
            </w:rPr>
            <w:delText>;</w:delText>
          </w:r>
        </w:del>
        <w:r w:rsidR="00180691">
          <w:rPr>
            <w:color w:val="000000"/>
          </w:rPr>
          <w:t>)</w:t>
        </w:r>
      </w:ins>
      <w:ins w:id="359" w:author="Billy Mitchell" w:date="2021-05-20T12:37:00Z">
        <w:r w:rsidR="00046FFF">
          <w:rPr>
            <w:color w:val="000000"/>
          </w:rPr>
          <w:t xml:space="preserve"> have an</w:t>
        </w:r>
      </w:ins>
      <w:ins w:id="360" w:author="William Mitchell" w:date="2021-05-19T23:43:00Z">
        <w:r w:rsidR="00E63A53">
          <w:rPr>
            <w:color w:val="000000"/>
          </w:rPr>
          <w:t xml:space="preserve"> influence</w:t>
        </w:r>
        <w:del w:id="361" w:author="Billy Mitchell" w:date="2021-05-20T12:37:00Z">
          <w:r w:rsidR="00E63A53" w:rsidDel="00046FFF">
            <w:rPr>
              <w:color w:val="000000"/>
            </w:rPr>
            <w:delText xml:space="preserve"> </w:delText>
          </w:r>
        </w:del>
      </w:ins>
      <w:ins w:id="362" w:author="William Mitchell" w:date="2021-05-20T00:01:00Z">
        <w:del w:id="363" w:author="Billy Mitchell" w:date="2021-05-20T12:37:00Z">
          <w:r w:rsidR="005F47F7" w:rsidDel="00046FFF">
            <w:rPr>
              <w:color w:val="000000"/>
            </w:rPr>
            <w:delText>individualized trajectories</w:delText>
          </w:r>
        </w:del>
      </w:ins>
      <w:ins w:id="364" w:author="William Mitchell" w:date="2021-05-19T23:43:00Z">
        <w:del w:id="365" w:author="Billy Mitchell" w:date="2021-05-20T12:37:00Z">
          <w:r w:rsidR="00E63A53" w:rsidDel="00046FFF">
            <w:rPr>
              <w:color w:val="000000"/>
            </w:rPr>
            <w:delText xml:space="preserve"> in emotional development</w:delText>
          </w:r>
        </w:del>
      </w:ins>
      <w:ins w:id="366" w:author="William Mitchell" w:date="2021-05-20T00:26:00Z">
        <w:r w:rsidR="00180691">
          <w:rPr>
            <w:color w:val="000000"/>
          </w:rPr>
          <w:t xml:space="preserve">, with greater </w:t>
        </w:r>
        <w:r w:rsidR="006313D9">
          <w:rPr>
            <w:color w:val="000000"/>
          </w:rPr>
          <w:t>experie</w:t>
        </w:r>
      </w:ins>
      <w:ins w:id="367" w:author="William Mitchell" w:date="2021-05-20T00:27:00Z">
        <w:r w:rsidR="006313D9">
          <w:rPr>
            <w:color w:val="000000"/>
          </w:rPr>
          <w:t xml:space="preserve">ntial variation </w:t>
        </w:r>
        <w:del w:id="368" w:author="Billy Mitchell" w:date="2021-05-20T09:57:00Z">
          <w:r w:rsidR="006313D9" w:rsidDel="005D475C">
            <w:rPr>
              <w:color w:val="000000"/>
            </w:rPr>
            <w:delText xml:space="preserve">among these </w:delText>
          </w:r>
          <w:r w:rsidR="006313D9" w:rsidDel="005D475C">
            <w:rPr>
              <w:color w:val="000000"/>
            </w:rPr>
            <w:lastRenderedPageBreak/>
            <w:delText xml:space="preserve">three domains </w:delText>
          </w:r>
        </w:del>
        <w:r w:rsidR="006313D9">
          <w:rPr>
            <w:color w:val="000000"/>
          </w:rPr>
          <w:t>resulting in greater individual differences</w:t>
        </w:r>
        <w:del w:id="369" w:author="Billy Mitchell" w:date="2021-05-20T09:58:00Z">
          <w:r w:rsidR="006313D9" w:rsidDel="005D475C">
            <w:rPr>
              <w:color w:val="000000"/>
            </w:rPr>
            <w:delText xml:space="preserve"> in expressing and understanding emotions</w:delText>
          </w:r>
        </w:del>
      </w:ins>
      <w:ins w:id="370" w:author="Billy Mitchell" w:date="2021-05-19T22:37:00Z">
        <w:del w:id="371" w:author="William Mitchell" w:date="2021-05-20T00:00:00Z">
          <w:r w:rsidR="0087386F" w:rsidDel="005F47F7">
            <w:rPr>
              <w:color w:val="000000"/>
            </w:rPr>
            <w:delText>(Dunn, Brown, &amp; Beardsall, 1991)</w:delText>
          </w:r>
        </w:del>
        <w:r w:rsidR="0087386F">
          <w:rPr>
            <w:color w:val="000000"/>
          </w:rPr>
          <w:t>.</w:t>
        </w:r>
      </w:ins>
      <w:ins w:id="372" w:author="William Mitchell" w:date="2021-05-20T00:24:00Z">
        <w:r w:rsidR="00180691">
          <w:rPr>
            <w:color w:val="000000"/>
          </w:rPr>
          <w:t xml:space="preserve"> Researchers ha</w:t>
        </w:r>
        <w:del w:id="373" w:author="Billy Mitchell" w:date="2021-05-20T09:49:00Z">
          <w:r w:rsidR="00180691" w:rsidDel="00F70059">
            <w:rPr>
              <w:color w:val="000000"/>
            </w:rPr>
            <w:delText xml:space="preserve">d long </w:delText>
          </w:r>
        </w:del>
      </w:ins>
      <w:ins w:id="374" w:author="Billy Mitchell" w:date="2021-05-20T09:49:00Z">
        <w:r w:rsidR="00F70059">
          <w:rPr>
            <w:color w:val="000000"/>
          </w:rPr>
          <w:t xml:space="preserve">ve </w:t>
        </w:r>
      </w:ins>
      <w:ins w:id="375" w:author="William Mitchell" w:date="2021-05-20T00:24:00Z">
        <w:r w:rsidR="00180691">
          <w:rPr>
            <w:color w:val="000000"/>
          </w:rPr>
          <w:t xml:space="preserve">postulated that </w:t>
        </w:r>
      </w:ins>
      <w:ins w:id="376" w:author="William Mitchell" w:date="2021-05-20T00:25:00Z">
        <w:r w:rsidR="00180691">
          <w:rPr>
            <w:color w:val="000000"/>
          </w:rPr>
          <w:t xml:space="preserve">these mediums </w:t>
        </w:r>
      </w:ins>
      <w:ins w:id="377" w:author="Billy Mitchell" w:date="2021-05-20T09:49:00Z">
        <w:r w:rsidR="00F70059">
          <w:rPr>
            <w:color w:val="000000"/>
          </w:rPr>
          <w:t xml:space="preserve">function to </w:t>
        </w:r>
      </w:ins>
      <w:ins w:id="378" w:author="William Mitchell" w:date="2021-05-20T00:25:00Z">
        <w:r w:rsidR="00180691">
          <w:rPr>
            <w:color w:val="000000"/>
          </w:rPr>
          <w:t>i</w:t>
        </w:r>
      </w:ins>
      <w:ins w:id="379" w:author="Billy Mitchell" w:date="2021-05-20T09:49:00Z">
        <w:r w:rsidR="00F70059">
          <w:rPr>
            <w:color w:val="000000"/>
          </w:rPr>
          <w:t>mprove</w:t>
        </w:r>
      </w:ins>
      <w:ins w:id="380" w:author="William Mitchell" w:date="2021-05-20T00:25:00Z">
        <w:del w:id="381" w:author="Billy Mitchell" w:date="2021-05-20T09:49:00Z">
          <w:r w:rsidR="00180691" w:rsidDel="00F70059">
            <w:rPr>
              <w:color w:val="000000"/>
            </w:rPr>
            <w:delText>ncrease</w:delText>
          </w:r>
        </w:del>
        <w:r w:rsidR="00180691">
          <w:rPr>
            <w:color w:val="000000"/>
          </w:rPr>
          <w:t xml:space="preserve"> mental representations of affective information (Pons et al., </w:t>
        </w:r>
      </w:ins>
      <w:ins w:id="382" w:author="William Mitchell" w:date="2021-05-20T00:26:00Z">
        <w:r w:rsidR="00180691">
          <w:rPr>
            <w:color w:val="000000"/>
          </w:rPr>
          <w:t>2003)</w:t>
        </w:r>
      </w:ins>
      <w:ins w:id="383" w:author="Billy Mitchell" w:date="2021-05-18T10:08:00Z">
        <w:r w:rsidR="00287275">
          <w:rPr>
            <w:color w:val="000000"/>
          </w:rPr>
          <w:t>.</w:t>
        </w:r>
      </w:ins>
      <w:ins w:id="384" w:author="Billy Mitchell" w:date="2021-05-18T10:34:00Z">
        <w:r w:rsidR="005E6D07">
          <w:rPr>
            <w:color w:val="000000"/>
          </w:rPr>
          <w:t xml:space="preserve"> </w:t>
        </w:r>
      </w:ins>
      <w:ins w:id="385" w:author="Billy Mitchell" w:date="2021-05-20T09:15:00Z">
        <w:r w:rsidR="003422D7">
          <w:rPr>
            <w:color w:val="000000"/>
          </w:rPr>
          <w:t>Differentiation models</w:t>
        </w:r>
      </w:ins>
      <w:ins w:id="386" w:author="Billy Mitchell" w:date="2021-05-20T09:16:00Z">
        <w:r w:rsidR="003422D7">
          <w:rPr>
            <w:color w:val="000000"/>
          </w:rPr>
          <w:t xml:space="preserve"> of emotional development</w:t>
        </w:r>
      </w:ins>
      <w:ins w:id="387" w:author="Billy Mitchell" w:date="2021-05-20T09:15:00Z">
        <w:r w:rsidR="003422D7">
          <w:rPr>
            <w:color w:val="000000"/>
          </w:rPr>
          <w:t>, such as those c</w:t>
        </w:r>
      </w:ins>
      <w:ins w:id="388" w:author="Billy Mitchell" w:date="2021-05-20T09:16:00Z">
        <w:r w:rsidR="003422D7">
          <w:rPr>
            <w:color w:val="000000"/>
          </w:rPr>
          <w:t>hampioned</w:t>
        </w:r>
      </w:ins>
      <w:ins w:id="389" w:author="Billy Mitchell" w:date="2021-05-20T09:15:00Z">
        <w:r w:rsidR="003422D7">
          <w:rPr>
            <w:color w:val="000000"/>
          </w:rPr>
          <w:t xml:space="preserve"> by Widen &amp;</w:t>
        </w:r>
      </w:ins>
      <w:ins w:id="390" w:author="Billy Mitchell" w:date="2021-05-20T09:17:00Z">
        <w:r w:rsidR="00C50171">
          <w:rPr>
            <w:color w:val="000000"/>
          </w:rPr>
          <w:t xml:space="preserve"> </w:t>
        </w:r>
      </w:ins>
      <w:ins w:id="391" w:author="Billy Mitchell" w:date="2021-05-20T09:15:00Z">
        <w:r w:rsidR="003422D7">
          <w:rPr>
            <w:color w:val="000000"/>
          </w:rPr>
          <w:t>Russell</w:t>
        </w:r>
      </w:ins>
      <w:ins w:id="392" w:author="Billy Mitchell" w:date="2021-05-20T09:16:00Z">
        <w:r w:rsidR="003422D7">
          <w:rPr>
            <w:color w:val="000000"/>
          </w:rPr>
          <w:t xml:space="preserve"> (2003, 20</w:t>
        </w:r>
      </w:ins>
      <w:ins w:id="393" w:author="Billy Mitchell" w:date="2021-05-20T09:21:00Z">
        <w:r w:rsidR="00C50171">
          <w:rPr>
            <w:color w:val="000000"/>
          </w:rPr>
          <w:t>10</w:t>
        </w:r>
      </w:ins>
      <w:ins w:id="394" w:author="Billy Mitchell" w:date="2021-05-20T09:16:00Z">
        <w:r w:rsidR="003422D7">
          <w:rPr>
            <w:color w:val="000000"/>
          </w:rPr>
          <w:t>) suggest that</w:t>
        </w:r>
      </w:ins>
      <w:ins w:id="395" w:author="Billy Mitchell" w:date="2021-05-20T09:23:00Z">
        <w:r w:rsidR="00C50171">
          <w:rPr>
            <w:color w:val="000000"/>
          </w:rPr>
          <w:t xml:space="preserve"> children begin </w:t>
        </w:r>
      </w:ins>
      <w:ins w:id="396" w:author="Billy Mitchell" w:date="2021-05-20T09:16:00Z">
        <w:r w:rsidR="003422D7">
          <w:rPr>
            <w:color w:val="000000"/>
          </w:rPr>
          <w:t xml:space="preserve">with </w:t>
        </w:r>
        <w:r w:rsidR="00C50171">
          <w:rPr>
            <w:color w:val="000000"/>
          </w:rPr>
          <w:t>relatively simple, binar</w:t>
        </w:r>
      </w:ins>
      <w:ins w:id="397" w:author="Billy Mitchell" w:date="2021-05-20T09:33:00Z">
        <w:r w:rsidR="00491900">
          <w:rPr>
            <w:color w:val="000000"/>
          </w:rPr>
          <w:t>ized</w:t>
        </w:r>
      </w:ins>
      <w:ins w:id="398" w:author="Billy Mitchell" w:date="2021-05-20T09:16:00Z">
        <w:r w:rsidR="00C50171">
          <w:rPr>
            <w:color w:val="000000"/>
          </w:rPr>
          <w:t xml:space="preserve"> </w:t>
        </w:r>
      </w:ins>
      <w:ins w:id="399" w:author="Billy Mitchell" w:date="2021-05-20T09:17:00Z">
        <w:r w:rsidR="00C50171">
          <w:rPr>
            <w:color w:val="000000"/>
          </w:rPr>
          <w:t>categories</w:t>
        </w:r>
      </w:ins>
      <w:ins w:id="400" w:author="Billy Mitchell" w:date="2021-05-20T10:03:00Z">
        <w:r w:rsidR="005D475C">
          <w:rPr>
            <w:color w:val="000000"/>
          </w:rPr>
          <w:t>,</w:t>
        </w:r>
      </w:ins>
      <w:ins w:id="401" w:author="Billy Mitchell" w:date="2021-05-20T09:17:00Z">
        <w:r w:rsidR="00C50171">
          <w:rPr>
            <w:color w:val="000000"/>
          </w:rPr>
          <w:t xml:space="preserve"> fall</w:t>
        </w:r>
      </w:ins>
      <w:ins w:id="402" w:author="Billy Mitchell" w:date="2021-05-20T10:03:00Z">
        <w:r w:rsidR="005D475C">
          <w:rPr>
            <w:color w:val="000000"/>
          </w:rPr>
          <w:t>ing</w:t>
        </w:r>
      </w:ins>
      <w:ins w:id="403" w:author="Billy Mitchell" w:date="2021-05-20T09:17:00Z">
        <w:r w:rsidR="00C50171">
          <w:rPr>
            <w:color w:val="000000"/>
          </w:rPr>
          <w:t xml:space="preserve"> </w:t>
        </w:r>
      </w:ins>
      <w:ins w:id="404" w:author="Billy Mitchell" w:date="2021-05-20T09:23:00Z">
        <w:r w:rsidR="00C50171">
          <w:rPr>
            <w:color w:val="000000"/>
          </w:rPr>
          <w:t>along</w:t>
        </w:r>
      </w:ins>
      <w:ins w:id="405" w:author="Billy Mitchell" w:date="2021-05-20T09:58:00Z">
        <w:r w:rsidR="005D475C">
          <w:rPr>
            <w:color w:val="000000"/>
          </w:rPr>
          <w:t xml:space="preserve"> lines of</w:t>
        </w:r>
      </w:ins>
      <w:ins w:id="406" w:author="Billy Mitchell" w:date="2021-05-20T09:17:00Z">
        <w:r w:rsidR="00C50171">
          <w:rPr>
            <w:color w:val="000000"/>
          </w:rPr>
          <w:t xml:space="preserve"> </w:t>
        </w:r>
      </w:ins>
      <w:ins w:id="407" w:author="Billy Mitchell" w:date="2021-05-20T09:32:00Z">
        <w:r w:rsidR="00491900">
          <w:rPr>
            <w:color w:val="000000"/>
          </w:rPr>
          <w:t>valence (i.e., Positive</w:t>
        </w:r>
      </w:ins>
      <w:ins w:id="408" w:author="Billy Mitchell" w:date="2021-05-20T09:33:00Z">
        <w:r w:rsidR="00491900">
          <w:rPr>
            <w:color w:val="000000"/>
          </w:rPr>
          <w:t>/</w:t>
        </w:r>
      </w:ins>
      <w:ins w:id="409" w:author="Billy Mitchell" w:date="2021-05-20T09:32:00Z">
        <w:r w:rsidR="00491900">
          <w:rPr>
            <w:color w:val="000000"/>
          </w:rPr>
          <w:t>Negative</w:t>
        </w:r>
      </w:ins>
      <w:ins w:id="410" w:author="Billy Mitchell" w:date="2021-05-20T09:58:00Z">
        <w:r w:rsidR="005D475C">
          <w:rPr>
            <w:color w:val="000000"/>
          </w:rPr>
          <w:t xml:space="preserve">; </w:t>
        </w:r>
      </w:ins>
      <w:ins w:id="411" w:author="Billy Mitchell" w:date="2021-05-20T09:32:00Z">
        <w:r w:rsidR="00491900" w:rsidRPr="00491900">
          <w:rPr>
            <w:color w:val="000000"/>
          </w:rPr>
          <w:t xml:space="preserve">Pons, Harris, </w:t>
        </w:r>
      </w:ins>
      <w:ins w:id="412" w:author="Billy Mitchell" w:date="2021-05-31T21:42:00Z">
        <w:r w:rsidR="006F401B">
          <w:rPr>
            <w:color w:val="000000"/>
          </w:rPr>
          <w:t xml:space="preserve">&amp; </w:t>
        </w:r>
      </w:ins>
      <w:ins w:id="413" w:author="Billy Mitchell" w:date="2021-05-20T09:32:00Z">
        <w:r w:rsidR="00491900" w:rsidRPr="00491900">
          <w:rPr>
            <w:color w:val="000000"/>
          </w:rPr>
          <w:t xml:space="preserve">de </w:t>
        </w:r>
        <w:proofErr w:type="spellStart"/>
        <w:r w:rsidR="00491900" w:rsidRPr="00491900">
          <w:rPr>
            <w:color w:val="000000"/>
          </w:rPr>
          <w:t>Rosnay</w:t>
        </w:r>
        <w:proofErr w:type="spellEnd"/>
        <w:r w:rsidR="00491900" w:rsidRPr="00491900">
          <w:rPr>
            <w:color w:val="000000"/>
          </w:rPr>
          <w:t>, 2004</w:t>
        </w:r>
      </w:ins>
      <w:ins w:id="414" w:author="Billy Mitchell" w:date="2021-05-20T09:33:00Z">
        <w:r w:rsidR="00491900">
          <w:rPr>
            <w:color w:val="000000"/>
          </w:rPr>
          <w:t>; Widen, 2013</w:t>
        </w:r>
      </w:ins>
      <w:ins w:id="415" w:author="Billy Mitchell" w:date="2021-05-20T09:32:00Z">
        <w:r w:rsidR="00491900" w:rsidRPr="00491900">
          <w:rPr>
            <w:color w:val="000000"/>
          </w:rPr>
          <w:t>)</w:t>
        </w:r>
      </w:ins>
      <w:ins w:id="416" w:author="Billy Mitchell" w:date="2021-05-20T09:24:00Z">
        <w:r w:rsidR="00C50171">
          <w:rPr>
            <w:color w:val="000000"/>
          </w:rPr>
          <w:t xml:space="preserve">, </w:t>
        </w:r>
      </w:ins>
      <w:ins w:id="417" w:author="Billy Mitchell" w:date="2021-05-25T23:15:00Z">
        <w:r w:rsidR="00C56674">
          <w:rPr>
            <w:color w:val="000000"/>
          </w:rPr>
          <w:t>and that these categories</w:t>
        </w:r>
      </w:ins>
      <w:ins w:id="418" w:author="Billy Mitchell" w:date="2021-05-20T09:24:00Z">
        <w:r w:rsidR="00C50171">
          <w:rPr>
            <w:color w:val="000000"/>
          </w:rPr>
          <w:t xml:space="preserve"> progressively grow</w:t>
        </w:r>
      </w:ins>
      <w:ins w:id="419" w:author="Billy Mitchell" w:date="2021-05-20T09:43:00Z">
        <w:r w:rsidR="00F70059">
          <w:rPr>
            <w:color w:val="000000"/>
          </w:rPr>
          <w:t xml:space="preserve"> into</w:t>
        </w:r>
      </w:ins>
      <w:ins w:id="420" w:author="Billy Mitchell" w:date="2021-05-20T09:24:00Z">
        <w:r w:rsidR="00C50171">
          <w:rPr>
            <w:color w:val="000000"/>
          </w:rPr>
          <w:t xml:space="preserve"> more complex </w:t>
        </w:r>
      </w:ins>
      <w:ins w:id="421" w:author="Billy Mitchell" w:date="2021-05-20T09:43:00Z">
        <w:r w:rsidR="00F70059">
          <w:rPr>
            <w:color w:val="000000"/>
          </w:rPr>
          <w:t xml:space="preserve">and </w:t>
        </w:r>
      </w:ins>
      <w:ins w:id="422" w:author="Billy Mitchell" w:date="2021-05-20T09:34:00Z">
        <w:r w:rsidR="00491900">
          <w:rPr>
            <w:color w:val="000000"/>
          </w:rPr>
          <w:t>multidimensional representations by adulthood</w:t>
        </w:r>
      </w:ins>
      <w:ins w:id="423" w:author="Billy Mitchell" w:date="2021-05-20T09:35:00Z">
        <w:r w:rsidR="00491900">
          <w:rPr>
            <w:color w:val="000000"/>
          </w:rPr>
          <w:t xml:space="preserve"> (Russell, 1980, 2003</w:t>
        </w:r>
      </w:ins>
      <w:ins w:id="424" w:author="Billy Mitchell" w:date="2021-05-20T09:46:00Z">
        <w:r w:rsidR="00F70059">
          <w:rPr>
            <w:color w:val="000000"/>
          </w:rPr>
          <w:t xml:space="preserve">; </w:t>
        </w:r>
      </w:ins>
      <w:ins w:id="425" w:author="Billy Mitchell" w:date="2021-05-20T10:55:00Z">
        <w:r w:rsidR="00AD02D5">
          <w:rPr>
            <w:color w:val="000000"/>
          </w:rPr>
          <w:t xml:space="preserve">Widen &amp; Russell, </w:t>
        </w:r>
      </w:ins>
      <w:ins w:id="426" w:author="Billy Mitchell" w:date="2021-05-20T10:56:00Z">
        <w:r w:rsidR="00AD02D5">
          <w:rPr>
            <w:color w:val="000000"/>
          </w:rPr>
          <w:t xml:space="preserve">2008; </w:t>
        </w:r>
      </w:ins>
      <w:ins w:id="427" w:author="Billy Mitchell" w:date="2021-05-20T09:46:00Z">
        <w:r w:rsidR="00F70059">
          <w:rPr>
            <w:color w:val="000000"/>
          </w:rPr>
          <w:t>Nook et al.</w:t>
        </w:r>
      </w:ins>
      <w:ins w:id="428" w:author="Billy Mitchell" w:date="2021-06-11T18:08:00Z">
        <w:r w:rsidR="004D43FA">
          <w:rPr>
            <w:color w:val="000000"/>
          </w:rPr>
          <w:t>,</w:t>
        </w:r>
      </w:ins>
      <w:ins w:id="429" w:author="Billy Mitchell" w:date="2021-05-20T09:46:00Z">
        <w:r w:rsidR="00F70059">
          <w:rPr>
            <w:color w:val="000000"/>
          </w:rPr>
          <w:t xml:space="preserve"> 2017</w:t>
        </w:r>
      </w:ins>
      <w:ins w:id="430" w:author="Billy Mitchell" w:date="2021-05-20T09:35:00Z">
        <w:r w:rsidR="00491900">
          <w:rPr>
            <w:color w:val="000000"/>
          </w:rPr>
          <w:t>)</w:t>
        </w:r>
      </w:ins>
      <w:ins w:id="431" w:author="Billy Mitchell" w:date="2021-05-20T09:21:00Z">
        <w:r w:rsidR="00C50171">
          <w:rPr>
            <w:color w:val="000000"/>
          </w:rPr>
          <w:t>.</w:t>
        </w:r>
      </w:ins>
      <w:ins w:id="432" w:author="Billy Mitchell" w:date="2021-05-20T09:15:00Z">
        <w:r w:rsidR="003422D7">
          <w:rPr>
            <w:color w:val="000000"/>
          </w:rPr>
          <w:t xml:space="preserve"> </w:t>
        </w:r>
      </w:ins>
      <w:ins w:id="433" w:author="Billy Mitchell" w:date="2021-05-20T12:29:00Z">
        <w:r w:rsidR="00046FFF">
          <w:rPr>
            <w:color w:val="000000"/>
          </w:rPr>
          <w:t xml:space="preserve">Although by adulthood, </w:t>
        </w:r>
      </w:ins>
      <w:ins w:id="434" w:author="Billy Mitchell" w:date="2021-05-20T12:31:00Z">
        <w:r w:rsidR="00046FFF">
          <w:rPr>
            <w:color w:val="000000"/>
          </w:rPr>
          <w:t xml:space="preserve">affective </w:t>
        </w:r>
      </w:ins>
      <w:ins w:id="435" w:author="Billy Mitchell" w:date="2021-05-20T12:29:00Z">
        <w:r w:rsidR="00046FFF">
          <w:rPr>
            <w:color w:val="000000"/>
          </w:rPr>
          <w:t xml:space="preserve">valence </w:t>
        </w:r>
      </w:ins>
      <w:ins w:id="436" w:author="Billy Mitchell" w:date="2021-05-20T12:30:00Z">
        <w:r w:rsidR="00046FFF">
          <w:rPr>
            <w:color w:val="000000"/>
          </w:rPr>
          <w:t xml:space="preserve">alone </w:t>
        </w:r>
      </w:ins>
      <w:ins w:id="437" w:author="Billy Mitchell" w:date="2021-05-20T12:31:00Z">
        <w:r w:rsidR="00046FFF">
          <w:rPr>
            <w:color w:val="000000"/>
          </w:rPr>
          <w:t xml:space="preserve">can be insufficient in explaining the physiological, expressive, and experiential components of </w:t>
        </w:r>
      </w:ins>
      <w:ins w:id="438" w:author="Billy Mitchell" w:date="2021-05-20T12:32:00Z">
        <w:r w:rsidR="00046FFF">
          <w:rPr>
            <w:color w:val="000000"/>
          </w:rPr>
          <w:t>categorically congruent emotions (</w:t>
        </w:r>
      </w:ins>
      <w:ins w:id="439" w:author="Billy Mitchell" w:date="2021-05-20T12:56:00Z">
        <w:r w:rsidR="001400C3">
          <w:rPr>
            <w:i/>
            <w:iCs/>
            <w:color w:val="000000"/>
          </w:rPr>
          <w:t>See</w:t>
        </w:r>
      </w:ins>
      <w:ins w:id="440" w:author="Billy Mitchell" w:date="2021-06-11T18:08:00Z">
        <w:r w:rsidR="004D43FA" w:rsidRPr="004D43FA">
          <w:rPr>
            <w:color w:val="000000"/>
            <w:rPrChange w:id="441" w:author="Billy Mitchell" w:date="2021-06-11T18:08:00Z">
              <w:rPr>
                <w:i/>
                <w:iCs/>
                <w:color w:val="000000"/>
              </w:rPr>
            </w:rPrChange>
          </w:rPr>
          <w:t>:</w:t>
        </w:r>
      </w:ins>
      <w:ins w:id="442" w:author="Billy Mitchell" w:date="2021-05-20T12:56:00Z">
        <w:r w:rsidR="001400C3">
          <w:rPr>
            <w:color w:val="000000"/>
          </w:rPr>
          <w:t xml:space="preserve"> Barrett 2006, 2017</w:t>
        </w:r>
      </w:ins>
      <w:ins w:id="443" w:author="Billy Mitchell" w:date="2021-05-20T12:32:00Z">
        <w:r w:rsidR="00046FFF">
          <w:rPr>
            <w:color w:val="000000"/>
          </w:rPr>
          <w:t xml:space="preserve">), valence still demonstrates predictive utility in behavior. </w:t>
        </w:r>
      </w:ins>
      <w:ins w:id="444" w:author="Billy Mitchell" w:date="2021-05-20T12:38:00Z">
        <w:r w:rsidR="00046FFF">
          <w:rPr>
            <w:color w:val="000000"/>
          </w:rPr>
          <w:t>For example, s</w:t>
        </w:r>
      </w:ins>
      <w:ins w:id="445" w:author="Billy Mitchell" w:date="2021-05-20T12:33:00Z">
        <w:r w:rsidR="00046FFF">
          <w:rPr>
            <w:color w:val="000000"/>
          </w:rPr>
          <w:t>ocial</w:t>
        </w:r>
      </w:ins>
      <w:ins w:id="446" w:author="Billy Mitchell" w:date="2021-05-20T12:32:00Z">
        <w:r w:rsidR="00046FFF" w:rsidRPr="00046FFF">
          <w:rPr>
            <w:color w:val="000000"/>
          </w:rPr>
          <w:t xml:space="preserve"> norm violations of negative affect</w:t>
        </w:r>
      </w:ins>
      <w:ins w:id="447" w:author="Billy Mitchell" w:date="2021-05-20T12:34:00Z">
        <w:r w:rsidR="00046FFF">
          <w:rPr>
            <w:color w:val="000000"/>
          </w:rPr>
          <w:t>-related emotion</w:t>
        </w:r>
      </w:ins>
      <w:ins w:id="448" w:author="Billy Mitchell" w:date="2021-05-20T12:35:00Z">
        <w:r w:rsidR="00046FFF">
          <w:rPr>
            <w:color w:val="000000"/>
          </w:rPr>
          <w:t>s</w:t>
        </w:r>
      </w:ins>
      <w:ins w:id="449" w:author="Billy Mitchell" w:date="2021-05-20T12:32:00Z">
        <w:r w:rsidR="00046FFF" w:rsidRPr="00046FFF">
          <w:rPr>
            <w:color w:val="000000"/>
          </w:rPr>
          <w:t xml:space="preserve"> </w:t>
        </w:r>
      </w:ins>
      <w:ins w:id="450" w:author="Billy Mitchell" w:date="2021-05-20T12:34:00Z">
        <w:r w:rsidR="00046FFF">
          <w:rPr>
            <w:color w:val="000000"/>
          </w:rPr>
          <w:t>elicit more punishment than those of positive affect violations</w:t>
        </w:r>
      </w:ins>
      <w:ins w:id="451" w:author="Billy Mitchell" w:date="2021-05-20T12:32:00Z">
        <w:r w:rsidR="00046FFF" w:rsidRPr="00046FFF">
          <w:rPr>
            <w:color w:val="000000"/>
          </w:rPr>
          <w:t xml:space="preserve"> (</w:t>
        </w:r>
        <w:proofErr w:type="spellStart"/>
        <w:r w:rsidR="00046FFF" w:rsidRPr="00046FFF">
          <w:rPr>
            <w:color w:val="000000"/>
          </w:rPr>
          <w:t>Krumhuber</w:t>
        </w:r>
        <w:proofErr w:type="spellEnd"/>
        <w:r w:rsidR="00046FFF" w:rsidRPr="00046FFF">
          <w:rPr>
            <w:color w:val="000000"/>
          </w:rPr>
          <w:t xml:space="preserve"> &amp; </w:t>
        </w:r>
        <w:proofErr w:type="spellStart"/>
        <w:r w:rsidR="00046FFF" w:rsidRPr="00046FFF">
          <w:rPr>
            <w:color w:val="000000"/>
          </w:rPr>
          <w:t>Manstead</w:t>
        </w:r>
        <w:proofErr w:type="spellEnd"/>
        <w:r w:rsidR="00046FFF" w:rsidRPr="00046FFF">
          <w:rPr>
            <w:color w:val="000000"/>
          </w:rPr>
          <w:t>, 2009</w:t>
        </w:r>
      </w:ins>
      <w:ins w:id="452" w:author="Billy Mitchell" w:date="2021-05-20T12:35:00Z">
        <w:r w:rsidR="00046FFF">
          <w:rPr>
            <w:color w:val="000000"/>
          </w:rPr>
          <w:t xml:space="preserve">; </w:t>
        </w:r>
      </w:ins>
      <w:proofErr w:type="spellStart"/>
      <w:ins w:id="453" w:author="Billy Mitchell" w:date="2021-05-20T12:32:00Z">
        <w:r w:rsidR="00046FFF" w:rsidRPr="00046FFF">
          <w:rPr>
            <w:color w:val="000000"/>
          </w:rPr>
          <w:t>Ansfield</w:t>
        </w:r>
        <w:proofErr w:type="spellEnd"/>
        <w:r w:rsidR="00046FFF" w:rsidRPr="00046FFF">
          <w:rPr>
            <w:color w:val="000000"/>
          </w:rPr>
          <w:t>, 2007</w:t>
        </w:r>
      </w:ins>
      <w:ins w:id="454" w:author="Billy Mitchell" w:date="2021-05-20T12:35:00Z">
        <w:r w:rsidR="00046FFF">
          <w:rPr>
            <w:color w:val="000000"/>
          </w:rPr>
          <w:t>;</w:t>
        </w:r>
      </w:ins>
      <w:ins w:id="455" w:author="Billy Mitchell" w:date="2021-05-20T12:56:00Z">
        <w:r w:rsidR="001400C3">
          <w:rPr>
            <w:color w:val="000000"/>
          </w:rPr>
          <w:t xml:space="preserve"> </w:t>
        </w:r>
      </w:ins>
      <w:proofErr w:type="spellStart"/>
      <w:ins w:id="456" w:author="Billy Mitchell" w:date="2021-05-20T12:32:00Z">
        <w:r w:rsidR="00046FFF" w:rsidRPr="00046FFF">
          <w:rPr>
            <w:color w:val="000000"/>
          </w:rPr>
          <w:t>Szezurek</w:t>
        </w:r>
        <w:proofErr w:type="spellEnd"/>
        <w:r w:rsidR="00046FFF" w:rsidRPr="00046FFF">
          <w:rPr>
            <w:color w:val="000000"/>
          </w:rPr>
          <w:t xml:space="preserve">, </w:t>
        </w:r>
        <w:proofErr w:type="spellStart"/>
        <w:r w:rsidR="00046FFF" w:rsidRPr="00046FFF">
          <w:rPr>
            <w:color w:val="000000"/>
          </w:rPr>
          <w:t>Monin</w:t>
        </w:r>
        <w:proofErr w:type="spellEnd"/>
        <w:r w:rsidR="00046FFF" w:rsidRPr="00046FFF">
          <w:rPr>
            <w:color w:val="000000"/>
          </w:rPr>
          <w:t xml:space="preserve">, </w:t>
        </w:r>
      </w:ins>
      <w:ins w:id="457" w:author="Billy Mitchell" w:date="2021-05-25T10:57:00Z">
        <w:r w:rsidR="00546A63">
          <w:rPr>
            <w:color w:val="000000"/>
          </w:rPr>
          <w:t>&amp;</w:t>
        </w:r>
      </w:ins>
      <w:ins w:id="458" w:author="Billy Mitchell" w:date="2021-05-20T12:32:00Z">
        <w:r w:rsidR="00046FFF" w:rsidRPr="00046FFF">
          <w:rPr>
            <w:color w:val="000000"/>
          </w:rPr>
          <w:t xml:space="preserve"> Gross, 2012). </w:t>
        </w:r>
      </w:ins>
      <w:ins w:id="459" w:author="Billy Mitchell" w:date="2021-05-18T10:34:00Z">
        <w:del w:id="460" w:author="William Mitchell" w:date="2021-05-19T13:40:00Z">
          <w:r w:rsidR="005E6D07" w:rsidRPr="005E6D07" w:rsidDel="00900639">
            <w:rPr>
              <w:color w:val="000000"/>
              <w:highlight w:val="yellow"/>
              <w:rPrChange w:id="461" w:author="Billy Mitchell" w:date="2021-05-18T10:38:00Z">
                <w:rPr>
                  <w:color w:val="000000"/>
                </w:rPr>
              </w:rPrChange>
            </w:rPr>
            <w:delText>[THE CONTEXT IN WHICH CHILDREN LEARN EMOTIONAL INFORMATION IS OFTEN SOCIAL]</w:delText>
          </w:r>
          <w:r w:rsidR="005E6D07" w:rsidDel="00900639">
            <w:rPr>
              <w:color w:val="000000"/>
            </w:rPr>
            <w:delText>.</w:delText>
          </w:r>
        </w:del>
      </w:ins>
      <w:ins w:id="462" w:author="Billy Mitchell" w:date="2021-05-18T10:08:00Z">
        <w:del w:id="463" w:author="William Mitchell" w:date="2021-05-19T13:40:00Z">
          <w:r w:rsidR="00287275" w:rsidDel="00900639">
            <w:rPr>
              <w:color w:val="000000"/>
            </w:rPr>
            <w:delText xml:space="preserve"> </w:delText>
          </w:r>
        </w:del>
      </w:ins>
      <w:ins w:id="464" w:author="Billy Mitchell" w:date="2021-05-20T10:05:00Z">
        <w:r w:rsidR="00810B1A">
          <w:rPr>
            <w:color w:val="000000"/>
          </w:rPr>
          <w:t>However,</w:t>
        </w:r>
      </w:ins>
      <w:ins w:id="465" w:author="Billy Mitchell" w:date="2021-05-31T21:28:00Z">
        <w:r w:rsidR="00544A95">
          <w:rPr>
            <w:color w:val="000000"/>
          </w:rPr>
          <w:t xml:space="preserve"> these </w:t>
        </w:r>
      </w:ins>
      <w:ins w:id="466" w:author="Billy Mitchell" w:date="2021-05-20T10:05:00Z">
        <w:r w:rsidR="00810B1A">
          <w:rPr>
            <w:color w:val="000000"/>
          </w:rPr>
          <w:t xml:space="preserve">signatures of </w:t>
        </w:r>
      </w:ins>
      <w:ins w:id="467" w:author="Billy Mitchell" w:date="2021-05-20T10:04:00Z">
        <w:r w:rsidR="00810B1A">
          <w:rPr>
            <w:color w:val="000000"/>
          </w:rPr>
          <w:t>differentiation in affective representations</w:t>
        </w:r>
      </w:ins>
      <w:ins w:id="468" w:author="Billy Mitchell" w:date="2021-05-20T10:05:00Z">
        <w:r w:rsidR="00810B1A">
          <w:rPr>
            <w:color w:val="000000"/>
          </w:rPr>
          <w:t xml:space="preserve"> have primarily been </w:t>
        </w:r>
      </w:ins>
      <w:ins w:id="469" w:author="Billy Mitchell" w:date="2021-05-20T10:06:00Z">
        <w:r w:rsidR="00810B1A">
          <w:rPr>
            <w:color w:val="000000"/>
          </w:rPr>
          <w:t>documented via</w:t>
        </w:r>
      </w:ins>
      <w:ins w:id="470" w:author="Billy Mitchell" w:date="2021-05-31T21:29:00Z">
        <w:r w:rsidR="00544A95">
          <w:rPr>
            <w:color w:val="000000"/>
          </w:rPr>
          <w:t xml:space="preserve"> </w:t>
        </w:r>
      </w:ins>
      <w:ins w:id="471" w:author="Billy Mitchell" w:date="2021-05-20T10:06:00Z">
        <w:r w:rsidR="00810B1A">
          <w:rPr>
            <w:color w:val="000000"/>
          </w:rPr>
          <w:t>behavior</w:t>
        </w:r>
      </w:ins>
      <w:ins w:id="472" w:author="Billy Mitchell" w:date="2021-06-11T18:08:00Z">
        <w:r w:rsidR="004D43FA">
          <w:rPr>
            <w:color w:val="000000"/>
          </w:rPr>
          <w:t>,</w:t>
        </w:r>
      </w:ins>
      <w:ins w:id="473" w:author="Billy Mitchell" w:date="2021-05-31T21:29:00Z">
        <w:r w:rsidR="00544A95">
          <w:rPr>
            <w:color w:val="000000"/>
          </w:rPr>
          <w:t xml:space="preserve"> leaving open questions</w:t>
        </w:r>
      </w:ins>
      <w:ins w:id="474" w:author="Billy Mitchell" w:date="2021-05-31T21:30:00Z">
        <w:r w:rsidR="00544A95">
          <w:rPr>
            <w:color w:val="000000"/>
          </w:rPr>
          <w:t xml:space="preserve"> about the underlying neural representations</w:t>
        </w:r>
      </w:ins>
      <w:ins w:id="475" w:author="Billy Mitchell" w:date="2021-05-20T10:07:00Z">
        <w:r w:rsidR="00810B1A">
          <w:rPr>
            <w:color w:val="000000"/>
          </w:rPr>
          <w:t>.</w:t>
        </w:r>
      </w:ins>
      <w:del w:id="476" w:author="Billy Mitchell" w:date="2021-05-18T10:07:00Z">
        <w:r w:rsidR="00D2411E" w:rsidDel="00287275">
          <w:rPr>
            <w:color w:val="000000"/>
          </w:rPr>
          <w:delText>Research suggest</w:delText>
        </w:r>
      </w:del>
      <w:del w:id="477" w:author="Billy Mitchell" w:date="2021-05-18T09:56:00Z">
        <w:r w:rsidR="00D2411E" w:rsidDel="00B071AB">
          <w:rPr>
            <w:color w:val="000000"/>
          </w:rPr>
          <w:delText>s</w:delText>
        </w:r>
      </w:del>
      <w:del w:id="478" w:author="Billy Mitchell" w:date="2021-05-18T09:58:00Z">
        <w:r w:rsidR="00D2411E" w:rsidDel="00B071AB">
          <w:rPr>
            <w:color w:val="000000"/>
          </w:rPr>
          <w:delText xml:space="preserve"> there may be differences in how </w:delText>
        </w:r>
      </w:del>
      <w:del w:id="479" w:author="Billy Mitchell" w:date="2021-05-20T10:03:00Z">
        <w:r w:rsidR="00D2411E" w:rsidDel="00810B1A">
          <w:rPr>
            <w:color w:val="000000"/>
          </w:rPr>
          <w:delText xml:space="preserve">adults </w:delText>
        </w:r>
      </w:del>
      <w:del w:id="480" w:author="Billy Mitchell" w:date="2021-05-18T10:08:00Z">
        <w:r w:rsidR="00D2411E" w:rsidDel="00287275">
          <w:rPr>
            <w:color w:val="000000"/>
          </w:rPr>
          <w:delText xml:space="preserve">and children </w:delText>
        </w:r>
      </w:del>
      <w:del w:id="481" w:author="Billy Mitchell" w:date="2021-05-20T10:03:00Z">
        <w:r w:rsidR="00D2411E" w:rsidDel="00810B1A">
          <w:rPr>
            <w:color w:val="000000"/>
          </w:rPr>
          <w:delText xml:space="preserve">represent </w:delText>
        </w:r>
      </w:del>
      <w:customXmlDelRangeStart w:id="482" w:author="Billy Mitchell" w:date="2021-05-20T10:03:00Z"/>
      <w:sdt>
        <w:sdtPr>
          <w:tag w:val="goog_rdk_62"/>
          <w:id w:val="1443651798"/>
        </w:sdtPr>
        <w:sdtEndPr/>
        <w:sdtContent>
          <w:customXmlDelRangeEnd w:id="482"/>
          <w:ins w:id="483" w:author="William Mitchell" w:date="2021-04-21T20:08:00Z">
            <w:del w:id="484" w:author="Billy Mitchell" w:date="2021-05-20T10:03:00Z">
              <w:r w:rsidR="00D2411E" w:rsidDel="00810B1A">
                <w:rPr>
                  <w:color w:val="000000"/>
                </w:rPr>
                <w:delText>affective</w:delText>
              </w:r>
            </w:del>
          </w:ins>
          <w:customXmlDelRangeStart w:id="485" w:author="Billy Mitchell" w:date="2021-05-20T10:03:00Z"/>
        </w:sdtContent>
      </w:sdt>
      <w:customXmlDelRangeEnd w:id="485"/>
      <w:customXmlDelRangeStart w:id="486" w:author="Billy Mitchell" w:date="2021-05-20T10:03:00Z"/>
      <w:sdt>
        <w:sdtPr>
          <w:tag w:val="goog_rdk_63"/>
          <w:id w:val="1067765122"/>
        </w:sdtPr>
        <w:sdtEndPr/>
        <w:sdtContent>
          <w:customXmlDelRangeEnd w:id="486"/>
          <w:del w:id="487" w:author="Billy Mitchell" w:date="2021-05-20T10:03:00Z">
            <w:r w:rsidR="00D2411E" w:rsidDel="00810B1A">
              <w:rPr>
                <w:color w:val="000000"/>
              </w:rPr>
              <w:delText>emotional</w:delText>
            </w:r>
          </w:del>
          <w:customXmlDelRangeStart w:id="488" w:author="Billy Mitchell" w:date="2021-05-20T10:03:00Z"/>
        </w:sdtContent>
      </w:sdt>
      <w:customXmlDelRangeEnd w:id="488"/>
      <w:del w:id="489" w:author="Billy Mitchell" w:date="2021-05-20T10:03:00Z">
        <w:r w:rsidR="00D2411E" w:rsidDel="00810B1A">
          <w:rPr>
            <w:color w:val="000000"/>
          </w:rPr>
          <w:delText xml:space="preserve"> informatio</w:delText>
        </w:r>
      </w:del>
      <w:del w:id="490" w:author="Billy Mitchell" w:date="2021-05-18T10:08:00Z">
        <w:r w:rsidR="00D2411E" w:rsidDel="00287275">
          <w:rPr>
            <w:color w:val="000000"/>
          </w:rPr>
          <w:delText>n</w:delText>
        </w:r>
      </w:del>
      <w:del w:id="491" w:author="Billy Mitchell" w:date="2021-05-18T09:58:00Z">
        <w:r w:rsidR="00D2411E" w:rsidDel="00B071AB">
          <w:rPr>
            <w:color w:val="000000"/>
          </w:rPr>
          <w:delText>, such that children only begin to express more</w:delText>
        </w:r>
      </w:del>
      <w:customXmlDelRangeStart w:id="492" w:author="Billy Mitchell" w:date="2021-05-20T10:03:00Z"/>
      <w:sdt>
        <w:sdtPr>
          <w:tag w:val="goog_rdk_64"/>
          <w:id w:val="1344274163"/>
        </w:sdtPr>
        <w:sdtEndPr/>
        <w:sdtContent>
          <w:customXmlDelRangeEnd w:id="492"/>
          <w:del w:id="493" w:author="Billy Mitchell" w:date="2021-05-18T09:58:00Z">
            <w:r w:rsidR="00D2411E" w:rsidDel="00B071AB">
              <w:rPr>
                <w:color w:val="000000"/>
              </w:rPr>
              <w:delText xml:space="preserve"> affective</w:delText>
            </w:r>
          </w:del>
          <w:customXmlDelRangeStart w:id="494" w:author="Billy Mitchell" w:date="2021-05-20T10:03:00Z"/>
        </w:sdtContent>
      </w:sdt>
      <w:customXmlDelRangeEnd w:id="494"/>
      <w:del w:id="495" w:author="Billy Mitchell" w:date="2021-05-18T09:58:00Z">
        <w:r w:rsidR="00D2411E" w:rsidDel="00B071AB">
          <w:rPr>
            <w:color w:val="000000"/>
          </w:rPr>
          <w:delText xml:space="preserve"> complexities as they age (Nook et al., 2017; 2018)</w:delText>
        </w:r>
      </w:del>
      <w:del w:id="496" w:author="Billy Mitchell" w:date="2021-05-20T10:03:00Z">
        <w:r w:rsidR="00D2411E" w:rsidDel="00810B1A">
          <w:rPr>
            <w:color w:val="000000"/>
          </w:rPr>
          <w:delText>.</w:delText>
        </w:r>
      </w:del>
      <w:del w:id="497" w:author="Billy Mitchell" w:date="2021-05-18T09:58:00Z">
        <w:r w:rsidR="00D2411E" w:rsidDel="00B071AB">
          <w:rPr>
            <w:color w:val="000000"/>
          </w:rPr>
          <w:delText xml:space="preserve"> Natural orientations toward novelty, which amplifies arousal, may also produce greater affective intensity in children, relative to adults (Horst et al., 2011; Weierich et al.</w:delText>
        </w:r>
        <w:r w:rsidR="00D2411E" w:rsidDel="00B071AB">
          <w:delText xml:space="preserve">, </w:delText>
        </w:r>
        <w:r w:rsidR="00D2411E" w:rsidDel="00B071AB">
          <w:rPr>
            <w:color w:val="000000"/>
          </w:rPr>
          <w:delText>2010).</w:delText>
        </w:r>
      </w:del>
      <w:del w:id="498" w:author="Billy Mitchell" w:date="2021-05-20T10:03:00Z">
        <w:r w:rsidR="00D2411E" w:rsidDel="00810B1A">
          <w:rPr>
            <w:color w:val="000000"/>
          </w:rPr>
          <w:delText xml:space="preserve"> </w:delText>
        </w:r>
      </w:del>
    </w:p>
    <w:p w14:paraId="00000028" w14:textId="66983402" w:rsidR="001D5C46" w:rsidDel="00B071AB" w:rsidRDefault="00D2411E">
      <w:pPr>
        <w:spacing w:line="480" w:lineRule="auto"/>
        <w:ind w:firstLine="720"/>
        <w:rPr>
          <w:del w:id="499" w:author="Billy Mitchell" w:date="2021-05-18T10:00:00Z"/>
          <w:color w:val="000000"/>
        </w:rPr>
        <w:pPrChange w:id="500" w:author="Billy Mitchell" w:date="2021-06-11T18:06:00Z">
          <w:pPr>
            <w:spacing w:line="480" w:lineRule="auto"/>
            <w:ind w:firstLine="720"/>
            <w:jc w:val="both"/>
          </w:pPr>
        </w:pPrChange>
      </w:pPr>
      <w:del w:id="501" w:author="Billy Mitchell" w:date="2021-05-18T10:00:00Z">
        <w:r w:rsidDel="00B071AB">
          <w:rPr>
            <w:color w:val="000000"/>
          </w:rPr>
          <w:lastRenderedPageBreak/>
          <w:delText xml:space="preserve">Some argue, though, that the </w:delText>
        </w:r>
      </w:del>
      <w:customXmlDelRangeStart w:id="502" w:author="William Mitchell" w:date="2021-05-19T13:24:00Z"/>
      <w:sdt>
        <w:sdtPr>
          <w:tag w:val="goog_rdk_65"/>
          <w:id w:val="754169267"/>
        </w:sdtPr>
        <w:sdtEndPr/>
        <w:sdtContent>
          <w:customXmlDelRangeEnd w:id="502"/>
          <w:ins w:id="503" w:author="William Mitchell" w:date="2021-04-21T20:09:00Z">
            <w:del w:id="504" w:author="Billy Mitchell" w:date="2021-05-18T10:00:00Z">
              <w:r w:rsidDel="00B071AB">
                <w:rPr>
                  <w:color w:val="000000"/>
                </w:rPr>
                <w:delText>affective</w:delText>
              </w:r>
            </w:del>
          </w:ins>
          <w:customXmlDelRangeStart w:id="505" w:author="William Mitchell" w:date="2021-05-19T13:24:00Z"/>
        </w:sdtContent>
      </w:sdt>
      <w:customXmlDelRangeEnd w:id="505"/>
      <w:customXmlDelRangeStart w:id="506" w:author="William Mitchell" w:date="2021-05-19T13:24:00Z"/>
      <w:sdt>
        <w:sdtPr>
          <w:tag w:val="goog_rdk_66"/>
          <w:id w:val="-95718981"/>
        </w:sdtPr>
        <w:sdtEndPr/>
        <w:sdtContent>
          <w:customXmlDelRangeEnd w:id="506"/>
          <w:del w:id="507" w:author="Billy Mitchell" w:date="2021-05-18T10:00:00Z">
            <w:r w:rsidDel="00B071AB">
              <w:rPr>
                <w:color w:val="000000"/>
              </w:rPr>
              <w:delText>emotional</w:delText>
            </w:r>
          </w:del>
          <w:customXmlDelRangeStart w:id="508" w:author="William Mitchell" w:date="2021-05-19T13:24:00Z"/>
        </w:sdtContent>
      </w:sdt>
      <w:customXmlDelRangeEnd w:id="508"/>
      <w:del w:id="509" w:author="Billy Mitchell" w:date="2021-05-18T10:00:00Z">
        <w:r w:rsidDel="00B071AB">
          <w:rPr>
            <w:color w:val="000000"/>
          </w:rPr>
          <w:delText xml:space="preserve"> granularity of adults and children is comparable, pointing to research that found children and adults report similar levels of emotional reactivity, but differ in how they manage their responses when viewing valenced stimuli (Silvers et al., 2012). While individuals undoubtedly experience nuanced and powerful emotions across the lifespan, the ways in which affective profiles may change over development is not fully understood. </w:delText>
        </w:r>
      </w:del>
      <w:customXmlDelRangeStart w:id="510" w:author="William Mitchell" w:date="2021-05-19T13:24:00Z"/>
      <w:sdt>
        <w:sdtPr>
          <w:tag w:val="goog_rdk_67"/>
          <w:id w:val="1840963885"/>
        </w:sdtPr>
        <w:sdtEndPr/>
        <w:sdtContent>
          <w:customXmlDelRangeEnd w:id="510"/>
          <w:ins w:id="511" w:author="William Mitchell" w:date="2021-05-18T01:39:00Z">
            <w:del w:id="512" w:author="Billy Mitchell" w:date="2021-05-18T10:00:00Z">
              <w:r w:rsidDel="00B071AB">
                <w:rPr>
                  <w:color w:val="000000"/>
                </w:rPr>
                <w:delText>[INSERT DISCUSSION ABOUT EMOTIONAL DEVELOPMENT HERE].</w:delText>
              </w:r>
            </w:del>
          </w:ins>
          <w:customXmlDelRangeStart w:id="513" w:author="William Mitchell" w:date="2021-05-19T13:24:00Z"/>
        </w:sdtContent>
      </w:sdt>
      <w:customXmlDelRangeEnd w:id="513"/>
    </w:p>
    <w:p w14:paraId="00000029" w14:textId="1E155CE1" w:rsidR="001D5C46" w:rsidRDefault="00D2411E">
      <w:pPr>
        <w:spacing w:line="480" w:lineRule="auto"/>
        <w:ind w:firstLine="720"/>
        <w:rPr>
          <w:color w:val="000000"/>
        </w:rPr>
        <w:pPrChange w:id="514" w:author="Billy Mitchell" w:date="2021-06-11T18:06:00Z">
          <w:pPr>
            <w:spacing w:line="480" w:lineRule="auto"/>
            <w:ind w:firstLine="720"/>
            <w:jc w:val="both"/>
          </w:pPr>
        </w:pPrChange>
      </w:pPr>
      <w:r>
        <w:rPr>
          <w:color w:val="000000"/>
        </w:rPr>
        <w:t xml:space="preserve">Previous </w:t>
      </w:r>
      <w:ins w:id="515" w:author="Billy Mitchell" w:date="2021-05-20T10:02:00Z">
        <w:r w:rsidR="005D475C">
          <w:rPr>
            <w:color w:val="000000"/>
          </w:rPr>
          <w:t>studies</w:t>
        </w:r>
      </w:ins>
      <w:del w:id="516" w:author="Billy Mitchell" w:date="2021-05-20T10:02:00Z">
        <w:r w:rsidDel="005D475C">
          <w:rPr>
            <w:color w:val="000000"/>
          </w:rPr>
          <w:delText>investigations</w:delText>
        </w:r>
      </w:del>
      <w:r>
        <w:rPr>
          <w:color w:val="000000"/>
        </w:rPr>
        <w:t xml:space="preserve"> have identified neural </w:t>
      </w:r>
      <w:ins w:id="517" w:author="Billy Mitchell" w:date="2021-05-20T10:02:00Z">
        <w:r w:rsidR="005D475C">
          <w:rPr>
            <w:color w:val="000000"/>
          </w:rPr>
          <w:t>regions</w:t>
        </w:r>
      </w:ins>
      <w:del w:id="518" w:author="Billy Mitchell" w:date="2021-05-20T10:02:00Z">
        <w:r w:rsidDel="005D475C">
          <w:rPr>
            <w:color w:val="000000"/>
          </w:rPr>
          <w:delText>structures</w:delText>
        </w:r>
      </w:del>
      <w:r>
        <w:rPr>
          <w:color w:val="000000"/>
        </w:rPr>
        <w:t xml:space="preserve"> that undergo</w:t>
      </w:r>
      <w:del w:id="519" w:author="Billy Mitchell" w:date="2021-05-20T10:02:00Z">
        <w:r w:rsidDel="005D475C">
          <w:rPr>
            <w:color w:val="000000"/>
          </w:rPr>
          <w:delText xml:space="preserve"> developmental</w:delText>
        </w:r>
      </w:del>
      <w:ins w:id="520" w:author="Billy Mitchell" w:date="2021-05-18T10:11:00Z">
        <w:r w:rsidR="00287275">
          <w:rPr>
            <w:color w:val="000000"/>
          </w:rPr>
          <w:t xml:space="preserve"> structural and functional</w:t>
        </w:r>
      </w:ins>
      <w:r>
        <w:rPr>
          <w:color w:val="000000"/>
        </w:rPr>
        <w:t xml:space="preserve"> changes </w:t>
      </w:r>
      <w:ins w:id="521" w:author="Billy Mitchell" w:date="2021-05-20T10:01:00Z">
        <w:r w:rsidR="005D475C">
          <w:rPr>
            <w:color w:val="000000"/>
          </w:rPr>
          <w:t>in parallel with these cognitive and behavioral developments</w:t>
        </w:r>
      </w:ins>
      <w:del w:id="522" w:author="Billy Mitchell" w:date="2021-05-20T10:01:00Z">
        <w:r w:rsidDel="005D475C">
          <w:rPr>
            <w:color w:val="000000"/>
          </w:rPr>
          <w:delText>between childhood and</w:delText>
        </w:r>
      </w:del>
      <w:del w:id="523" w:author="Billy Mitchell" w:date="2021-05-20T10:02:00Z">
        <w:r w:rsidDel="005D475C">
          <w:rPr>
            <w:color w:val="000000"/>
          </w:rPr>
          <w:delText xml:space="preserve"> adulthood</w:delText>
        </w:r>
      </w:del>
      <w:r>
        <w:rPr>
          <w:color w:val="000000"/>
        </w:rPr>
        <w:t>,</w:t>
      </w:r>
      <w:del w:id="524" w:author="Billy Mitchell" w:date="2021-05-20T10:02:00Z">
        <w:r w:rsidDel="005D475C">
          <w:rPr>
            <w:color w:val="000000"/>
          </w:rPr>
          <w:delText xml:space="preserve"> and which may drive changes in affective cognition</w:delText>
        </w:r>
      </w:del>
      <w:del w:id="525" w:author="Billy Mitchell" w:date="2021-05-18T10:12:00Z">
        <w:r w:rsidDel="00287275">
          <w:rPr>
            <w:color w:val="000000"/>
          </w:rPr>
          <w:delText>. Among the structures identified by this body of research that undergo connective and functional changes across the lifespan are</w:delText>
        </w:r>
      </w:del>
      <w:ins w:id="526" w:author="Billy Mitchell" w:date="2021-05-18T10:12:00Z">
        <w:r w:rsidR="00287275">
          <w:rPr>
            <w:color w:val="000000"/>
          </w:rPr>
          <w:t xml:space="preserve"> including</w:t>
        </w:r>
      </w:ins>
      <w:r>
        <w:rPr>
          <w:color w:val="000000"/>
        </w:rPr>
        <w:t xml:space="preserve"> the ventromedial prefrontal cortex (vmPFC) (Gee et al., 2013; </w:t>
      </w:r>
      <w:proofErr w:type="spellStart"/>
      <w:r>
        <w:rPr>
          <w:color w:val="000000"/>
        </w:rPr>
        <w:t>Jalbrzikowski</w:t>
      </w:r>
      <w:proofErr w:type="spellEnd"/>
      <w:r>
        <w:rPr>
          <w:color w:val="000000"/>
        </w:rPr>
        <w:t xml:space="preserve"> et al., 2017), amygdala (AMY) (Davis &amp; Whalen, 2000; </w:t>
      </w:r>
      <w:proofErr w:type="spellStart"/>
      <w:r>
        <w:rPr>
          <w:color w:val="000000"/>
        </w:rPr>
        <w:t>Gabard-Durnam</w:t>
      </w:r>
      <w:proofErr w:type="spellEnd"/>
      <w:r>
        <w:rPr>
          <w:color w:val="000000"/>
        </w:rPr>
        <w:t xml:space="preserve"> et al., 2014; Perlman &amp; </w:t>
      </w:r>
      <w:proofErr w:type="spellStart"/>
      <w:r>
        <w:rPr>
          <w:color w:val="000000"/>
        </w:rPr>
        <w:t>Pelphrey</w:t>
      </w:r>
      <w:proofErr w:type="spellEnd"/>
      <w:r>
        <w:rPr>
          <w:color w:val="000000"/>
        </w:rPr>
        <w:t>, 2011), and nucleus accumbens (NAcc) (</w:t>
      </w:r>
      <w:proofErr w:type="spellStart"/>
      <w:r>
        <w:rPr>
          <w:color w:val="000000"/>
        </w:rPr>
        <w:t>Levita</w:t>
      </w:r>
      <w:proofErr w:type="spellEnd"/>
      <w:r>
        <w:rPr>
          <w:color w:val="000000"/>
        </w:rPr>
        <w:t xml:space="preserve"> et al., 2009). In adults, the amygdala and ventral striatum (VS), in which the NAcc is situated, may process the perception of </w:t>
      </w:r>
      <w:proofErr w:type="gramStart"/>
      <w:r>
        <w:rPr>
          <w:color w:val="000000"/>
        </w:rPr>
        <w:t>valence</w:t>
      </w:r>
      <w:proofErr w:type="gramEnd"/>
      <w:r>
        <w:rPr>
          <w:color w:val="000000"/>
        </w:rPr>
        <w:t xml:space="preserve"> and exert neuromodulatory influences on prefrontal circuitry (Davis &amp; Whalen, 2000; </w:t>
      </w:r>
      <w:proofErr w:type="spellStart"/>
      <w:r>
        <w:rPr>
          <w:color w:val="000000"/>
        </w:rPr>
        <w:t>Levita</w:t>
      </w:r>
      <w:proofErr w:type="spellEnd"/>
      <w:r>
        <w:rPr>
          <w:color w:val="000000"/>
        </w:rPr>
        <w:t xml:space="preserve"> et al., 2009). The vmPFC demonstrates a distinct pattern of outputs </w:t>
      </w:r>
      <w:ins w:id="527" w:author="Billy Mitchell" w:date="2021-05-18T10:13:00Z">
        <w:r w:rsidR="00287275">
          <w:rPr>
            <w:color w:val="000000"/>
          </w:rPr>
          <w:t xml:space="preserve">back </w:t>
        </w:r>
      </w:ins>
      <w:r>
        <w:rPr>
          <w:color w:val="000000"/>
        </w:rPr>
        <w:t>to the amygdala and NAcc, which may function as an affect and attention network (</w:t>
      </w:r>
      <w:proofErr w:type="spellStart"/>
      <w:r>
        <w:rPr>
          <w:color w:val="000000"/>
        </w:rPr>
        <w:t>Bhanji</w:t>
      </w:r>
      <w:proofErr w:type="spellEnd"/>
      <w:r>
        <w:rPr>
          <w:color w:val="000000"/>
        </w:rPr>
        <w:t xml:space="preserve"> et al., 2019). </w:t>
      </w:r>
      <w:customXmlDelRangeStart w:id="528" w:author="William Mitchell" w:date="2021-05-19T13:24:00Z"/>
      <w:sdt>
        <w:sdtPr>
          <w:tag w:val="goog_rdk_68"/>
          <w:id w:val="-558860448"/>
        </w:sdtPr>
        <w:sdtEndPr/>
        <w:sdtContent>
          <w:customXmlDelRangeEnd w:id="528"/>
          <w:commentRangeStart w:id="529"/>
          <w:customXmlDelRangeStart w:id="530" w:author="William Mitchell" w:date="2021-05-19T13:24:00Z"/>
        </w:sdtContent>
      </w:sdt>
      <w:customXmlDelRangeEnd w:id="530"/>
      <w:r>
        <w:rPr>
          <w:color w:val="000000"/>
        </w:rPr>
        <w:t>However, th</w:t>
      </w:r>
      <w:customXmlDelRangeStart w:id="531" w:author="William Mitchell" w:date="2021-05-19T13:24:00Z"/>
      <w:sdt>
        <w:sdtPr>
          <w:tag w:val="goog_rdk_69"/>
          <w:id w:val="-220532624"/>
        </w:sdtPr>
        <w:sdtEndPr/>
        <w:sdtContent>
          <w:customXmlDelRangeEnd w:id="531"/>
          <w:ins w:id="532" w:author="William Mitchell" w:date="2021-05-04T15:40:00Z">
            <w:r>
              <w:rPr>
                <w:color w:val="000000"/>
              </w:rPr>
              <w:t xml:space="preserve">e quality of the relationship between these structures may be different for </w:t>
            </w:r>
          </w:ins>
          <w:customXmlDelRangeStart w:id="533" w:author="William Mitchell" w:date="2021-05-19T13:24:00Z"/>
        </w:sdtContent>
      </w:sdt>
      <w:customXmlDelRangeEnd w:id="533"/>
      <w:customXmlDelRangeStart w:id="534" w:author="William Mitchell" w:date="2021-05-19T13:24:00Z"/>
      <w:sdt>
        <w:sdtPr>
          <w:tag w:val="goog_rdk_70"/>
          <w:id w:val="1613706243"/>
        </w:sdtPr>
        <w:sdtEndPr/>
        <w:sdtContent>
          <w:customXmlDelRangeEnd w:id="534"/>
          <w:del w:id="535" w:author="William Mitchell" w:date="2021-05-04T15:40:00Z">
            <w:r>
              <w:rPr>
                <w:color w:val="000000"/>
              </w:rPr>
              <w:delText xml:space="preserve">is may </w:delText>
            </w:r>
          </w:del>
          <w:customXmlDelRangeStart w:id="536" w:author="William Mitchell" w:date="2021-05-19T13:24:00Z"/>
        </w:sdtContent>
      </w:sdt>
      <w:customXmlDelRangeEnd w:id="536"/>
      <w:customXmlDelRangeStart w:id="537" w:author="William Mitchell" w:date="2021-05-19T13:24:00Z"/>
      <w:sdt>
        <w:sdtPr>
          <w:tag w:val="goog_rdk_71"/>
          <w:id w:val="-1069342092"/>
        </w:sdtPr>
        <w:sdtEndPr/>
        <w:sdtContent>
          <w:customXmlDelRangeEnd w:id="537"/>
          <w:ins w:id="538" w:author="William Mitchell" w:date="2021-05-04T15:40:00Z">
            <w:del w:id="539" w:author="William Mitchell" w:date="2021-05-04T15:40:00Z">
              <w:r>
                <w:rPr>
                  <w:color w:val="000000"/>
                </w:rPr>
                <w:delText xml:space="preserve"> </w:delText>
              </w:r>
            </w:del>
          </w:ins>
          <w:customXmlDelRangeStart w:id="540" w:author="William Mitchell" w:date="2021-05-19T13:24:00Z"/>
        </w:sdtContent>
      </w:sdt>
      <w:customXmlDelRangeEnd w:id="540"/>
      <w:customXmlDelRangeStart w:id="541" w:author="William Mitchell" w:date="2021-05-19T13:24:00Z"/>
      <w:sdt>
        <w:sdtPr>
          <w:tag w:val="goog_rdk_73"/>
          <w:id w:val="-60180271"/>
        </w:sdtPr>
        <w:sdtEndPr/>
        <w:sdtContent>
          <w:customXmlDelRangeEnd w:id="541"/>
          <w:del w:id="542" w:author="William Mitchell" w:date="2021-05-04T15:40:00Z">
            <w:r>
              <w:rPr>
                <w:color w:val="000000"/>
              </w:rPr>
              <w:delText xml:space="preserve">not be true for </w:delText>
            </w:r>
          </w:del>
          <w:customXmlDelRangeStart w:id="543" w:author="William Mitchell" w:date="2021-05-19T13:24:00Z"/>
        </w:sdtContent>
      </w:sdt>
      <w:customXmlDelRangeEnd w:id="543"/>
      <w:r>
        <w:rPr>
          <w:color w:val="000000"/>
        </w:rPr>
        <w:t>young children</w:t>
      </w:r>
      <w:customXmlDelRangeStart w:id="544" w:author="William Mitchell" w:date="2021-05-19T13:24:00Z"/>
      <w:sdt>
        <w:sdtPr>
          <w:tag w:val="goog_rdk_74"/>
          <w:id w:val="-1992244190"/>
        </w:sdtPr>
        <w:sdtEndPr/>
        <w:sdtContent>
          <w:customXmlDelRangeEnd w:id="544"/>
          <w:ins w:id="545" w:author="William Mitchell" w:date="2021-05-04T17:37:00Z">
            <w:r>
              <w:rPr>
                <w:color w:val="000000"/>
              </w:rPr>
              <w:t xml:space="preserve"> and adults</w:t>
            </w:r>
          </w:ins>
          <w:customXmlDelRangeStart w:id="546" w:author="William Mitchell" w:date="2021-05-19T13:24:00Z"/>
        </w:sdtContent>
      </w:sdt>
      <w:customXmlDelRangeEnd w:id="546"/>
      <w:r>
        <w:rPr>
          <w:color w:val="000000"/>
        </w:rPr>
        <w:t xml:space="preserve">, as </w:t>
      </w:r>
      <w:customXmlDelRangeStart w:id="547" w:author="William Mitchell" w:date="2021-05-19T13:24:00Z"/>
      <w:sdt>
        <w:sdtPr>
          <w:tag w:val="goog_rdk_75"/>
          <w:id w:val="-1425805030"/>
        </w:sdtPr>
        <w:sdtEndPr/>
        <w:sdtContent>
          <w:customXmlDelRangeEnd w:id="547"/>
          <w:del w:id="548" w:author="William Mitchell" w:date="2021-05-04T15:39:00Z">
            <w:r>
              <w:rPr>
                <w:color w:val="000000"/>
              </w:rPr>
              <w:delText>v</w:delText>
            </w:r>
          </w:del>
          <w:customXmlDelRangeStart w:id="549" w:author="William Mitchell" w:date="2021-05-19T13:24:00Z"/>
        </w:sdtContent>
      </w:sdt>
      <w:customXmlDelRangeEnd w:id="549"/>
      <w:proofErr w:type="spellStart"/>
      <w:r>
        <w:rPr>
          <w:color w:val="000000"/>
        </w:rPr>
        <w:t>mPFC</w:t>
      </w:r>
      <w:proofErr w:type="spellEnd"/>
      <w:r>
        <w:rPr>
          <w:color w:val="000000"/>
        </w:rPr>
        <w:t xml:space="preserve">-amygdala connectivity </w:t>
      </w:r>
      <w:customXmlDelRangeStart w:id="550" w:author="William Mitchell" w:date="2021-05-19T13:24:00Z"/>
      <w:sdt>
        <w:sdtPr>
          <w:tag w:val="goog_rdk_76"/>
          <w:id w:val="-581910683"/>
        </w:sdtPr>
        <w:sdtEndPr/>
        <w:sdtContent>
          <w:customXmlDelRangeEnd w:id="550"/>
          <w:ins w:id="551" w:author="William Mitchell" w:date="2021-05-04T15:52:00Z">
            <w:r>
              <w:rPr>
                <w:color w:val="000000"/>
              </w:rPr>
              <w:t>alters from positive to negative around age 10, with the valenced association in region</w:t>
            </w:r>
          </w:ins>
          <w:ins w:id="552" w:author="Billy Mitchell" w:date="2021-05-25T10:58:00Z">
            <w:r w:rsidR="00546A63">
              <w:rPr>
                <w:color w:val="000000"/>
              </w:rPr>
              <w:t>al</w:t>
            </w:r>
          </w:ins>
          <w:ins w:id="553" w:author="William Mitchell" w:date="2021-05-04T15:52:00Z">
            <w:r>
              <w:rPr>
                <w:color w:val="000000"/>
              </w:rPr>
              <w:t xml:space="preserve"> activation strengthening</w:t>
            </w:r>
          </w:ins>
          <w:customXmlDelRangeStart w:id="554" w:author="William Mitchell" w:date="2021-05-19T13:24:00Z"/>
        </w:sdtContent>
      </w:sdt>
      <w:customXmlDelRangeEnd w:id="554"/>
      <w:customXmlDelRangeStart w:id="555" w:author="William Mitchell" w:date="2021-05-19T13:24:00Z"/>
      <w:sdt>
        <w:sdtPr>
          <w:tag w:val="goog_rdk_77"/>
          <w:id w:val="-528573166"/>
        </w:sdtPr>
        <w:sdtEndPr/>
        <w:sdtContent>
          <w:customXmlDelRangeEnd w:id="555"/>
          <w:del w:id="556" w:author="William Mitchell" w:date="2021-05-04T15:52:00Z">
            <w:r>
              <w:rPr>
                <w:color w:val="000000"/>
              </w:rPr>
              <w:delText>strengthens</w:delText>
            </w:r>
          </w:del>
          <w:customXmlDelRangeStart w:id="557" w:author="William Mitchell" w:date="2021-05-19T13:24:00Z"/>
        </w:sdtContent>
      </w:sdt>
      <w:customXmlDelRangeEnd w:id="557"/>
      <w:r>
        <w:rPr>
          <w:color w:val="000000"/>
        </w:rPr>
        <w:t xml:space="preserve"> across </w:t>
      </w:r>
      <w:r>
        <w:rPr>
          <w:color w:val="000000"/>
        </w:rPr>
        <w:lastRenderedPageBreak/>
        <w:t>normative development</w:t>
      </w:r>
      <w:customXmlDelRangeStart w:id="558" w:author="William Mitchell" w:date="2021-05-19T13:24:00Z"/>
      <w:sdt>
        <w:sdtPr>
          <w:tag w:val="goog_rdk_78"/>
          <w:id w:val="612567252"/>
        </w:sdtPr>
        <w:sdtEndPr/>
        <w:sdtContent>
          <w:customXmlDelRangeEnd w:id="558"/>
          <w:del w:id="559" w:author="William Mitchell" w:date="2021-05-04T15:53:00Z">
            <w:r>
              <w:rPr>
                <w:color w:val="000000"/>
              </w:rPr>
              <w:delText>, only reaching adult-like patterns of functional connectivity around age 10</w:delText>
            </w:r>
          </w:del>
          <w:customXmlDelRangeStart w:id="560" w:author="William Mitchell" w:date="2021-05-19T13:24:00Z"/>
        </w:sdtContent>
      </w:sdt>
      <w:customXmlDelRangeEnd w:id="560"/>
      <w:r>
        <w:rPr>
          <w:color w:val="000000"/>
        </w:rPr>
        <w:t xml:space="preserve"> (Gee et al., 2013)</w:t>
      </w:r>
      <w:commentRangeEnd w:id="529"/>
      <w:r>
        <w:commentReference w:id="529"/>
      </w:r>
      <w:r>
        <w:rPr>
          <w:color w:val="000000"/>
        </w:rPr>
        <w:t xml:space="preserve">. Furthermore, amygdala-to-vmPFC projections emerge prior to vmPFC-to-amygdala projections in rodents (Bouwmeester et al., 2002a; 2002b), which </w:t>
      </w:r>
      <w:ins w:id="561" w:author="Billy Mitchell" w:date="2021-05-20T10:17:00Z">
        <w:r w:rsidR="006B5115">
          <w:rPr>
            <w:color w:val="000000"/>
          </w:rPr>
          <w:t>may offe</w:t>
        </w:r>
      </w:ins>
      <w:ins w:id="562" w:author="Billy Mitchell" w:date="2021-05-20T10:18:00Z">
        <w:r w:rsidR="006B5115">
          <w:rPr>
            <w:color w:val="000000"/>
          </w:rPr>
          <w:t xml:space="preserve">r a mechanism </w:t>
        </w:r>
      </w:ins>
      <w:ins w:id="563" w:author="Billy Mitchell" w:date="2021-05-25T10:58:00Z">
        <w:r w:rsidR="00546A63">
          <w:rPr>
            <w:color w:val="000000"/>
          </w:rPr>
          <w:t>that</w:t>
        </w:r>
      </w:ins>
      <w:ins w:id="564" w:author="Billy Mitchell" w:date="2021-05-20T10:18:00Z">
        <w:r w:rsidR="006B5115">
          <w:rPr>
            <w:color w:val="000000"/>
          </w:rPr>
          <w:t xml:space="preserve"> explain</w:t>
        </w:r>
      </w:ins>
      <w:ins w:id="565" w:author="Billy Mitchell" w:date="2021-05-25T10:58:00Z">
        <w:r w:rsidR="00546A63">
          <w:rPr>
            <w:color w:val="000000"/>
          </w:rPr>
          <w:t>s</w:t>
        </w:r>
      </w:ins>
      <w:ins w:id="566" w:author="Billy Mitchell" w:date="2021-05-20T10:18:00Z">
        <w:r w:rsidR="006B5115">
          <w:rPr>
            <w:color w:val="000000"/>
          </w:rPr>
          <w:t xml:space="preserve"> behavior</w:t>
        </w:r>
      </w:ins>
      <w:ins w:id="567" w:author="Billy Mitchell" w:date="2021-05-25T10:58:00Z">
        <w:r w:rsidR="00546A63">
          <w:rPr>
            <w:color w:val="000000"/>
          </w:rPr>
          <w:t>al</w:t>
        </w:r>
      </w:ins>
      <w:ins w:id="568" w:author="Billy Mitchell" w:date="2021-05-20T10:18:00Z">
        <w:r w:rsidR="006B5115">
          <w:rPr>
            <w:color w:val="000000"/>
          </w:rPr>
          <w:t xml:space="preserve"> studies finding that </w:t>
        </w:r>
      </w:ins>
      <w:del w:id="569" w:author="Billy Mitchell" w:date="2021-05-20T10:18:00Z">
        <w:r w:rsidDel="006B5115">
          <w:rPr>
            <w:color w:val="000000"/>
          </w:rPr>
          <w:delText>suggests</w:delText>
        </w:r>
      </w:del>
      <w:ins w:id="570" w:author="Billy Mitchell" w:date="2021-05-20T10:18:00Z">
        <w:r w:rsidR="006B5115">
          <w:rPr>
            <w:color w:val="000000"/>
          </w:rPr>
          <w:t xml:space="preserve">adults demonstrate greater emotional stability than </w:t>
        </w:r>
      </w:ins>
      <w:ins w:id="571" w:author="Billy Mitchell" w:date="2021-05-20T10:19:00Z">
        <w:r w:rsidR="006B5115">
          <w:rPr>
            <w:color w:val="000000"/>
          </w:rPr>
          <w:t>children</w:t>
        </w:r>
      </w:ins>
      <w:ins w:id="572" w:author="Billy Mitchell" w:date="2021-05-20T10:21:00Z">
        <w:r w:rsidR="006B5115">
          <w:rPr>
            <w:color w:val="000000"/>
          </w:rPr>
          <w:t xml:space="preserve"> </w:t>
        </w:r>
      </w:ins>
      <w:moveToRangeStart w:id="573" w:author="Billy Mitchell" w:date="2021-05-20T10:18:00Z" w:name="move72398351"/>
      <w:moveTo w:id="574" w:author="Billy Mitchell" w:date="2021-05-20T10:18:00Z">
        <w:r w:rsidR="006B5115">
          <w:rPr>
            <w:color w:val="000000"/>
          </w:rPr>
          <w:t xml:space="preserve">(Larson et al., 1980; </w:t>
        </w:r>
        <w:proofErr w:type="spellStart"/>
        <w:r w:rsidR="006B5115">
          <w:rPr>
            <w:color w:val="000000"/>
          </w:rPr>
          <w:t>Noftle</w:t>
        </w:r>
        <w:proofErr w:type="spellEnd"/>
        <w:r w:rsidR="006B5115">
          <w:rPr>
            <w:color w:val="000000"/>
          </w:rPr>
          <w:t xml:space="preserve"> &amp; </w:t>
        </w:r>
        <w:proofErr w:type="spellStart"/>
        <w:r w:rsidR="006B5115">
          <w:rPr>
            <w:color w:val="000000"/>
          </w:rPr>
          <w:t>Fleeson</w:t>
        </w:r>
        <w:proofErr w:type="spellEnd"/>
        <w:r w:rsidR="006B5115">
          <w:rPr>
            <w:color w:val="000000"/>
          </w:rPr>
          <w:t>, 2010; Silvers et al., 201</w:t>
        </w:r>
      </w:moveTo>
      <w:ins w:id="575" w:author="Billy Mitchell" w:date="2021-05-20T23:01:00Z">
        <w:r w:rsidR="000F4650">
          <w:rPr>
            <w:color w:val="000000"/>
          </w:rPr>
          <w:t>7</w:t>
        </w:r>
      </w:ins>
      <w:moveTo w:id="576" w:author="Billy Mitchell" w:date="2021-05-20T10:18:00Z">
        <w:del w:id="577" w:author="Billy Mitchell" w:date="2021-05-20T23:01:00Z">
          <w:r w:rsidR="006B5115" w:rsidDel="000F4650">
            <w:rPr>
              <w:color w:val="000000"/>
            </w:rPr>
            <w:delText>6</w:delText>
          </w:r>
        </w:del>
        <w:r w:rsidR="006B5115">
          <w:rPr>
            <w:color w:val="000000"/>
          </w:rPr>
          <w:t>)</w:t>
        </w:r>
      </w:moveTo>
      <w:moveToRangeEnd w:id="573"/>
      <w:ins w:id="578" w:author="Billy Mitchell" w:date="2021-05-20T10:18:00Z">
        <w:r w:rsidR="006B5115">
          <w:rPr>
            <w:color w:val="000000"/>
          </w:rPr>
          <w:t>,</w:t>
        </w:r>
      </w:ins>
      <w:ins w:id="579" w:author="Billy Mitchell" w:date="2021-05-20T10:19:00Z">
        <w:r w:rsidR="006B5115">
          <w:rPr>
            <w:color w:val="000000"/>
          </w:rPr>
          <w:t xml:space="preserve"> as</w:t>
        </w:r>
      </w:ins>
      <w:r>
        <w:rPr>
          <w:color w:val="000000"/>
        </w:rPr>
        <w:t xml:space="preserve"> younger individuals may be at a deficit to modulate affective experiences via prefrontal-subcortical feedback loops</w:t>
      </w:r>
      <w:del w:id="580" w:author="Billy Mitchell" w:date="2021-05-20T10:17:00Z">
        <w:r w:rsidDel="006B5115">
          <w:rPr>
            <w:color w:val="000000"/>
          </w:rPr>
          <w:delText xml:space="preserve">. </w:delText>
        </w:r>
      </w:del>
      <w:del w:id="581" w:author="Billy Mitchell" w:date="2021-05-20T10:16:00Z">
        <w:r w:rsidDel="006B5115">
          <w:rPr>
            <w:color w:val="000000"/>
          </w:rPr>
          <w:delText xml:space="preserve">This coincides with behavioral data, </w:delText>
        </w:r>
      </w:del>
      <w:del w:id="582" w:author="Billy Mitchell" w:date="2021-05-20T10:17:00Z">
        <w:r w:rsidDel="006B5115">
          <w:rPr>
            <w:color w:val="000000"/>
          </w:rPr>
          <w:delText>as adults present greater emotional stability than their younger counterparts</w:delText>
        </w:r>
      </w:del>
      <w:moveFromRangeStart w:id="583" w:author="Billy Mitchell" w:date="2021-05-20T10:18:00Z" w:name="move72398351"/>
      <w:moveFrom w:id="584" w:author="Billy Mitchell" w:date="2021-05-20T10:18:00Z">
        <w:r w:rsidDel="006B5115">
          <w:rPr>
            <w:color w:val="000000"/>
          </w:rPr>
          <w:t xml:space="preserve"> (Larson et al., 1980; Noftle &amp; Fleeson, 2010; Silvers et al., 2016)</w:t>
        </w:r>
      </w:moveFrom>
      <w:moveFromRangeEnd w:id="583"/>
      <w:r>
        <w:rPr>
          <w:color w:val="000000"/>
        </w:rPr>
        <w:t>.</w:t>
      </w:r>
      <w:ins w:id="585" w:author="Billy Mitchell" w:date="2021-05-31T21:38:00Z">
        <w:r w:rsidR="00544A95">
          <w:rPr>
            <w:color w:val="000000"/>
          </w:rPr>
          <w:t xml:space="preserve"> L</w:t>
        </w:r>
      </w:ins>
      <w:del w:id="586" w:author="Billy Mitchell" w:date="2021-05-31T21:38:00Z">
        <w:r w:rsidDel="00544A95">
          <w:rPr>
            <w:color w:val="000000"/>
          </w:rPr>
          <w:delText xml:space="preserve"> </w:delText>
        </w:r>
      </w:del>
      <w:ins w:id="587" w:author="Billy Mitchell" w:date="2021-05-31T21:37:00Z">
        <w:r w:rsidR="00544A95">
          <w:rPr>
            <w:color w:val="000000"/>
          </w:rPr>
          <w:t>ate</w:t>
        </w:r>
      </w:ins>
      <w:ins w:id="588" w:author="Billy Mitchell" w:date="2021-05-31T21:35:00Z">
        <w:r w:rsidR="00544A95">
          <w:rPr>
            <w:color w:val="000000"/>
          </w:rPr>
          <w:t xml:space="preserve"> prefrontal development </w:t>
        </w:r>
      </w:ins>
      <w:ins w:id="589" w:author="Billy Mitchell" w:date="2021-05-31T21:36:00Z">
        <w:r w:rsidR="00544A95">
          <w:rPr>
            <w:color w:val="000000"/>
          </w:rPr>
          <w:t xml:space="preserve">may </w:t>
        </w:r>
      </w:ins>
      <w:ins w:id="590" w:author="Billy Mitchell" w:date="2021-05-31T21:38:00Z">
        <w:r w:rsidR="00544A95">
          <w:rPr>
            <w:color w:val="000000"/>
          </w:rPr>
          <w:t xml:space="preserve">be </w:t>
        </w:r>
      </w:ins>
      <w:ins w:id="591" w:author="Billy Mitchell" w:date="2021-05-31T21:35:00Z">
        <w:r w:rsidR="00544A95">
          <w:rPr>
            <w:color w:val="000000"/>
          </w:rPr>
          <w:t xml:space="preserve">crucial </w:t>
        </w:r>
      </w:ins>
      <w:ins w:id="592" w:author="Billy Mitchell" w:date="2021-05-31T21:38:00Z">
        <w:r w:rsidR="00544A95">
          <w:rPr>
            <w:color w:val="000000"/>
          </w:rPr>
          <w:t xml:space="preserve">to affective development in other ways, too, </w:t>
        </w:r>
      </w:ins>
      <w:ins w:id="593" w:author="Billy Mitchell" w:date="2021-05-31T21:36:00Z">
        <w:r w:rsidR="00544A95">
          <w:rPr>
            <w:color w:val="000000"/>
          </w:rPr>
          <w:t xml:space="preserve">as the </w:t>
        </w:r>
      </w:ins>
      <w:ins w:id="594" w:author="Billy Mitchell" w:date="2021-05-20T10:21:00Z">
        <w:r w:rsidR="006B5115">
          <w:rPr>
            <w:color w:val="000000"/>
          </w:rPr>
          <w:t xml:space="preserve">vmPFC </w:t>
        </w:r>
      </w:ins>
      <w:ins w:id="595" w:author="Billy Mitchell" w:date="2021-05-20T10:22:00Z">
        <w:r w:rsidR="006B5115">
          <w:rPr>
            <w:color w:val="000000"/>
          </w:rPr>
          <w:t>has</w:t>
        </w:r>
      </w:ins>
      <w:ins w:id="596" w:author="Billy Mitchell" w:date="2021-05-20T10:19:00Z">
        <w:r w:rsidR="006B5115">
          <w:rPr>
            <w:color w:val="000000"/>
          </w:rPr>
          <w:t xml:space="preserve"> been </w:t>
        </w:r>
      </w:ins>
      <w:ins w:id="597" w:author="Billy Mitchell" w:date="2021-05-31T21:37:00Z">
        <w:r w:rsidR="00544A95">
          <w:rPr>
            <w:color w:val="000000"/>
          </w:rPr>
          <w:t>tied</w:t>
        </w:r>
      </w:ins>
      <w:ins w:id="598" w:author="Billy Mitchell" w:date="2021-05-20T10:19:00Z">
        <w:r w:rsidR="006B5115">
          <w:rPr>
            <w:color w:val="000000"/>
          </w:rPr>
          <w:t xml:space="preserve"> to neural signatures of emoti</w:t>
        </w:r>
      </w:ins>
      <w:ins w:id="599" w:author="Billy Mitchell" w:date="2021-05-20T10:20:00Z">
        <w:r w:rsidR="006B5115">
          <w:rPr>
            <w:color w:val="000000"/>
          </w:rPr>
          <w:t xml:space="preserve">on classification in adults </w:t>
        </w:r>
      </w:ins>
      <w:ins w:id="600" w:author="Billy Mitchell" w:date="2021-05-20T10:16:00Z">
        <w:r w:rsidR="006B5115" w:rsidRPr="006B5115">
          <w:rPr>
            <w:color w:val="000000"/>
          </w:rPr>
          <w:t>(</w:t>
        </w:r>
        <w:proofErr w:type="spellStart"/>
        <w:r w:rsidR="006B5115" w:rsidRPr="006B5115">
          <w:rPr>
            <w:color w:val="000000"/>
          </w:rPr>
          <w:t>Saarimaki</w:t>
        </w:r>
        <w:proofErr w:type="spellEnd"/>
        <w:r w:rsidR="006B5115" w:rsidRPr="006B5115">
          <w:rPr>
            <w:color w:val="000000"/>
          </w:rPr>
          <w:t xml:space="preserve"> et al., 2016)</w:t>
        </w:r>
      </w:ins>
      <w:ins w:id="601" w:author="Billy Mitchell" w:date="2021-05-31T21:39:00Z">
        <w:r w:rsidR="00544A95">
          <w:rPr>
            <w:color w:val="000000"/>
          </w:rPr>
          <w:t xml:space="preserve">, which may support research </w:t>
        </w:r>
      </w:ins>
      <w:ins w:id="602" w:author="Billy Mitchell" w:date="2021-05-31T21:40:00Z">
        <w:r w:rsidR="00544A95">
          <w:rPr>
            <w:color w:val="000000"/>
          </w:rPr>
          <w:t>finding children have underdeveloped emotion differentiation skills</w:t>
        </w:r>
        <w:r w:rsidR="006F401B">
          <w:rPr>
            <w:color w:val="000000"/>
          </w:rPr>
          <w:t xml:space="preserve"> relative to adults</w:t>
        </w:r>
      </w:ins>
      <w:ins w:id="603" w:author="Billy Mitchell" w:date="2021-05-31T21:41:00Z">
        <w:r w:rsidR="006F401B">
          <w:rPr>
            <w:color w:val="000000"/>
          </w:rPr>
          <w:t xml:space="preserve"> (</w:t>
        </w:r>
        <w:r w:rsidR="006F401B" w:rsidRPr="00491900">
          <w:rPr>
            <w:color w:val="000000"/>
          </w:rPr>
          <w:t xml:space="preserve">Pons, Harris, </w:t>
        </w:r>
        <w:r w:rsidR="006F401B">
          <w:rPr>
            <w:color w:val="000000"/>
          </w:rPr>
          <w:t xml:space="preserve">&amp; </w:t>
        </w:r>
        <w:r w:rsidR="006F401B" w:rsidRPr="00491900">
          <w:rPr>
            <w:color w:val="000000"/>
          </w:rPr>
          <w:t xml:space="preserve">de </w:t>
        </w:r>
        <w:proofErr w:type="spellStart"/>
        <w:r w:rsidR="006F401B" w:rsidRPr="00491900">
          <w:rPr>
            <w:color w:val="000000"/>
          </w:rPr>
          <w:t>Rosnay</w:t>
        </w:r>
        <w:proofErr w:type="spellEnd"/>
        <w:r w:rsidR="006F401B" w:rsidRPr="00491900">
          <w:rPr>
            <w:color w:val="000000"/>
          </w:rPr>
          <w:t>, 2004</w:t>
        </w:r>
        <w:r w:rsidR="006F401B">
          <w:rPr>
            <w:color w:val="000000"/>
          </w:rPr>
          <w:t>)</w:t>
        </w:r>
      </w:ins>
      <w:ins w:id="604" w:author="Billy Mitchell" w:date="2021-05-31T21:37:00Z">
        <w:r w:rsidR="00544A95">
          <w:rPr>
            <w:color w:val="000000"/>
          </w:rPr>
          <w:t>. C</w:t>
        </w:r>
      </w:ins>
      <w:ins w:id="605" w:author="Billy Mitchell" w:date="2021-05-20T12:12:00Z">
        <w:r w:rsidR="002A7E2F">
          <w:rPr>
            <w:color w:val="000000"/>
          </w:rPr>
          <w:t xml:space="preserve">hanges in classification may actively shape neural representations within the </w:t>
        </w:r>
        <w:proofErr w:type="spellStart"/>
        <w:r w:rsidR="002A7E2F">
          <w:rPr>
            <w:color w:val="000000"/>
          </w:rPr>
          <w:t>mPFC</w:t>
        </w:r>
        <w:proofErr w:type="spellEnd"/>
        <w:r w:rsidR="002A7E2F">
          <w:rPr>
            <w:color w:val="000000"/>
          </w:rPr>
          <w:t xml:space="preserve">, </w:t>
        </w:r>
      </w:ins>
      <w:ins w:id="606" w:author="Billy Mitchell" w:date="2021-05-20T12:13:00Z">
        <w:r w:rsidR="002A7E2F">
          <w:rPr>
            <w:color w:val="000000"/>
          </w:rPr>
          <w:t xml:space="preserve">as well as the amygdala </w:t>
        </w:r>
      </w:ins>
      <w:ins w:id="607" w:author="Billy Mitchell" w:date="2021-05-20T12:12:00Z">
        <w:r w:rsidR="002A7E2F">
          <w:rPr>
            <w:color w:val="000000"/>
          </w:rPr>
          <w:t>and ventral anterior insula (Satpute et al., 2016).</w:t>
        </w:r>
      </w:ins>
      <w:ins w:id="608" w:author="Billy Mitchell" w:date="2021-05-20T10:16:00Z">
        <w:r w:rsidR="006B5115" w:rsidRPr="006B5115">
          <w:rPr>
            <w:color w:val="000000"/>
          </w:rPr>
          <w:t xml:space="preserve"> </w:t>
        </w:r>
      </w:ins>
    </w:p>
    <w:customXmlDelRangeStart w:id="609" w:author="William Mitchell" w:date="2021-05-19T13:24:00Z"/>
    <w:sdt>
      <w:sdtPr>
        <w:tag w:val="goog_rdk_84"/>
        <w:id w:val="-1789884979"/>
      </w:sdtPr>
      <w:sdtEndPr/>
      <w:sdtContent>
        <w:customXmlDelRangeEnd w:id="609"/>
        <w:p w14:paraId="0000002A" w14:textId="6B664107" w:rsidR="001D5C46" w:rsidRDefault="00D2411E">
          <w:pPr>
            <w:spacing w:line="480" w:lineRule="auto"/>
            <w:ind w:firstLine="720"/>
            <w:rPr>
              <w:del w:id="610" w:author="William Mitchell" w:date="2021-05-18T01:41:00Z"/>
              <w:color w:val="000000"/>
            </w:rPr>
            <w:pPrChange w:id="611" w:author="Billy Mitchell" w:date="2021-06-11T18:06:00Z">
              <w:pPr>
                <w:spacing w:line="480" w:lineRule="auto"/>
                <w:ind w:firstLine="720"/>
                <w:jc w:val="both"/>
              </w:pPr>
            </w:pPrChange>
          </w:pPr>
          <w:r>
            <w:rPr>
              <w:color w:val="000000"/>
            </w:rPr>
            <w:t xml:space="preserve">Although much is known about the functional and structural connections among these structures, </w:t>
          </w:r>
          <w:del w:id="612" w:author="Billy Mitchell" w:date="2021-05-25T10:58:00Z">
            <w:r w:rsidDel="00546A63">
              <w:rPr>
                <w:color w:val="000000"/>
              </w:rPr>
              <w:delText xml:space="preserve">it’s not well understood </w:delText>
            </w:r>
          </w:del>
          <w:r>
            <w:rPr>
              <w:color w:val="000000"/>
            </w:rPr>
            <w:t xml:space="preserve">how information is neurally represented </w:t>
          </w:r>
          <w:del w:id="613" w:author="Billy Mitchell" w:date="2021-05-31T21:42:00Z">
            <w:r w:rsidDel="006F401B">
              <w:rPr>
                <w:color w:val="000000"/>
              </w:rPr>
              <w:delText xml:space="preserve">across varying spatial scales </w:delText>
            </w:r>
          </w:del>
          <w:ins w:id="614" w:author="Billy Mitchell" w:date="2021-05-25T10:59:00Z">
            <w:r w:rsidR="00546A63">
              <w:rPr>
                <w:color w:val="000000"/>
              </w:rPr>
              <w:t xml:space="preserve">is </w:t>
            </w:r>
          </w:ins>
          <w:ins w:id="615" w:author="Billy Mitchell" w:date="2021-05-31T21:42:00Z">
            <w:r w:rsidR="006F401B">
              <w:rPr>
                <w:color w:val="000000"/>
              </w:rPr>
              <w:t>less well</w:t>
            </w:r>
          </w:ins>
          <w:ins w:id="616" w:author="Billy Mitchell" w:date="2021-05-25T10:59:00Z">
            <w:r w:rsidR="00546A63">
              <w:rPr>
                <w:color w:val="000000"/>
              </w:rPr>
              <w:t xml:space="preserve"> understood </w:t>
            </w:r>
          </w:ins>
          <w:r>
            <w:rPr>
              <w:color w:val="000000"/>
            </w:rPr>
            <w:t>(</w:t>
          </w:r>
          <w:proofErr w:type="spellStart"/>
          <w:r>
            <w:rPr>
              <w:color w:val="000000"/>
            </w:rPr>
            <w:t>Haxby</w:t>
          </w:r>
          <w:proofErr w:type="spellEnd"/>
          <w:r>
            <w:rPr>
              <w:color w:val="000000"/>
            </w:rPr>
            <w:t xml:space="preserve"> et al., 2014). Most of the investigations exploring neural mechanisms behind developmental changes in </w:t>
          </w:r>
          <w:customXmlDelRangeStart w:id="617" w:author="William Mitchell" w:date="2021-05-19T13:24:00Z"/>
          <w:sdt>
            <w:sdtPr>
              <w:tag w:val="goog_rdk_79"/>
              <w:id w:val="429706186"/>
            </w:sdtPr>
            <w:sdtEndPr/>
            <w:sdtContent>
              <w:customXmlDelRangeEnd w:id="617"/>
              <w:ins w:id="618" w:author="William Mitchell" w:date="2021-04-21T20:09:00Z">
                <w:r>
                  <w:rPr>
                    <w:color w:val="000000"/>
                  </w:rPr>
                  <w:t>affectivity</w:t>
                </w:r>
              </w:ins>
              <w:customXmlDelRangeStart w:id="619" w:author="William Mitchell" w:date="2021-05-19T13:24:00Z"/>
            </w:sdtContent>
          </w:sdt>
          <w:customXmlDelRangeEnd w:id="619"/>
          <w:customXmlDelRangeStart w:id="620" w:author="William Mitchell" w:date="2021-05-19T13:24:00Z"/>
          <w:sdt>
            <w:sdtPr>
              <w:tag w:val="goog_rdk_80"/>
              <w:id w:val="1910489185"/>
            </w:sdtPr>
            <w:sdtEndPr/>
            <w:sdtContent>
              <w:customXmlDelRangeEnd w:id="620"/>
              <w:del w:id="621" w:author="William Mitchell" w:date="2021-04-21T20:09:00Z">
                <w:r>
                  <w:rPr>
                    <w:color w:val="000000"/>
                  </w:rPr>
                  <w:delText>emotion</w:delText>
                </w:r>
              </w:del>
              <w:customXmlDelRangeStart w:id="622" w:author="William Mitchell" w:date="2021-05-19T13:24:00Z"/>
            </w:sdtContent>
          </w:sdt>
          <w:customXmlDelRangeEnd w:id="622"/>
          <w:r>
            <w:rPr>
              <w:color w:val="000000"/>
            </w:rPr>
            <w:t xml:space="preserve"> </w:t>
          </w:r>
          <w:del w:id="623" w:author="Billy Mitchell" w:date="2021-05-31T21:43:00Z">
            <w:r w:rsidDel="006F401B">
              <w:rPr>
                <w:color w:val="000000"/>
              </w:rPr>
              <w:delText>employ univariate methods</w:delText>
            </w:r>
          </w:del>
          <w:ins w:id="624" w:author="Billy Mitchell" w:date="2021-05-31T21:43:00Z">
            <w:r w:rsidR="006F401B">
              <w:rPr>
                <w:color w:val="000000"/>
              </w:rPr>
              <w:t>characterize the strength of activation</w:t>
            </w:r>
          </w:ins>
          <w:r>
            <w:rPr>
              <w:color w:val="000000"/>
            </w:rPr>
            <w:t xml:space="preserve"> (Camacho et al., 2019), which </w:t>
          </w:r>
          <w:ins w:id="625" w:author="Billy Mitchell" w:date="2021-05-31T21:43:00Z">
            <w:r w:rsidR="006F401B">
              <w:rPr>
                <w:color w:val="000000"/>
              </w:rPr>
              <w:t xml:space="preserve">may </w:t>
            </w:r>
          </w:ins>
          <w:r>
            <w:rPr>
              <w:color w:val="000000"/>
            </w:rPr>
            <w:t xml:space="preserve">obscure </w:t>
          </w:r>
          <w:del w:id="626" w:author="Billy Mitchell" w:date="2021-05-31T21:43:00Z">
            <w:r w:rsidDel="006F401B">
              <w:rPr>
                <w:color w:val="000000"/>
              </w:rPr>
              <w:delText xml:space="preserve">the </w:delText>
            </w:r>
          </w:del>
          <w:r>
            <w:rPr>
              <w:color w:val="000000"/>
            </w:rPr>
            <w:t xml:space="preserve">more granular </w:t>
          </w:r>
          <w:del w:id="627" w:author="Billy Mitchell" w:date="2021-05-31T21:44:00Z">
            <w:r w:rsidDel="006F401B">
              <w:rPr>
                <w:color w:val="000000"/>
              </w:rPr>
              <w:delText xml:space="preserve">voxel-level </w:delText>
            </w:r>
          </w:del>
          <w:r>
            <w:rPr>
              <w:color w:val="000000"/>
            </w:rPr>
            <w:t xml:space="preserve">differences </w:t>
          </w:r>
          <w:ins w:id="628" w:author="Billy Mitchell" w:date="2021-05-31T21:44:00Z">
            <w:r w:rsidR="006F401B">
              <w:rPr>
                <w:color w:val="000000"/>
              </w:rPr>
              <w:t xml:space="preserve">in how these stimuli are represented in the brain </w:t>
            </w:r>
          </w:ins>
          <w:del w:id="629" w:author="Billy Mitchell" w:date="2021-05-31T21:44:00Z">
            <w:r w:rsidDel="006F401B">
              <w:rPr>
                <w:color w:val="000000"/>
              </w:rPr>
              <w:delText xml:space="preserve">that might be present </w:delText>
            </w:r>
          </w:del>
          <w:r>
            <w:rPr>
              <w:color w:val="000000"/>
            </w:rPr>
            <w:t xml:space="preserve">among adults and </w:t>
          </w:r>
          <w:r>
            <w:rPr>
              <w:color w:val="000000"/>
            </w:rPr>
            <w:lastRenderedPageBreak/>
            <w:t>children</w:t>
          </w:r>
          <w:ins w:id="630" w:author="Billy Mitchell" w:date="2021-05-18T10:14:00Z">
            <w:r w:rsidR="00287275">
              <w:rPr>
                <w:color w:val="000000"/>
              </w:rPr>
              <w:t xml:space="preserve"> </w:t>
            </w:r>
          </w:ins>
          <w:del w:id="631" w:author="Billy Mitchell" w:date="2021-05-18T10:14:00Z">
            <w:r w:rsidDel="00287275">
              <w:rPr>
                <w:color w:val="000000"/>
              </w:rPr>
              <w:delText xml:space="preserve">. Although they have guided our understanding of neural activity for decades, mass univariate neuroimaging techniques are limited in their ability to disentangle multidimensional information associated with stimuli groups </w:delText>
            </w:r>
          </w:del>
          <w:r>
            <w:rPr>
              <w:color w:val="000000"/>
            </w:rPr>
            <w:t xml:space="preserve">(Popal et al., 2019). For instance, if a univariate examination finds no difference between group responses when viewing </w:t>
          </w:r>
          <w:customXmlDelRangeStart w:id="632" w:author="William Mitchell" w:date="2021-05-19T13:24:00Z"/>
          <w:sdt>
            <w:sdtPr>
              <w:tag w:val="goog_rdk_81"/>
              <w:id w:val="-1665390772"/>
            </w:sdtPr>
            <w:sdtEndPr/>
            <w:sdtContent>
              <w:customXmlDelRangeEnd w:id="632"/>
              <w:ins w:id="633" w:author="William Mitchell" w:date="2021-04-21T20:10:00Z">
                <w:r>
                  <w:rPr>
                    <w:color w:val="000000"/>
                  </w:rPr>
                  <w:t>affectively valenced</w:t>
                </w:r>
                <w:del w:id="634" w:author="Billy Mitchell" w:date="2021-06-11T18:09:00Z">
                  <w:r w:rsidDel="004D43FA">
                    <w:rPr>
                      <w:color w:val="000000"/>
                    </w:rPr>
                    <w:delText xml:space="preserve"> </w:delText>
                  </w:r>
                </w:del>
              </w:ins>
              <w:customXmlDelRangeStart w:id="635" w:author="William Mitchell" w:date="2021-05-19T13:24:00Z"/>
            </w:sdtContent>
          </w:sdt>
          <w:customXmlDelRangeEnd w:id="635"/>
          <w:customXmlDelRangeStart w:id="636" w:author="William Mitchell" w:date="2021-05-19T13:24:00Z"/>
          <w:sdt>
            <w:sdtPr>
              <w:tag w:val="goog_rdk_82"/>
              <w:id w:val="-518008805"/>
            </w:sdtPr>
            <w:sdtEndPr/>
            <w:sdtContent>
              <w:customXmlDelRangeEnd w:id="636"/>
              <w:del w:id="637" w:author="William Mitchell" w:date="2021-04-21T20:10:00Z">
                <w:r>
                  <w:rPr>
                    <w:color w:val="000000"/>
                  </w:rPr>
                  <w:delText>emotional</w:delText>
                </w:r>
              </w:del>
              <w:customXmlDelRangeStart w:id="638" w:author="William Mitchell" w:date="2021-05-19T13:24:00Z"/>
            </w:sdtContent>
          </w:sdt>
          <w:customXmlDelRangeEnd w:id="638"/>
          <w:r>
            <w:rPr>
              <w:color w:val="000000"/>
            </w:rPr>
            <w:t xml:space="preserve"> stimuli, it is unclear whether </w:t>
          </w:r>
          <w:del w:id="639" w:author="Billy Mitchell" w:date="2021-05-25T10:59:00Z">
            <w:r w:rsidDel="00546A63">
              <w:rPr>
                <w:color w:val="000000"/>
              </w:rPr>
              <w:delText xml:space="preserve">there exist </w:delText>
            </w:r>
          </w:del>
          <w:r>
            <w:rPr>
              <w:color w:val="000000"/>
            </w:rPr>
            <w:t>granular and informative differences</w:t>
          </w:r>
          <w:ins w:id="640" w:author="Billy Mitchell" w:date="2021-05-25T10:59:00Z">
            <w:r w:rsidR="00546A63">
              <w:rPr>
                <w:color w:val="000000"/>
              </w:rPr>
              <w:t xml:space="preserve"> </w:t>
            </w:r>
          </w:ins>
          <w:ins w:id="641" w:author="Billy Mitchell" w:date="2021-05-31T21:46:00Z">
            <w:r w:rsidR="006F401B">
              <w:rPr>
                <w:color w:val="000000"/>
              </w:rPr>
              <w:t>exist within neural representations</w:t>
            </w:r>
          </w:ins>
          <w:r>
            <w:rPr>
              <w:color w:val="000000"/>
            </w:rPr>
            <w:t>, as any potential variations are subsumed when neural responses are averaged together. Techniques such as representational similarity analysis (RSA) (</w:t>
          </w:r>
          <w:proofErr w:type="spellStart"/>
          <w:r>
            <w:rPr>
              <w:color w:val="000000"/>
            </w:rPr>
            <w:t>Kriegeskorte</w:t>
          </w:r>
          <w:proofErr w:type="spellEnd"/>
          <w:r>
            <w:rPr>
              <w:color w:val="000000"/>
            </w:rPr>
            <w:t xml:space="preserve"> et al., 2008) allow us to relate condition pairs using a metric that measures dissimilarity, or similarity, depending upon the framing, between groups of correlative pairs and corresponding patterns of neural activity responding to each type of stimuli (</w:t>
          </w:r>
          <w:proofErr w:type="spellStart"/>
          <w:r>
            <w:rPr>
              <w:color w:val="000000"/>
            </w:rPr>
            <w:t>Dimsdale</w:t>
          </w:r>
          <w:proofErr w:type="spellEnd"/>
          <w:r>
            <w:rPr>
              <w:color w:val="000000"/>
            </w:rPr>
            <w:t xml:space="preserve">-Zucker &amp; </w:t>
          </w:r>
          <w:proofErr w:type="spellStart"/>
          <w:r>
            <w:rPr>
              <w:color w:val="000000"/>
            </w:rPr>
            <w:t>Ranganath</w:t>
          </w:r>
          <w:proofErr w:type="spellEnd"/>
          <w:r>
            <w:rPr>
              <w:color w:val="000000"/>
            </w:rPr>
            <w:t xml:space="preserve">, 2018). </w:t>
          </w:r>
          <w:customXmlDelRangeStart w:id="642" w:author="William Mitchell" w:date="2021-05-19T13:24:00Z"/>
          <w:sdt>
            <w:sdtPr>
              <w:tag w:val="goog_rdk_83"/>
              <w:id w:val="387616734"/>
            </w:sdtPr>
            <w:sdtEndPr/>
            <w:sdtContent>
              <w:customXmlDelRangeEnd w:id="642"/>
              <w:customXmlDelRangeStart w:id="643" w:author="William Mitchell" w:date="2021-05-19T13:24:00Z"/>
            </w:sdtContent>
          </w:sdt>
          <w:customXmlDelRangeEnd w:id="643"/>
        </w:p>
        <w:customXmlDelRangeStart w:id="644" w:author="William Mitchell" w:date="2021-05-19T13:24:00Z"/>
      </w:sdtContent>
    </w:sdt>
    <w:customXmlDelRangeEnd w:id="644"/>
    <w:p w14:paraId="0000002B" w14:textId="61677275" w:rsidR="001D5C46" w:rsidDel="00287275" w:rsidRDefault="00C146F4">
      <w:pPr>
        <w:spacing w:line="480" w:lineRule="auto"/>
        <w:ind w:firstLine="720"/>
        <w:rPr>
          <w:del w:id="645" w:author="Billy Mitchell" w:date="2021-05-18T10:10:00Z"/>
          <w:color w:val="000000"/>
        </w:rPr>
        <w:pPrChange w:id="646" w:author="Billy Mitchell" w:date="2021-06-11T18:06:00Z">
          <w:pPr>
            <w:spacing w:line="480" w:lineRule="auto"/>
            <w:ind w:firstLine="720"/>
            <w:jc w:val="both"/>
          </w:pPr>
        </w:pPrChange>
      </w:pPr>
      <w:customXmlDelRangeStart w:id="647" w:author="William Mitchell" w:date="2021-05-19T13:24:00Z"/>
      <w:sdt>
        <w:sdtPr>
          <w:tag w:val="goog_rdk_85"/>
          <w:id w:val="1782150654"/>
        </w:sdtPr>
        <w:sdtEndPr/>
        <w:sdtContent>
          <w:customXmlDelRangeEnd w:id="647"/>
          <w:del w:id="648" w:author="William Mitchell" w:date="2021-05-18T01:41:00Z">
            <w:r w:rsidR="00D2411E">
              <w:rPr>
                <w:color w:val="000000"/>
              </w:rPr>
              <w:delText>RSA, as it applies to neural data, assumes that when a highly similar pattern of neural activation within an ROI is observed in response to different stimuli all holding one characteristic in common, the observed response is a product of that common characteristic. In other words, using RSA to analyze neural patterns among ROIs in response to a stimuli quality, a value can be derived that theoretically approximates the strength of the representation of that quality in a particular region (Chen et al., 2020). A lack of correlation, or a value of 0, among stimuli suggests complete dissimilarity in neural patterns and that the common characteristic is not being represented within that region (</w:delText>
            </w:r>
            <w:r w:rsidR="00D2411E">
              <w:rPr>
                <w:i/>
                <w:color w:val="000000"/>
              </w:rPr>
              <w:delText xml:space="preserve">See </w:delText>
            </w:r>
            <w:r w:rsidR="00D2411E">
              <w:rPr>
                <w:color w:val="000000"/>
              </w:rPr>
              <w:delText>Popal et al., 2019).</w:delText>
            </w:r>
          </w:del>
          <w:customXmlDelRangeStart w:id="649" w:author="William Mitchell" w:date="2021-05-19T13:24:00Z"/>
        </w:sdtContent>
      </w:sdt>
      <w:customXmlDelRangeEnd w:id="649"/>
      <w:del w:id="650" w:author="Billy Mitchell" w:date="2021-05-18T10:09:00Z">
        <w:r w:rsidR="00D2411E" w:rsidDel="00287275">
          <w:rPr>
            <w:color w:val="000000"/>
          </w:rPr>
          <w:delText xml:space="preserve"> </w:delText>
        </w:r>
      </w:del>
      <w:del w:id="651" w:author="Billy Mitchell" w:date="2021-05-18T10:15:00Z">
        <w:r w:rsidR="00D2411E" w:rsidDel="00287275">
          <w:rPr>
            <w:color w:val="000000"/>
          </w:rPr>
          <w:delText xml:space="preserve">This allows us to tease apart whether there is neural differentiation when processing distinct </w:delText>
        </w:r>
      </w:del>
      <w:customXmlDelRangeStart w:id="652" w:author="William Mitchell" w:date="2021-05-19T13:24:00Z"/>
      <w:sdt>
        <w:sdtPr>
          <w:tag w:val="goog_rdk_86"/>
          <w:id w:val="-302618909"/>
        </w:sdtPr>
        <w:sdtEndPr/>
        <w:sdtContent>
          <w:customXmlDelRangeEnd w:id="652"/>
          <w:ins w:id="653" w:author="William Mitchell" w:date="2021-04-21T20:10:00Z">
            <w:del w:id="654" w:author="Billy Mitchell" w:date="2021-05-18T10:15:00Z">
              <w:r w:rsidR="00D2411E" w:rsidDel="00287275">
                <w:rPr>
                  <w:color w:val="000000"/>
                </w:rPr>
                <w:delText xml:space="preserve">valenced </w:delText>
              </w:r>
            </w:del>
          </w:ins>
          <w:customXmlDelRangeStart w:id="655" w:author="William Mitchell" w:date="2021-05-19T13:24:00Z"/>
        </w:sdtContent>
      </w:sdt>
      <w:customXmlDelRangeEnd w:id="655"/>
      <w:del w:id="656" w:author="Billy Mitchell" w:date="2021-05-18T10:15:00Z">
        <w:r w:rsidR="00D2411E" w:rsidDel="00287275">
          <w:rPr>
            <w:color w:val="000000"/>
          </w:rPr>
          <w:delText xml:space="preserve">emotional stimuli categories, or if these patterns remain the same. Similarly, the ability to evaluate granular activity in </w:delText>
        </w:r>
        <w:r w:rsidR="00D2411E" w:rsidDel="00287275">
          <w:rPr>
            <w:color w:val="000000"/>
          </w:rPr>
          <w:lastRenderedPageBreak/>
          <w:delText xml:space="preserve">discrete brain regions can tell us more about the fidelity of information processing in comparison to each other. </w:delText>
        </w:r>
      </w:del>
      <w:r w:rsidR="00D2411E">
        <w:rPr>
          <w:color w:val="000000"/>
        </w:rPr>
        <w:t xml:space="preserve">Thus, the aim of this research is to </w:t>
      </w:r>
      <w:customXmlDelRangeStart w:id="657" w:author="William Mitchell" w:date="2021-05-19T13:24:00Z"/>
      <w:sdt>
        <w:sdtPr>
          <w:tag w:val="goog_rdk_87"/>
          <w:id w:val="1999772208"/>
        </w:sdtPr>
        <w:sdtEndPr/>
        <w:sdtContent>
          <w:customXmlDelRangeEnd w:id="657"/>
          <w:ins w:id="658" w:author="William Mitchell" w:date="2021-04-21T20:11:00Z">
            <w:r w:rsidR="00D2411E">
              <w:rPr>
                <w:color w:val="000000"/>
              </w:rPr>
              <w:t>further our understanding</w:t>
            </w:r>
          </w:ins>
          <w:customXmlDelRangeStart w:id="659" w:author="William Mitchell" w:date="2021-05-19T13:24:00Z"/>
        </w:sdtContent>
      </w:sdt>
      <w:customXmlDelRangeEnd w:id="659"/>
      <w:customXmlDelRangeStart w:id="660" w:author="William Mitchell" w:date="2021-05-19T13:24:00Z"/>
      <w:sdt>
        <w:sdtPr>
          <w:tag w:val="goog_rdk_88"/>
          <w:id w:val="-1339772885"/>
        </w:sdtPr>
        <w:sdtEndPr/>
        <w:sdtContent>
          <w:customXmlDelRangeEnd w:id="660"/>
          <w:customXmlDelRangeStart w:id="661" w:author="William Mitchell" w:date="2021-05-19T13:24:00Z"/>
          <w:sdt>
            <w:sdtPr>
              <w:tag w:val="goog_rdk_89"/>
              <w:id w:val="55285806"/>
            </w:sdtPr>
            <w:sdtEndPr/>
            <w:sdtContent>
              <w:customXmlDelRangeEnd w:id="661"/>
              <w:commentRangeStart w:id="662"/>
              <w:customXmlDelRangeStart w:id="663" w:author="William Mitchell" w:date="2021-05-19T13:24:00Z"/>
            </w:sdtContent>
          </w:sdt>
          <w:customXmlDelRangeEnd w:id="663"/>
          <w:del w:id="664" w:author="William Mitchell" w:date="2021-04-21T20:11:00Z">
            <w:r w:rsidR="00D2411E">
              <w:rPr>
                <w:color w:val="000000"/>
              </w:rPr>
              <w:delText>close the gap</w:delText>
            </w:r>
            <w:commentRangeEnd w:id="662"/>
            <w:r w:rsidR="00D2411E">
              <w:commentReference w:id="662"/>
            </w:r>
            <w:r w:rsidR="00D2411E">
              <w:rPr>
                <w:color w:val="000000"/>
              </w:rPr>
              <w:delText xml:space="preserve"> of our understanding</w:delText>
            </w:r>
          </w:del>
          <w:customXmlDelRangeStart w:id="665" w:author="William Mitchell" w:date="2021-05-19T13:24:00Z"/>
        </w:sdtContent>
      </w:sdt>
      <w:customXmlDelRangeEnd w:id="665"/>
      <w:r w:rsidR="00D2411E">
        <w:rPr>
          <w:color w:val="000000"/>
        </w:rPr>
        <w:t xml:space="preserve"> of developmental differences in </w:t>
      </w:r>
      <w:customXmlDelRangeStart w:id="666" w:author="William Mitchell" w:date="2021-05-19T13:24:00Z"/>
      <w:sdt>
        <w:sdtPr>
          <w:tag w:val="goog_rdk_90"/>
          <w:id w:val="-833524802"/>
        </w:sdtPr>
        <w:sdtEndPr/>
        <w:sdtContent>
          <w:customXmlDelRangeEnd w:id="666"/>
          <w:ins w:id="667" w:author="William Mitchell" w:date="2021-04-21T20:11:00Z">
            <w:r w:rsidR="00D2411E">
              <w:rPr>
                <w:color w:val="000000"/>
              </w:rPr>
              <w:t>affective</w:t>
            </w:r>
          </w:ins>
          <w:customXmlDelRangeStart w:id="668" w:author="William Mitchell" w:date="2021-05-19T13:24:00Z"/>
        </w:sdtContent>
      </w:sdt>
      <w:customXmlDelRangeEnd w:id="668"/>
      <w:customXmlDelRangeStart w:id="669" w:author="William Mitchell" w:date="2021-05-19T13:24:00Z"/>
      <w:sdt>
        <w:sdtPr>
          <w:tag w:val="goog_rdk_91"/>
          <w:id w:val="-1584833331"/>
        </w:sdtPr>
        <w:sdtEndPr/>
        <w:sdtContent>
          <w:customXmlDelRangeEnd w:id="669"/>
          <w:del w:id="670" w:author="William Mitchell" w:date="2021-04-21T20:11:00Z">
            <w:r w:rsidR="00D2411E">
              <w:rPr>
                <w:color w:val="000000"/>
              </w:rPr>
              <w:delText>emotional</w:delText>
            </w:r>
          </w:del>
          <w:customXmlDelRangeStart w:id="671" w:author="William Mitchell" w:date="2021-05-19T13:24:00Z"/>
        </w:sdtContent>
      </w:sdt>
      <w:customXmlDelRangeEnd w:id="671"/>
      <w:r w:rsidR="00D2411E">
        <w:rPr>
          <w:color w:val="000000"/>
        </w:rPr>
        <w:t xml:space="preserve"> representation using more modern methodology. </w:t>
      </w:r>
    </w:p>
    <w:p w14:paraId="0000002C" w14:textId="77777777" w:rsidR="001D5C46" w:rsidRDefault="001D5C46">
      <w:pPr>
        <w:spacing w:line="480" w:lineRule="auto"/>
        <w:ind w:firstLine="720"/>
        <w:rPr>
          <w:color w:val="000000"/>
        </w:rPr>
        <w:pPrChange w:id="672" w:author="Billy Mitchell" w:date="2021-06-11T18:06:00Z">
          <w:pPr>
            <w:spacing w:line="480" w:lineRule="auto"/>
            <w:ind w:firstLine="720"/>
            <w:jc w:val="both"/>
          </w:pPr>
        </w:pPrChange>
      </w:pPr>
    </w:p>
    <w:p w14:paraId="0000002D" w14:textId="77777777" w:rsidR="001D5C46" w:rsidRDefault="001D5C46">
      <w:pPr>
        <w:spacing w:line="480" w:lineRule="auto"/>
        <w:ind w:firstLine="720"/>
        <w:rPr>
          <w:color w:val="000000"/>
        </w:rPr>
        <w:pPrChange w:id="673" w:author="Billy Mitchell" w:date="2021-06-11T18:06:00Z">
          <w:pPr>
            <w:spacing w:line="480" w:lineRule="auto"/>
            <w:ind w:firstLine="720"/>
            <w:jc w:val="both"/>
          </w:pPr>
        </w:pPrChange>
      </w:pPr>
    </w:p>
    <w:p w14:paraId="0000002E" w14:textId="2C7AD284" w:rsidR="001D5C46" w:rsidRDefault="00D2411E">
      <w:pPr>
        <w:spacing w:line="480" w:lineRule="auto"/>
        <w:rPr>
          <w:color w:val="000000"/>
        </w:rPr>
      </w:pPr>
      <w:r>
        <w:rPr>
          <w:b/>
          <w:color w:val="000000"/>
        </w:rPr>
        <w:t xml:space="preserve">1.1 </w:t>
      </w:r>
      <w:customXmlDelRangeStart w:id="674" w:author="William Mitchell" w:date="2021-05-19T13:24:00Z"/>
      <w:sdt>
        <w:sdtPr>
          <w:tag w:val="goog_rdk_92"/>
          <w:id w:val="-1984842346"/>
        </w:sdtPr>
        <w:sdtEndPr/>
        <w:sdtContent>
          <w:customXmlDelRangeEnd w:id="674"/>
          <w:commentRangeStart w:id="675"/>
          <w:customXmlDelRangeStart w:id="676" w:author="William Mitchell" w:date="2021-05-19T13:24:00Z"/>
        </w:sdtContent>
      </w:sdt>
      <w:customXmlDelRangeEnd w:id="676"/>
      <w:customXmlDelRangeStart w:id="677" w:author="William Mitchell" w:date="2021-05-19T13:24:00Z"/>
      <w:sdt>
        <w:sdtPr>
          <w:tag w:val="goog_rdk_93"/>
          <w:id w:val="-1473824078"/>
        </w:sdtPr>
        <w:sdtEndPr/>
        <w:sdtContent>
          <w:customXmlDelRangeEnd w:id="677"/>
          <w:commentRangeStart w:id="678"/>
          <w:customXmlDelRangeStart w:id="679" w:author="William Mitchell" w:date="2021-05-19T13:24:00Z"/>
        </w:sdtContent>
      </w:sdt>
      <w:customXmlDelRangeEnd w:id="679"/>
      <w:r>
        <w:rPr>
          <w:b/>
          <w:color w:val="000000"/>
        </w:rPr>
        <w:t xml:space="preserve">Study Goals and Hypotheses </w:t>
      </w:r>
      <w:commentRangeEnd w:id="675"/>
      <w:r>
        <w:commentReference w:id="675"/>
      </w:r>
      <w:commentRangeEnd w:id="678"/>
      <w:r>
        <w:commentReference w:id="678"/>
      </w:r>
    </w:p>
    <w:p w14:paraId="0000002F" w14:textId="04564A4E" w:rsidR="001D5C46" w:rsidRDefault="00D2411E">
      <w:pPr>
        <w:spacing w:line="480" w:lineRule="auto"/>
        <w:ind w:firstLine="720"/>
        <w:rPr>
          <w:color w:val="000000"/>
          <w:highlight w:val="white"/>
        </w:rPr>
        <w:pPrChange w:id="680" w:author="Billy Mitchell" w:date="2021-06-11T18:06:00Z">
          <w:pPr>
            <w:spacing w:line="480" w:lineRule="auto"/>
            <w:ind w:firstLine="720"/>
            <w:jc w:val="both"/>
          </w:pPr>
        </w:pPrChange>
      </w:pPr>
      <w:r>
        <w:rPr>
          <w:color w:val="000000"/>
        </w:rPr>
        <w:t xml:space="preserve">We applied an RSA approach to neuroimaging data collected from a sample of adults and </w:t>
      </w:r>
      <w:del w:id="681" w:author="Billy Mitchell" w:date="2021-05-18T10:33:00Z">
        <w:r w:rsidDel="005E6D07">
          <w:rPr>
            <w:color w:val="000000"/>
          </w:rPr>
          <w:delText xml:space="preserve">young </w:delText>
        </w:r>
      </w:del>
      <w:r>
        <w:rPr>
          <w:color w:val="000000"/>
        </w:rPr>
        <w:t>children who viewed videos of both positive</w:t>
      </w:r>
      <w:ins w:id="682" w:author="Billy Mitchell" w:date="2021-05-18T10:38:00Z">
        <w:r w:rsidR="005E6D07">
          <w:rPr>
            <w:color w:val="000000"/>
          </w:rPr>
          <w:t xml:space="preserve"> and</w:t>
        </w:r>
      </w:ins>
      <w:del w:id="683" w:author="Billy Mitchell" w:date="2021-05-18T10:38:00Z">
        <w:r w:rsidDel="005E6D07">
          <w:rPr>
            <w:color w:val="000000"/>
          </w:rPr>
          <w:delText xml:space="preserve"> and</w:delText>
        </w:r>
      </w:del>
      <w:r>
        <w:rPr>
          <w:color w:val="000000"/>
        </w:rPr>
        <w:t xml:space="preserve"> negative affective </w:t>
      </w:r>
      <w:ins w:id="684" w:author="Billy Mitchell" w:date="2021-05-18T10:38:00Z">
        <w:r w:rsidR="005E6D07">
          <w:rPr>
            <w:color w:val="000000"/>
          </w:rPr>
          <w:t>social scenes</w:t>
        </w:r>
      </w:ins>
      <w:ins w:id="685" w:author="William Mitchell" w:date="2021-05-18T10:46:00Z">
        <w:r w:rsidR="00A92BE4">
          <w:rPr>
            <w:color w:val="000000"/>
          </w:rPr>
          <w:t xml:space="preserve"> from popular children’s movies</w:t>
        </w:r>
      </w:ins>
      <w:ins w:id="686" w:author="Billy Mitchell" w:date="2021-05-18T10:39:00Z">
        <w:r w:rsidR="005E6D07">
          <w:rPr>
            <w:color w:val="000000"/>
          </w:rPr>
          <w:t>,</w:t>
        </w:r>
      </w:ins>
      <w:ins w:id="687" w:author="Billy Mitchell" w:date="2021-05-18T10:38:00Z">
        <w:r w:rsidR="005E6D07">
          <w:rPr>
            <w:color w:val="000000"/>
          </w:rPr>
          <w:t xml:space="preserve"> as well as neutrally valenced control</w:t>
        </w:r>
      </w:ins>
      <w:ins w:id="688" w:author="William Mitchell" w:date="2021-05-18T10:47:00Z">
        <w:r w:rsidR="00A92BE4">
          <w:rPr>
            <w:color w:val="000000"/>
          </w:rPr>
          <w:t xml:space="preserve"> stimuli</w:t>
        </w:r>
      </w:ins>
      <w:ins w:id="689" w:author="Billy Mitchell" w:date="2021-05-18T10:38:00Z">
        <w:del w:id="690" w:author="William Mitchell" w:date="2021-05-18T10:47:00Z">
          <w:r w:rsidR="005E6D07" w:rsidDel="00A92BE4">
            <w:rPr>
              <w:color w:val="000000"/>
            </w:rPr>
            <w:delText>s</w:delText>
          </w:r>
        </w:del>
      </w:ins>
      <w:ins w:id="691" w:author="Billy Mitchell" w:date="2021-05-18T10:39:00Z">
        <w:r w:rsidR="005E6D07">
          <w:rPr>
            <w:color w:val="000000"/>
          </w:rPr>
          <w:t>,</w:t>
        </w:r>
      </w:ins>
      <w:del w:id="692" w:author="Billy Mitchell" w:date="2021-05-18T10:38:00Z">
        <w:r w:rsidDel="005E6D07">
          <w:rPr>
            <w:color w:val="000000"/>
          </w:rPr>
          <w:delText>stimuli</w:delText>
        </w:r>
      </w:del>
      <w:r>
        <w:rPr>
          <w:color w:val="000000"/>
        </w:rPr>
        <w:t xml:space="preserve"> in order to determine whether developmental differences exist in affective representations. This was a secondary analysis of data originally collected by Karim &amp; Perlman (2017), which solely investigated univariate activation and did not explore affective representations in the amygdala, NAcc, or vmPFC.</w:t>
      </w:r>
    </w:p>
    <w:customXmlDelRangeStart w:id="693" w:author="William Mitchell" w:date="2021-05-19T13:24:00Z"/>
    <w:sdt>
      <w:sdtPr>
        <w:tag w:val="goog_rdk_97"/>
        <w:id w:val="740675241"/>
      </w:sdtPr>
      <w:sdtEndPr/>
      <w:sdtContent>
        <w:customXmlDelRangeEnd w:id="693"/>
        <w:p w14:paraId="00000030" w14:textId="3A3DBC17" w:rsidR="001D5C46" w:rsidRDefault="005E6D07">
          <w:pPr>
            <w:spacing w:line="480" w:lineRule="auto"/>
            <w:ind w:firstLine="720"/>
            <w:rPr>
              <w:ins w:id="694" w:author="William Mitchell" w:date="2021-03-23T01:14:00Z"/>
              <w:color w:val="000000"/>
            </w:rPr>
            <w:pPrChange w:id="695" w:author="Billy Mitchell" w:date="2021-06-11T18:06:00Z">
              <w:pPr>
                <w:spacing w:line="480" w:lineRule="auto"/>
                <w:ind w:firstLine="720"/>
                <w:jc w:val="both"/>
              </w:pPr>
            </w:pPrChange>
          </w:pPr>
          <w:ins w:id="696" w:author="Billy Mitchell" w:date="2021-05-18T10:39:00Z">
            <w:r>
              <w:t xml:space="preserve">In line with </w:t>
            </w:r>
          </w:ins>
          <w:ins w:id="697" w:author="William Mitchell" w:date="2021-05-18T10:47:00Z">
            <w:r w:rsidR="00A92BE4">
              <w:t xml:space="preserve">developmental research </w:t>
            </w:r>
          </w:ins>
          <w:ins w:id="698" w:author="William Mitchell" w:date="2021-05-20T00:33:00Z">
            <w:r w:rsidR="00CC4090">
              <w:t xml:space="preserve">suggesting the </w:t>
            </w:r>
          </w:ins>
          <w:ins w:id="699" w:author="William Mitchell" w:date="2021-05-20T00:34:00Z">
            <w:r w:rsidR="00CC4090">
              <w:t>development of</w:t>
            </w:r>
          </w:ins>
          <w:ins w:id="700" w:author="William Mitchell" w:date="2021-05-20T00:33:00Z">
            <w:r w:rsidR="00CC4090">
              <w:t xml:space="preserve"> greater affective expressive and comprehension complexity</w:t>
            </w:r>
          </w:ins>
          <w:ins w:id="701" w:author="William Mitchell" w:date="2021-05-20T00:34:00Z">
            <w:r w:rsidR="00CC4090">
              <w:t xml:space="preserve"> with age</w:t>
            </w:r>
          </w:ins>
          <w:ins w:id="702" w:author="William Mitchell" w:date="2021-05-20T00:33:00Z">
            <w:r w:rsidR="00CC4090">
              <w:t>,</w:t>
            </w:r>
          </w:ins>
          <w:ins w:id="703" w:author="William Mitchell" w:date="2021-05-18T10:47:00Z">
            <w:r w:rsidR="00A92BE4">
              <w:t xml:space="preserve"> </w:t>
            </w:r>
          </w:ins>
          <w:del w:id="704" w:author="William Mitchell" w:date="2021-05-18T10:47:00Z">
            <w:r w:rsidR="00D2411E" w:rsidDel="00A92BE4">
              <w:rPr>
                <w:color w:val="000000"/>
              </w:rPr>
              <w:delText>W</w:delText>
            </w:r>
          </w:del>
          <w:ins w:id="705" w:author="William Mitchell" w:date="2021-05-18T10:47:00Z">
            <w:r w:rsidR="00A92BE4">
              <w:rPr>
                <w:color w:val="000000"/>
              </w:rPr>
              <w:t>w</w:t>
            </w:r>
          </w:ins>
          <w:r w:rsidR="00D2411E">
            <w:rPr>
              <w:color w:val="000000"/>
            </w:rPr>
            <w:t>e hypothesized that children would generate greater pattern similarity relative to their older counterparts</w:t>
          </w:r>
          <w:ins w:id="706" w:author="Billy Mitchell" w:date="2021-05-18T17:40:00Z">
            <w:r w:rsidR="00AB4054">
              <w:rPr>
                <w:color w:val="000000"/>
              </w:rPr>
              <w:t xml:space="preserve"> in response to v</w:t>
            </w:r>
          </w:ins>
          <w:ins w:id="707" w:author="Billy Mitchell" w:date="2021-05-18T17:41:00Z">
            <w:r w:rsidR="00AB4054">
              <w:rPr>
                <w:color w:val="000000"/>
              </w:rPr>
              <w:t>alenced stimuli</w:t>
            </w:r>
          </w:ins>
          <w:r w:rsidR="00D2411E">
            <w:rPr>
              <w:color w:val="000000"/>
            </w:rPr>
            <w:t xml:space="preserve">. </w:t>
          </w:r>
          <w:ins w:id="708" w:author="William Mitchell" w:date="2021-05-18T10:48:00Z">
            <w:r w:rsidR="00A92BE4">
              <w:rPr>
                <w:color w:val="000000"/>
              </w:rPr>
              <w:t xml:space="preserve">Furthermore, due to </w:t>
            </w:r>
          </w:ins>
          <w:ins w:id="709" w:author="William Mitchell" w:date="2021-05-20T00:34:00Z">
            <w:r w:rsidR="00CC4090">
              <w:rPr>
                <w:color w:val="000000"/>
              </w:rPr>
              <w:t xml:space="preserve">the late </w:t>
            </w:r>
          </w:ins>
          <w:ins w:id="710" w:author="William Mitchell" w:date="2021-05-20T00:36:00Z">
            <w:r w:rsidR="00A9271C">
              <w:rPr>
                <w:color w:val="000000"/>
              </w:rPr>
              <w:t xml:space="preserve">functional </w:t>
            </w:r>
          </w:ins>
          <w:ins w:id="711" w:author="William Mitchell" w:date="2021-05-20T00:34:00Z">
            <w:r w:rsidR="00CC4090">
              <w:rPr>
                <w:color w:val="000000"/>
              </w:rPr>
              <w:t>development of</w:t>
            </w:r>
          </w:ins>
          <w:ins w:id="712" w:author="William Mitchell" w:date="2021-05-20T00:37:00Z">
            <w:r w:rsidR="00A9271C">
              <w:rPr>
                <w:color w:val="000000"/>
              </w:rPr>
              <w:t xml:space="preserve"> the vmPF</w:t>
            </w:r>
          </w:ins>
          <w:ins w:id="713" w:author="Billy Mitchell" w:date="2021-05-23T16:16:00Z">
            <w:r w:rsidR="00351A24">
              <w:rPr>
                <w:color w:val="000000"/>
              </w:rPr>
              <w:t>C</w:t>
            </w:r>
          </w:ins>
          <w:ins w:id="714" w:author="William Mitchell" w:date="2021-05-20T00:37:00Z">
            <w:del w:id="715" w:author="Billy Mitchell" w:date="2021-05-23T16:16:00Z">
              <w:r w:rsidR="00A9271C" w:rsidDel="00351A24">
                <w:rPr>
                  <w:color w:val="000000"/>
                </w:rPr>
                <w:delText>c</w:delText>
              </w:r>
            </w:del>
            <w:r w:rsidR="00A9271C">
              <w:rPr>
                <w:color w:val="000000"/>
              </w:rPr>
              <w:t>, as well as the late development of</w:t>
            </w:r>
          </w:ins>
          <w:ins w:id="716" w:author="William Mitchell" w:date="2021-05-20T00:34:00Z">
            <w:r w:rsidR="00CC4090">
              <w:rPr>
                <w:color w:val="000000"/>
              </w:rPr>
              <w:t xml:space="preserve"> </w:t>
            </w:r>
          </w:ins>
          <w:ins w:id="717" w:author="William Mitchell" w:date="2021-05-20T00:35:00Z">
            <w:r w:rsidR="00CC4090">
              <w:rPr>
                <w:color w:val="000000"/>
              </w:rPr>
              <w:t xml:space="preserve">projections from the </w:t>
            </w:r>
            <w:proofErr w:type="spellStart"/>
            <w:r w:rsidR="00CC4090">
              <w:rPr>
                <w:color w:val="000000"/>
              </w:rPr>
              <w:t>mPFC</w:t>
            </w:r>
            <w:proofErr w:type="spellEnd"/>
            <w:r w:rsidR="00CC4090">
              <w:rPr>
                <w:color w:val="000000"/>
              </w:rPr>
              <w:t xml:space="preserve"> region to subcortical structures</w:t>
            </w:r>
          </w:ins>
          <w:ins w:id="718" w:author="William Mitchell" w:date="2021-05-18T10:48:00Z">
            <w:r w:rsidR="00A92BE4">
              <w:rPr>
                <w:color w:val="000000"/>
              </w:rPr>
              <w:t xml:space="preserve">, </w:t>
            </w:r>
          </w:ins>
          <w:del w:id="719" w:author="William Mitchell" w:date="2021-05-18T10:48:00Z">
            <w:r w:rsidR="00D2411E" w:rsidDel="00A92BE4">
              <w:rPr>
                <w:color w:val="000000"/>
              </w:rPr>
              <w:delText>W</w:delText>
            </w:r>
          </w:del>
          <w:ins w:id="720" w:author="William Mitchell" w:date="2021-05-18T10:48:00Z">
            <w:r w:rsidR="00A92BE4">
              <w:rPr>
                <w:color w:val="000000"/>
              </w:rPr>
              <w:t>w</w:t>
            </w:r>
          </w:ins>
          <w:r w:rsidR="00D2411E">
            <w:rPr>
              <w:color w:val="000000"/>
            </w:rPr>
            <w:t>e</w:t>
          </w:r>
          <w:del w:id="721" w:author="William Mitchell" w:date="2021-05-18T10:48:00Z">
            <w:r w:rsidR="00D2411E" w:rsidDel="00A92BE4">
              <w:rPr>
                <w:color w:val="000000"/>
              </w:rPr>
              <w:delText xml:space="preserve"> also</w:delText>
            </w:r>
          </w:del>
          <w:r w:rsidR="00D2411E">
            <w:rPr>
              <w:color w:val="000000"/>
            </w:rPr>
            <w:t xml:space="preserve"> expected that the difference</w:t>
          </w:r>
          <w:ins w:id="722" w:author="William Mitchell" w:date="2021-05-18T10:48:00Z">
            <w:r w:rsidR="00A92BE4">
              <w:rPr>
                <w:color w:val="000000"/>
              </w:rPr>
              <w:t xml:space="preserve"> </w:t>
            </w:r>
          </w:ins>
          <w:ins w:id="723" w:author="William Mitchell" w:date="2021-05-18T10:49:00Z">
            <w:r w:rsidR="00A92BE4">
              <w:rPr>
                <w:color w:val="000000"/>
              </w:rPr>
              <w:t>in representational pattern similarity</w:t>
            </w:r>
          </w:ins>
          <w:r w:rsidR="00D2411E">
            <w:rPr>
              <w:color w:val="000000"/>
            </w:rPr>
            <w:t xml:space="preserve"> between children and adult subcortical ROIs (amygdala &amp; NAcc) would be less than the difference between adults and children in the vmPFC. Understanding how children process representations of </w:t>
          </w:r>
          <w:customXmlDelRangeStart w:id="724" w:author="William Mitchell" w:date="2021-05-19T13:24:00Z"/>
          <w:sdt>
            <w:sdtPr>
              <w:tag w:val="goog_rdk_94"/>
              <w:id w:val="524141475"/>
            </w:sdtPr>
            <w:sdtEndPr/>
            <w:sdtContent>
              <w:customXmlDelRangeEnd w:id="724"/>
              <w:ins w:id="725" w:author="William Mitchell" w:date="2021-04-21T20:20:00Z">
                <w:r w:rsidR="00D2411E">
                  <w:rPr>
                    <w:color w:val="000000"/>
                  </w:rPr>
                  <w:t>affectively valenced</w:t>
                </w:r>
              </w:ins>
              <w:customXmlDelRangeStart w:id="726" w:author="William Mitchell" w:date="2021-05-19T13:24:00Z"/>
            </w:sdtContent>
          </w:sdt>
          <w:customXmlDelRangeEnd w:id="726"/>
          <w:customXmlDelRangeStart w:id="727" w:author="William Mitchell" w:date="2021-05-19T13:24:00Z"/>
          <w:sdt>
            <w:sdtPr>
              <w:tag w:val="goog_rdk_95"/>
              <w:id w:val="-1430273433"/>
            </w:sdtPr>
            <w:sdtEndPr/>
            <w:sdtContent>
              <w:customXmlDelRangeEnd w:id="727"/>
              <w:del w:id="728" w:author="William Mitchell" w:date="2021-04-21T20:20:00Z">
                <w:r w:rsidR="00D2411E">
                  <w:rPr>
                    <w:color w:val="000000"/>
                  </w:rPr>
                  <w:delText>emotional</w:delText>
                </w:r>
              </w:del>
              <w:customXmlDelRangeStart w:id="729" w:author="William Mitchell" w:date="2021-05-19T13:24:00Z"/>
            </w:sdtContent>
          </w:sdt>
          <w:customXmlDelRangeEnd w:id="729"/>
          <w:r w:rsidR="00D2411E">
            <w:rPr>
              <w:color w:val="000000"/>
            </w:rPr>
            <w:t xml:space="preserve"> stimuli contributes not </w:t>
          </w:r>
          <w:r w:rsidR="00D2411E">
            <w:rPr>
              <w:color w:val="000000"/>
            </w:rPr>
            <w:lastRenderedPageBreak/>
            <w:t xml:space="preserve">only to theories of neural processing but also provides practical knowledge of the developmental growth of higher-order thinking. </w:t>
          </w:r>
          <w:customXmlDelRangeStart w:id="730" w:author="William Mitchell" w:date="2021-05-19T13:24:00Z"/>
          <w:sdt>
            <w:sdtPr>
              <w:tag w:val="goog_rdk_96"/>
              <w:id w:val="1111246345"/>
            </w:sdtPr>
            <w:sdtEndPr/>
            <w:sdtContent>
              <w:customXmlDelRangeEnd w:id="730"/>
              <w:customXmlDelRangeStart w:id="731" w:author="William Mitchell" w:date="2021-05-19T13:24:00Z"/>
            </w:sdtContent>
          </w:sdt>
          <w:customXmlDelRangeEnd w:id="731"/>
        </w:p>
        <w:customXmlDelRangeStart w:id="732" w:author="William Mitchell" w:date="2021-05-19T13:24:00Z"/>
      </w:sdtContent>
    </w:sdt>
    <w:customXmlDelRangeEnd w:id="732"/>
    <w:customXmlDelRangeStart w:id="733" w:author="William Mitchell" w:date="2021-05-19T13:24:00Z"/>
    <w:sdt>
      <w:sdtPr>
        <w:tag w:val="goog_rdk_100"/>
        <w:id w:val="-581750537"/>
      </w:sdtPr>
      <w:sdtEndPr/>
      <w:sdtContent>
        <w:customXmlDelRangeEnd w:id="733"/>
        <w:p w14:paraId="00000031" w14:textId="5E900CDA" w:rsidR="001D5C46" w:rsidRPr="001D5C46" w:rsidRDefault="006F401B">
          <w:pPr>
            <w:spacing w:line="480" w:lineRule="auto"/>
            <w:ind w:firstLine="720"/>
            <w:rPr>
              <w:rPrChange w:id="734" w:author="William Mitchell" w:date="2021-03-23T01:14:00Z">
                <w:rPr>
                  <w:color w:val="000000"/>
                </w:rPr>
              </w:rPrChange>
            </w:rPr>
            <w:pPrChange w:id="735" w:author="Billy Mitchell" w:date="2021-06-11T18:06:00Z">
              <w:pPr>
                <w:spacing w:line="480" w:lineRule="auto"/>
                <w:ind w:firstLine="720"/>
                <w:jc w:val="both"/>
              </w:pPr>
            </w:pPrChange>
          </w:pPr>
          <w:ins w:id="736" w:author="Billy Mitchell" w:date="2021-05-31T21:47:00Z">
            <w:r>
              <w:t xml:space="preserve">Finally, </w:t>
            </w:r>
          </w:ins>
          <w:customXmlDelRangeStart w:id="737" w:author="Billy Mitchell" w:date="2021-05-31T21:48:00Z"/>
          <w:sdt>
            <w:sdtPr>
              <w:tag w:val="goog_rdk_98"/>
              <w:id w:val="-2121592055"/>
            </w:sdtPr>
            <w:sdtEndPr/>
            <w:sdtContent>
              <w:customXmlDelRangeEnd w:id="737"/>
              <w:ins w:id="738" w:author="Billy Mitchell" w:date="2021-05-31T21:48:00Z">
                <w:r>
                  <w:rPr>
                    <w:color w:val="000000"/>
                  </w:rPr>
                  <w:t>w</w:t>
                </w:r>
              </w:ins>
              <w:ins w:id="739" w:author="William Mitchell" w:date="2021-03-23T01:14:00Z">
                <w:del w:id="740" w:author="Billy Mitchell" w:date="2021-05-31T21:48:00Z">
                  <w:r w:rsidR="00D2411E" w:rsidDel="006F401B">
                    <w:rPr>
                      <w:color w:val="000000"/>
                    </w:rPr>
                    <w:delText>W</w:delText>
                  </w:r>
                </w:del>
                <w:r w:rsidR="00D2411E">
                  <w:rPr>
                    <w:color w:val="000000"/>
                  </w:rPr>
                  <w:t>e expected that negatively valenced stimuli would generate greater representational similarity than positive valenced stimuli</w:t>
                </w:r>
              </w:ins>
              <w:ins w:id="741" w:author="Billy Mitchell" w:date="2021-05-18T19:23:00Z">
                <w:r w:rsidR="00F61B02">
                  <w:rPr>
                    <w:color w:val="000000"/>
                  </w:rPr>
                  <w:t xml:space="preserve"> in both </w:t>
                </w:r>
                <w:r w:rsidR="00F61B02" w:rsidRPr="00092F0A">
                  <w:rPr>
                    <w:color w:val="000000"/>
                  </w:rPr>
                  <w:t>adults and children</w:t>
                </w:r>
              </w:ins>
              <w:ins w:id="742" w:author="William Mitchell" w:date="2021-03-23T01:14:00Z">
                <w:r w:rsidR="00D2411E" w:rsidRPr="00092F0A">
                  <w:rPr>
                    <w:color w:val="000000"/>
                  </w:rPr>
                  <w:t xml:space="preserve">, due to evidence supporting the existence of negativity biases demonstrating reasonable consistency across individuals (Baumeister, </w:t>
                </w:r>
                <w:proofErr w:type="spellStart"/>
                <w:r w:rsidR="00D2411E" w:rsidRPr="00092F0A">
                  <w:rPr>
                    <w:color w:val="000000"/>
                  </w:rPr>
                  <w:t>Bratslavsky</w:t>
                </w:r>
                <w:proofErr w:type="spellEnd"/>
                <w:r w:rsidR="00D2411E" w:rsidRPr="00092F0A">
                  <w:rPr>
                    <w:color w:val="000000"/>
                  </w:rPr>
                  <w:t xml:space="preserve">, </w:t>
                </w:r>
                <w:proofErr w:type="spellStart"/>
                <w:r w:rsidR="00D2411E" w:rsidRPr="00092F0A">
                  <w:rPr>
                    <w:color w:val="000000"/>
                  </w:rPr>
                  <w:t>Finkenauer</w:t>
                </w:r>
                <w:proofErr w:type="spellEnd"/>
                <w:r w:rsidR="00D2411E" w:rsidRPr="00092F0A">
                  <w:rPr>
                    <w:color w:val="000000"/>
                  </w:rPr>
                  <w:t xml:space="preserve">, &amp; </w:t>
                </w:r>
                <w:proofErr w:type="spellStart"/>
                <w:r w:rsidR="00D2411E" w:rsidRPr="00092F0A">
                  <w:rPr>
                    <w:color w:val="000000"/>
                  </w:rPr>
                  <w:t>Vohs</w:t>
                </w:r>
                <w:proofErr w:type="spellEnd"/>
                <w:r w:rsidR="00D2411E" w:rsidRPr="00092F0A">
                  <w:rPr>
                    <w:color w:val="000000"/>
                  </w:rPr>
                  <w:t>, 2001).</w:t>
                </w:r>
                <w:r w:rsidR="00D2411E">
                  <w:rPr>
                    <w:color w:val="000000"/>
                  </w:rPr>
                  <w:t xml:space="preserve"> We also hypothesized </w:t>
                </w:r>
                <w:del w:id="743" w:author="Billy Mitchell" w:date="2021-05-20T12:25:00Z">
                  <w:r w:rsidR="00D2411E" w:rsidDel="00092F0A">
                    <w:rPr>
                      <w:color w:val="000000"/>
                    </w:rPr>
                    <w:delText>that this effect would also be more pronounced in children relative to adults</w:delText>
                  </w:r>
                </w:del>
              </w:ins>
              <w:ins w:id="744" w:author="William Mitchell" w:date="2021-05-18T10:51:00Z">
                <w:del w:id="745" w:author="Billy Mitchell" w:date="2021-05-20T12:25:00Z">
                  <w:r w:rsidR="00A92BE4" w:rsidDel="00092F0A">
                    <w:rPr>
                      <w:color w:val="000000"/>
                    </w:rPr>
                    <w:delText xml:space="preserve"> </w:delText>
                  </w:r>
                </w:del>
                <w:del w:id="746" w:author="Billy Mitchell" w:date="2021-05-20T12:22:00Z">
                  <w:r w:rsidR="00A92BE4" w:rsidDel="00092F0A">
                    <w:rPr>
                      <w:color w:val="000000"/>
                    </w:rPr>
                    <w:delText xml:space="preserve">due to </w:delText>
                  </w:r>
                </w:del>
              </w:ins>
              <w:ins w:id="747" w:author="Billy Mitchell" w:date="2021-05-20T12:23:00Z">
                <w:r w:rsidR="00092F0A">
                  <w:rPr>
                    <w:color w:val="000000"/>
                  </w:rPr>
                  <w:t>a</w:t>
                </w:r>
              </w:ins>
              <w:ins w:id="748" w:author="Billy Mitchell" w:date="2021-05-20T12:22:00Z">
                <w:r w:rsidR="00092F0A">
                  <w:rPr>
                    <w:color w:val="000000"/>
                  </w:rPr>
                  <w:t xml:space="preserve"> relative lack of differentiation</w:t>
                </w:r>
              </w:ins>
              <w:ins w:id="749" w:author="Billy Mitchell" w:date="2021-06-11T18:17:00Z">
                <w:r w:rsidR="004D43FA">
                  <w:rPr>
                    <w:color w:val="000000"/>
                  </w:rPr>
                  <w:t>,</w:t>
                </w:r>
              </w:ins>
              <w:ins w:id="750" w:author="Billy Mitchell" w:date="2021-05-20T12:25:00Z">
                <w:r w:rsidR="00092F0A">
                  <w:rPr>
                    <w:color w:val="000000"/>
                  </w:rPr>
                  <w:t xml:space="preserve"> combined with the increased survival salience that negativity may signal</w:t>
                </w:r>
              </w:ins>
              <w:ins w:id="751" w:author="William Mitchell" w:date="2021-05-18T10:51:00Z">
                <w:del w:id="752" w:author="Billy Mitchell" w:date="2021-05-20T12:18:00Z">
                  <w:r w:rsidR="00A92BE4" w:rsidRPr="00A92BE4" w:rsidDel="00092F0A">
                    <w:rPr>
                      <w:color w:val="000000"/>
                      <w:highlight w:val="yellow"/>
                      <w:rPrChange w:id="753" w:author="William Mitchell" w:date="2021-05-18T10:51:00Z">
                        <w:rPr>
                          <w:color w:val="000000"/>
                        </w:rPr>
                      </w:rPrChange>
                    </w:rPr>
                    <w:delText>[finding]</w:delText>
                  </w:r>
                </w:del>
              </w:ins>
              <w:ins w:id="754" w:author="Billy Mitchell" w:date="2021-05-20T12:25:00Z">
                <w:r w:rsidR="00092F0A">
                  <w:rPr>
                    <w:color w:val="000000"/>
                  </w:rPr>
                  <w:t xml:space="preserve"> </w:t>
                </w:r>
              </w:ins>
              <w:ins w:id="755" w:author="Billy Mitchell" w:date="2021-05-20T12:40:00Z">
                <w:r w:rsidR="00ED2FF2">
                  <w:rPr>
                    <w:color w:val="000000"/>
                  </w:rPr>
                  <w:t>(</w:t>
                </w:r>
                <w:r w:rsidR="00ED2FF2" w:rsidRPr="00046FFF">
                  <w:rPr>
                    <w:color w:val="000000"/>
                  </w:rPr>
                  <w:t>O</w:t>
                </w:r>
              </w:ins>
              <w:ins w:id="756" w:author="Billy Mitchell" w:date="2021-05-25T10:59:00Z">
                <w:r w:rsidR="00546A63">
                  <w:rPr>
                    <w:color w:val="000000"/>
                  </w:rPr>
                  <w:t>’T</w:t>
                </w:r>
              </w:ins>
              <w:ins w:id="757" w:author="Billy Mitchell" w:date="2021-05-20T12:40:00Z">
                <w:r w:rsidR="00ED2FF2" w:rsidRPr="00046FFF">
                  <w:rPr>
                    <w:color w:val="000000"/>
                  </w:rPr>
                  <w:t xml:space="preserve">oole et al., 2020; </w:t>
                </w:r>
                <w:proofErr w:type="spellStart"/>
                <w:r w:rsidR="00ED2FF2" w:rsidRPr="00046FFF">
                  <w:rPr>
                    <w:color w:val="000000"/>
                  </w:rPr>
                  <w:t>Pratto</w:t>
                </w:r>
                <w:proofErr w:type="spellEnd"/>
                <w:r w:rsidR="00ED2FF2" w:rsidRPr="00046FFF">
                  <w:rPr>
                    <w:color w:val="000000"/>
                  </w:rPr>
                  <w:t xml:space="preserve"> &amp; John, 1991)</w:t>
                </w:r>
              </w:ins>
              <w:ins w:id="758" w:author="Billy Mitchell" w:date="2021-06-11T18:17:00Z">
                <w:r w:rsidR="004D43FA">
                  <w:rPr>
                    <w:color w:val="000000"/>
                  </w:rPr>
                  <w:t>,</w:t>
                </w:r>
              </w:ins>
              <w:ins w:id="759" w:author="Billy Mitchell" w:date="2021-05-20T12:40:00Z">
                <w:r w:rsidR="00ED2FF2" w:rsidRPr="00046FFF">
                  <w:rPr>
                    <w:color w:val="000000"/>
                  </w:rPr>
                  <w:t xml:space="preserve"> </w:t>
                </w:r>
              </w:ins>
              <w:ins w:id="760" w:author="Billy Mitchell" w:date="2021-05-20T12:25:00Z">
                <w:r w:rsidR="00092F0A">
                  <w:rPr>
                    <w:color w:val="000000"/>
                  </w:rPr>
                  <w:t>may result in</w:t>
                </w:r>
              </w:ins>
              <w:ins w:id="761" w:author="Billy Mitchell" w:date="2021-05-20T12:26:00Z">
                <w:r w:rsidR="00092F0A">
                  <w:rPr>
                    <w:color w:val="000000"/>
                  </w:rPr>
                  <w:t xml:space="preserve"> </w:t>
                </w:r>
              </w:ins>
              <w:ins w:id="762" w:author="Billy Mitchell" w:date="2021-05-20T12:25:00Z">
                <w:r w:rsidR="00092F0A" w:rsidRPr="00092F0A">
                  <w:rPr>
                    <w:color w:val="000000"/>
                  </w:rPr>
                  <w:t>this effect be</w:t>
                </w:r>
              </w:ins>
              <w:ins w:id="763" w:author="Billy Mitchell" w:date="2021-05-20T12:26:00Z">
                <w:r w:rsidR="00092F0A">
                  <w:rPr>
                    <w:color w:val="000000"/>
                  </w:rPr>
                  <w:t>ing</w:t>
                </w:r>
              </w:ins>
              <w:ins w:id="764" w:author="Billy Mitchell" w:date="2021-05-20T12:25:00Z">
                <w:r w:rsidR="00092F0A" w:rsidRPr="00092F0A">
                  <w:rPr>
                    <w:color w:val="000000"/>
                  </w:rPr>
                  <w:t xml:space="preserve"> more pronounced in children relative to adults</w:t>
                </w:r>
              </w:ins>
              <w:ins w:id="765" w:author="Billy Mitchell" w:date="2021-05-20T12:26:00Z">
                <w:r w:rsidR="00092F0A">
                  <w:rPr>
                    <w:color w:val="000000"/>
                  </w:rPr>
                  <w:t>.</w:t>
                </w:r>
              </w:ins>
              <w:ins w:id="766" w:author="William Mitchell" w:date="2021-03-23T01:14:00Z">
                <w:del w:id="767" w:author="Billy Mitchell" w:date="2021-05-20T12:25:00Z">
                  <w:r w:rsidR="00D2411E" w:rsidDel="00092F0A">
                    <w:rPr>
                      <w:color w:val="000000"/>
                    </w:rPr>
                    <w:delText>.</w:delText>
                  </w:r>
                </w:del>
              </w:ins>
              <w:customXmlDelRangeStart w:id="768" w:author="Billy Mitchell" w:date="2021-05-31T21:48:00Z"/>
            </w:sdtContent>
          </w:sdt>
          <w:customXmlDelRangeEnd w:id="768"/>
          <w:customXmlDelRangeStart w:id="769" w:author="William Mitchell" w:date="2021-05-19T13:24:00Z"/>
          <w:sdt>
            <w:sdtPr>
              <w:tag w:val="goog_rdk_99"/>
              <w:id w:val="-1989630456"/>
            </w:sdtPr>
            <w:sdtEndPr/>
            <w:sdtContent>
              <w:customXmlDelRangeEnd w:id="769"/>
              <w:customXmlDelRangeStart w:id="770" w:author="William Mitchell" w:date="2021-05-19T13:24:00Z"/>
            </w:sdtContent>
          </w:sdt>
          <w:customXmlDelRangeEnd w:id="770"/>
        </w:p>
        <w:customXmlDelRangeStart w:id="771" w:author="William Mitchell" w:date="2021-05-19T13:24:00Z"/>
      </w:sdtContent>
    </w:sdt>
    <w:customXmlDelRangeEnd w:id="771"/>
    <w:p w14:paraId="00000032" w14:textId="77777777" w:rsidR="001D5C46" w:rsidRDefault="001D5C46">
      <w:pPr>
        <w:spacing w:line="480" w:lineRule="auto"/>
        <w:ind w:firstLine="720"/>
        <w:rPr>
          <w:color w:val="000000"/>
        </w:rPr>
        <w:pPrChange w:id="772" w:author="Billy Mitchell" w:date="2021-06-11T18:06:00Z">
          <w:pPr>
            <w:spacing w:line="480" w:lineRule="auto"/>
            <w:ind w:firstLine="720"/>
            <w:jc w:val="both"/>
          </w:pPr>
        </w:pPrChange>
      </w:pPr>
    </w:p>
    <w:p w14:paraId="00000033" w14:textId="1830ED40" w:rsidR="001D5C46" w:rsidRDefault="00D2411E">
      <w:pPr>
        <w:spacing w:line="480" w:lineRule="auto"/>
        <w:rPr>
          <w:b/>
          <w:color w:val="000000"/>
        </w:rPr>
      </w:pPr>
      <w:r>
        <w:rPr>
          <w:b/>
          <w:color w:val="000000"/>
        </w:rPr>
        <w:t xml:space="preserve">2.0 </w:t>
      </w:r>
      <w:customXmlDelRangeStart w:id="773" w:author="William Mitchell" w:date="2021-05-19T13:24:00Z"/>
      <w:sdt>
        <w:sdtPr>
          <w:tag w:val="goog_rdk_101"/>
          <w:id w:val="-814182780"/>
        </w:sdtPr>
        <w:sdtEndPr/>
        <w:sdtContent>
          <w:customXmlDelRangeEnd w:id="773"/>
          <w:commentRangeStart w:id="774"/>
          <w:customXmlDelRangeStart w:id="775" w:author="William Mitchell" w:date="2021-05-19T13:24:00Z"/>
        </w:sdtContent>
      </w:sdt>
      <w:customXmlDelRangeEnd w:id="775"/>
      <w:r>
        <w:rPr>
          <w:b/>
          <w:color w:val="000000"/>
        </w:rPr>
        <w:t>Materials &amp; Methods</w:t>
      </w:r>
      <w:r>
        <w:rPr>
          <w:b/>
          <w:color w:val="000000"/>
        </w:rPr>
        <w:br/>
      </w:r>
      <w:commentRangeEnd w:id="774"/>
      <w:r>
        <w:commentReference w:id="774"/>
      </w:r>
      <w:r>
        <w:rPr>
          <w:b/>
          <w:color w:val="000000"/>
        </w:rPr>
        <w:t>2.1 Participants</w:t>
      </w:r>
    </w:p>
    <w:p w14:paraId="00000034" w14:textId="63485A9C" w:rsidR="001D5C46" w:rsidRDefault="00D2411E">
      <w:pPr>
        <w:spacing w:line="480" w:lineRule="auto"/>
        <w:ind w:firstLine="720"/>
        <w:rPr>
          <w:color w:val="000000"/>
        </w:rPr>
      </w:pPr>
      <w:bookmarkStart w:id="776" w:name="_heading=h.30j0zll" w:colFirst="0" w:colLast="0"/>
      <w:bookmarkEnd w:id="776"/>
      <w:r>
        <w:rPr>
          <w:color w:val="000000"/>
        </w:rPr>
        <w:t xml:space="preserve">Fifty-seven English-speaking participants (36 children; 21 adults) with no history of psychiatric disorder were recruited at the University of Pittsburgh. All adult participants consented to study participation. All children assented to study participation and consent was provided by a parent. Twelve participants (11 children; 1 adult) were removed from analyses due to </w:t>
      </w:r>
      <w:commentRangeStart w:id="777"/>
      <w:r>
        <w:rPr>
          <w:color w:val="000000"/>
        </w:rPr>
        <w:t>excessive head motion</w:t>
      </w:r>
      <w:commentRangeEnd w:id="777"/>
      <w:r>
        <w:commentReference w:id="777"/>
      </w:r>
      <w:r>
        <w:rPr>
          <w:color w:val="000000"/>
        </w:rPr>
        <w:t xml:space="preserve">, resulting in an effective sample of 25 children (14 female, aged 4-10, </w:t>
      </w:r>
      <w:r>
        <w:rPr>
          <w:i/>
          <w:color w:val="000000"/>
        </w:rPr>
        <w:t>M</w:t>
      </w:r>
      <w:r>
        <w:rPr>
          <w:color w:val="000000"/>
        </w:rPr>
        <w:t xml:space="preserve"> = 7.4, </w:t>
      </w:r>
      <w:r>
        <w:rPr>
          <w:i/>
          <w:color w:val="000000"/>
        </w:rPr>
        <w:t>SD</w:t>
      </w:r>
      <w:r>
        <w:rPr>
          <w:color w:val="000000"/>
        </w:rPr>
        <w:t xml:space="preserve"> = 1.85) and 20 adults (9 female, aged 20-44, </w:t>
      </w:r>
      <w:del w:id="778" w:author="William Mitchell" w:date="2021-05-18T10:53:00Z">
        <w:r w:rsidDel="00A92BE4">
          <w:rPr>
            <w:i/>
            <w:color w:val="000000"/>
          </w:rPr>
          <w:delText>SD</w:delText>
        </w:r>
        <w:r w:rsidDel="00A92BE4">
          <w:rPr>
            <w:color w:val="000000"/>
          </w:rPr>
          <w:delText xml:space="preserve"> = , </w:delText>
        </w:r>
      </w:del>
      <w:r>
        <w:rPr>
          <w:i/>
          <w:color w:val="000000"/>
        </w:rPr>
        <w:t>M</w:t>
      </w:r>
      <w:r>
        <w:rPr>
          <w:color w:val="000000"/>
        </w:rPr>
        <w:t xml:space="preserve"> = 26.7, </w:t>
      </w:r>
      <w:r>
        <w:rPr>
          <w:i/>
          <w:color w:val="000000"/>
        </w:rPr>
        <w:t>SD</w:t>
      </w:r>
      <w:r>
        <w:rPr>
          <w:color w:val="000000"/>
        </w:rPr>
        <w:t xml:space="preserve">= 5.20). </w:t>
      </w:r>
      <w:r>
        <w:rPr>
          <w:color w:val="000000"/>
        </w:rPr>
        <w:br/>
      </w:r>
    </w:p>
    <w:p w14:paraId="00000035" w14:textId="77777777" w:rsidR="001D5C46" w:rsidRDefault="00D2411E">
      <w:pPr>
        <w:spacing w:line="480" w:lineRule="auto"/>
        <w:rPr>
          <w:b/>
          <w:color w:val="000000"/>
        </w:rPr>
        <w:pPrChange w:id="779" w:author="Billy Mitchell" w:date="2021-06-11T18:06:00Z">
          <w:pPr>
            <w:spacing w:line="480" w:lineRule="auto"/>
            <w:jc w:val="both"/>
          </w:pPr>
        </w:pPrChange>
      </w:pPr>
      <w:r>
        <w:rPr>
          <w:b/>
          <w:color w:val="000000"/>
        </w:rPr>
        <w:t>2.2 Task</w:t>
      </w:r>
    </w:p>
    <w:p w14:paraId="00000036" w14:textId="5665D845" w:rsidR="001D5C46" w:rsidRDefault="00D2411E">
      <w:pPr>
        <w:spacing w:line="480" w:lineRule="auto"/>
        <w:ind w:firstLine="720"/>
        <w:rPr>
          <w:color w:val="000000"/>
        </w:rPr>
        <w:pPrChange w:id="780" w:author="Billy Mitchell" w:date="2021-06-11T18:06:00Z">
          <w:pPr>
            <w:spacing w:line="480" w:lineRule="auto"/>
            <w:ind w:firstLine="720"/>
            <w:jc w:val="both"/>
          </w:pPr>
        </w:pPrChange>
      </w:pPr>
      <w:bookmarkStart w:id="781" w:name="_heading=h.1fob9te" w:colFirst="0" w:colLast="0"/>
      <w:bookmarkEnd w:id="781"/>
      <w:r>
        <w:rPr>
          <w:color w:val="000000"/>
        </w:rPr>
        <w:lastRenderedPageBreak/>
        <w:t>The task is explained in detail in Karim &amp; Perlman (2017), but pertinent details will be highlighted</w:t>
      </w:r>
      <w:ins w:id="782" w:author="William Mitchell" w:date="2021-05-18T10:53:00Z">
        <w:r w:rsidR="00A92BE4">
          <w:rPr>
            <w:color w:val="000000"/>
          </w:rPr>
          <w:t xml:space="preserve"> here as well</w:t>
        </w:r>
      </w:ins>
      <w:r>
        <w:rPr>
          <w:color w:val="000000"/>
        </w:rPr>
        <w:t xml:space="preserve">. Participants watched twenty-four clips from </w:t>
      </w:r>
      <w:del w:id="783" w:author="William Mitchell" w:date="2021-05-18T11:01:00Z">
        <w:r w:rsidDel="0018600D">
          <w:rPr>
            <w:color w:val="000000"/>
          </w:rPr>
          <w:delText>popular movies</w:delText>
        </w:r>
      </w:del>
      <w:ins w:id="784" w:author="William Mitchell" w:date="2021-05-18T11:01:00Z">
        <w:r w:rsidR="0018600D">
          <w:rPr>
            <w:color w:val="000000"/>
          </w:rPr>
          <w:t>films</w:t>
        </w:r>
      </w:ins>
      <w:r>
        <w:rPr>
          <w:color w:val="000000"/>
        </w:rPr>
        <w:t xml:space="preserve"> while undergoing functional magnetic resonance imaging (fMRI) (Figures 1A &amp; B). The twenty-four (24) clips were evenly divided into positive, negative, and neutral valence categories. </w:t>
      </w:r>
    </w:p>
    <w:p w14:paraId="3B2FF729" w14:textId="4AA5B81C" w:rsidR="00900639" w:rsidRDefault="00D2411E">
      <w:pPr>
        <w:spacing w:line="480" w:lineRule="auto"/>
        <w:ind w:firstLine="720"/>
        <w:rPr>
          <w:ins w:id="785" w:author="William Mitchell" w:date="2021-05-19T13:40:00Z"/>
          <w:color w:val="000000"/>
        </w:rPr>
        <w:pPrChange w:id="786" w:author="Billy Mitchell" w:date="2021-06-11T18:06:00Z">
          <w:pPr>
            <w:spacing w:line="480" w:lineRule="auto"/>
            <w:ind w:firstLine="720"/>
            <w:jc w:val="both"/>
          </w:pPr>
        </w:pPrChange>
      </w:pPr>
      <w:r>
        <w:rPr>
          <w:color w:val="000000"/>
        </w:rPr>
        <w:t xml:space="preserve">Positive and negative clips were sampled from </w:t>
      </w:r>
      <w:del w:id="787" w:author="William Mitchell" w:date="2021-05-18T11:00:00Z">
        <w:r w:rsidDel="0018600D">
          <w:rPr>
            <w:color w:val="000000"/>
          </w:rPr>
          <w:delText>eight child</w:delText>
        </w:r>
      </w:del>
      <w:ins w:id="788" w:author="William Mitchell" w:date="2021-05-18T11:01:00Z">
        <w:r w:rsidR="0018600D">
          <w:rPr>
            <w:color w:val="000000"/>
          </w:rPr>
          <w:t>popular children’s movies</w:t>
        </w:r>
      </w:ins>
      <w:del w:id="789" w:author="William Mitchell" w:date="2021-05-18T11:00:00Z">
        <w:r w:rsidDel="0018600D">
          <w:rPr>
            <w:color w:val="000000"/>
          </w:rPr>
          <w:delText>ren’s movies</w:delText>
        </w:r>
      </w:del>
      <w:ins w:id="790" w:author="William Mitchell" w:date="2021-05-18T11:00:00Z">
        <w:r w:rsidR="0018600D">
          <w:rPr>
            <w:color w:val="000000"/>
          </w:rPr>
          <w:t xml:space="preserve"> </w:t>
        </w:r>
      </w:ins>
      <w:r>
        <w:rPr>
          <w:color w:val="000000"/>
        </w:rPr>
        <w:t xml:space="preserve"> (e.g., classic movies such as </w:t>
      </w:r>
      <w:r>
        <w:rPr>
          <w:i/>
          <w:color w:val="000000"/>
        </w:rPr>
        <w:t>The Wizard of Oz</w:t>
      </w:r>
      <w:r>
        <w:rPr>
          <w:color w:val="000000"/>
        </w:rPr>
        <w:t xml:space="preserve"> and Disney movies such as </w:t>
      </w:r>
      <w:r>
        <w:rPr>
          <w:i/>
          <w:color w:val="000000"/>
        </w:rPr>
        <w:t>Rio</w:t>
      </w:r>
      <w:del w:id="791" w:author="William Mitchell" w:date="2021-05-18T11:01:00Z">
        <w:r w:rsidDel="0018600D">
          <w:rPr>
            <w:color w:val="000000"/>
          </w:rPr>
          <w:delText>,</w:delText>
        </w:r>
      </w:del>
      <w:r>
        <w:rPr>
          <w:color w:val="000000"/>
        </w:rPr>
        <w:t xml:space="preserve"> and</w:t>
      </w:r>
      <w:r>
        <w:rPr>
          <w:i/>
          <w:color w:val="000000"/>
        </w:rPr>
        <w:t xml:space="preserve"> Up</w:t>
      </w:r>
      <w:r>
        <w:rPr>
          <w:color w:val="000000"/>
        </w:rPr>
        <w:t>), such that each movie provided both a positive and negative clip for the stimuli set. Two films were live action (</w:t>
      </w:r>
      <w:r>
        <w:rPr>
          <w:i/>
          <w:color w:val="000000"/>
        </w:rPr>
        <w:t>The Wizard of Oz</w:t>
      </w:r>
      <w:r>
        <w:rPr>
          <w:color w:val="000000"/>
        </w:rPr>
        <w:t xml:space="preserve">, </w:t>
      </w:r>
      <w:r>
        <w:rPr>
          <w:i/>
          <w:color w:val="000000"/>
        </w:rPr>
        <w:t xml:space="preserve">Shark </w:t>
      </w:r>
      <w:proofErr w:type="gramStart"/>
      <w:r>
        <w:rPr>
          <w:i/>
          <w:color w:val="000000"/>
        </w:rPr>
        <w:t>Boy</w:t>
      </w:r>
      <w:proofErr w:type="gramEnd"/>
      <w:r>
        <w:rPr>
          <w:i/>
          <w:color w:val="000000"/>
        </w:rPr>
        <w:t xml:space="preserve"> and Lava Girl</w:t>
      </w:r>
      <w:r>
        <w:rPr>
          <w:color w:val="000000"/>
        </w:rPr>
        <w:t>) while the remaining six were animated (</w:t>
      </w:r>
      <w:r>
        <w:rPr>
          <w:i/>
          <w:color w:val="000000"/>
        </w:rPr>
        <w:t>Anastasia</w:t>
      </w:r>
      <w:r>
        <w:rPr>
          <w:color w:val="000000"/>
        </w:rPr>
        <w:t xml:space="preserve">, </w:t>
      </w:r>
      <w:r>
        <w:rPr>
          <w:i/>
          <w:color w:val="000000"/>
        </w:rPr>
        <w:t>Lion King, Little Mermaid, Open Season, Rio, Up</w:t>
      </w:r>
      <w:r>
        <w:rPr>
          <w:color w:val="000000"/>
        </w:rPr>
        <w:t>). The average amount of time participants spent viewing positive (253 s) and negative content (256 s) was approximately balanced. Positive and negative clips did not significantly differ in the total time [</w:t>
      </w:r>
      <w:r>
        <w:rPr>
          <w:i/>
          <w:color w:val="000000"/>
        </w:rPr>
        <w:t>t</w:t>
      </w:r>
      <w:r>
        <w:rPr>
          <w:color w:val="000000"/>
        </w:rPr>
        <w:t>(14) = -0.67,</w:t>
      </w:r>
      <w:r>
        <w:rPr>
          <w:i/>
          <w:color w:val="000000"/>
        </w:rPr>
        <w:t xml:space="preserve"> p =</w:t>
      </w:r>
      <w:r>
        <w:rPr>
          <w:color w:val="000000"/>
        </w:rPr>
        <w:t xml:space="preserve"> 0.51] or average time  [</w:t>
      </w:r>
      <w:r>
        <w:rPr>
          <w:i/>
          <w:color w:val="000000"/>
        </w:rPr>
        <w:t>t</w:t>
      </w:r>
      <w:r>
        <w:rPr>
          <w:color w:val="000000"/>
        </w:rPr>
        <w:t>(14) = -0.67,</w:t>
      </w:r>
      <w:r>
        <w:rPr>
          <w:i/>
          <w:color w:val="000000"/>
        </w:rPr>
        <w:t xml:space="preserve"> p =</w:t>
      </w:r>
      <w:r>
        <w:rPr>
          <w:color w:val="000000"/>
        </w:rPr>
        <w:t xml:space="preserve"> 0.51] that faces were present on screen</w:t>
      </w:r>
      <w:ins w:id="792" w:author="William Mitchell" w:date="2021-05-18T11:02:00Z">
        <w:r w:rsidR="0018600D">
          <w:rPr>
            <w:color w:val="000000"/>
          </w:rPr>
          <w:t>, so as to balance the presence of social stimuli between the two valenced conditions</w:t>
        </w:r>
      </w:ins>
      <w:del w:id="793" w:author="William Mitchell" w:date="2021-05-18T11:02:00Z">
        <w:r w:rsidDel="0018600D">
          <w:rPr>
            <w:color w:val="000000"/>
          </w:rPr>
          <w:delText xml:space="preserve"> (an attempt to monitor social variables; </w:delText>
        </w:r>
      </w:del>
      <w:ins w:id="794" w:author="William Mitchell" w:date="2021-05-18T11:02:00Z">
        <w:r w:rsidR="0018600D">
          <w:rPr>
            <w:color w:val="000000"/>
          </w:rPr>
          <w:t xml:space="preserve"> (</w:t>
        </w:r>
      </w:ins>
      <w:r>
        <w:rPr>
          <w:color w:val="000000"/>
        </w:rPr>
        <w:t xml:space="preserve">Karim &amp; Perlman, 2017). </w:t>
      </w:r>
      <w:ins w:id="795" w:author="William Mitchell" w:date="2021-05-19T23:48:00Z">
        <w:r w:rsidR="004B3067">
          <w:rPr>
            <w:color w:val="000000"/>
          </w:rPr>
          <w:t>Affective developmen</w:t>
        </w:r>
      </w:ins>
      <w:ins w:id="796" w:author="William Mitchell" w:date="2021-05-19T23:49:00Z">
        <w:r w:rsidR="004B3067">
          <w:rPr>
            <w:color w:val="000000"/>
          </w:rPr>
          <w:t>t is closely associated with sociality, as social experiences and information</w:t>
        </w:r>
      </w:ins>
      <w:ins w:id="797" w:author="William Mitchell" w:date="2021-05-19T23:50:00Z">
        <w:r w:rsidR="004B3067">
          <w:rPr>
            <w:color w:val="000000"/>
          </w:rPr>
          <w:t xml:space="preserve"> are </w:t>
        </w:r>
      </w:ins>
      <w:ins w:id="798" w:author="William Mitchell" w:date="2021-05-19T23:51:00Z">
        <w:r w:rsidR="004B3067">
          <w:rPr>
            <w:color w:val="000000"/>
          </w:rPr>
          <w:t>nearly ubiquitous</w:t>
        </w:r>
      </w:ins>
      <w:ins w:id="799" w:author="William Mitchell" w:date="2021-05-19T23:54:00Z">
        <w:r w:rsidR="004B3067">
          <w:rPr>
            <w:color w:val="000000"/>
          </w:rPr>
          <w:t>ly cited</w:t>
        </w:r>
      </w:ins>
      <w:ins w:id="800" w:author="William Mitchell" w:date="2021-05-19T23:51:00Z">
        <w:r w:rsidR="004B3067">
          <w:rPr>
            <w:color w:val="000000"/>
          </w:rPr>
          <w:t xml:space="preserve"> in the emotional deve</w:t>
        </w:r>
      </w:ins>
      <w:ins w:id="801" w:author="William Mitchell" w:date="2021-05-19T23:52:00Z">
        <w:r w:rsidR="004B3067">
          <w:rPr>
            <w:color w:val="000000"/>
          </w:rPr>
          <w:t>lopment literature as a</w:t>
        </w:r>
      </w:ins>
      <w:ins w:id="802" w:author="William Mitchell" w:date="2021-05-19T23:51:00Z">
        <w:r w:rsidR="004B3067">
          <w:rPr>
            <w:color w:val="000000"/>
          </w:rPr>
          <w:t xml:space="preserve"> medium by which children build</w:t>
        </w:r>
      </w:ins>
      <w:ins w:id="803" w:author="William Mitchell" w:date="2021-05-19T23:52:00Z">
        <w:r w:rsidR="004B3067">
          <w:rPr>
            <w:color w:val="000000"/>
          </w:rPr>
          <w:t xml:space="preserve"> upon</w:t>
        </w:r>
      </w:ins>
      <w:ins w:id="804" w:author="William Mitchell" w:date="2021-05-19T23:51:00Z">
        <w:r w:rsidR="004B3067">
          <w:rPr>
            <w:color w:val="000000"/>
          </w:rPr>
          <w:t xml:space="preserve"> </w:t>
        </w:r>
      </w:ins>
      <w:ins w:id="805" w:author="William Mitchell" w:date="2021-05-19T23:52:00Z">
        <w:r w:rsidR="004B3067">
          <w:rPr>
            <w:color w:val="000000"/>
          </w:rPr>
          <w:t xml:space="preserve">their </w:t>
        </w:r>
      </w:ins>
      <w:ins w:id="806" w:author="William Mitchell" w:date="2021-05-19T23:54:00Z">
        <w:r w:rsidR="004B3067">
          <w:rPr>
            <w:color w:val="000000"/>
          </w:rPr>
          <w:t xml:space="preserve">understanding of </w:t>
        </w:r>
      </w:ins>
      <w:ins w:id="807" w:author="William Mitchell" w:date="2021-05-19T23:52:00Z">
        <w:r w:rsidR="004B3067">
          <w:rPr>
            <w:color w:val="000000"/>
          </w:rPr>
          <w:t>affective, and more specifically, emotional,</w:t>
        </w:r>
      </w:ins>
      <w:ins w:id="808" w:author="William Mitchell" w:date="2021-05-19T23:51:00Z">
        <w:r w:rsidR="004B3067">
          <w:rPr>
            <w:color w:val="000000"/>
          </w:rPr>
          <w:t xml:space="preserve"> </w:t>
        </w:r>
      </w:ins>
      <w:ins w:id="809" w:author="William Mitchell" w:date="2021-05-19T23:54:00Z">
        <w:r w:rsidR="004B3067">
          <w:rPr>
            <w:color w:val="000000"/>
          </w:rPr>
          <w:t>representations</w:t>
        </w:r>
      </w:ins>
      <w:ins w:id="810" w:author="William Mitchell" w:date="2021-05-19T23:52:00Z">
        <w:r w:rsidR="004B3067">
          <w:rPr>
            <w:color w:val="000000"/>
          </w:rPr>
          <w:t xml:space="preserve"> </w:t>
        </w:r>
      </w:ins>
      <w:ins w:id="811" w:author="Billy Mitchell" w:date="2021-05-20T10:53:00Z">
        <w:r w:rsidR="00AD02D5">
          <w:rPr>
            <w:color w:val="000000"/>
          </w:rPr>
          <w:t>(</w:t>
        </w:r>
      </w:ins>
      <w:ins w:id="812" w:author="William Mitchell" w:date="2021-05-19T23:52:00Z">
        <w:del w:id="813" w:author="Billy Mitchell" w:date="2021-05-20T10:53:00Z">
          <w:r w:rsidR="004B3067" w:rsidDel="00AD02D5">
            <w:rPr>
              <w:color w:val="000000"/>
            </w:rPr>
            <w:delText>[</w:delText>
          </w:r>
        </w:del>
      </w:ins>
      <w:ins w:id="814" w:author="Billy Mitchell" w:date="2021-05-20T10:52:00Z">
        <w:r w:rsidR="00AD02D5" w:rsidRPr="00AD02D5">
          <w:rPr>
            <w:color w:val="000000"/>
            <w:rPrChange w:id="815" w:author="Billy Mitchell" w:date="2021-05-20T10:52:00Z">
              <w:rPr>
                <w:color w:val="000000"/>
                <w:highlight w:val="yellow"/>
              </w:rPr>
            </w:rPrChange>
          </w:rPr>
          <w:t>e.g.</w:t>
        </w:r>
        <w:r w:rsidR="00AD02D5">
          <w:rPr>
            <w:color w:val="000000"/>
          </w:rPr>
          <w:t>,</w:t>
        </w:r>
      </w:ins>
      <w:ins w:id="816" w:author="Billy Mitchell" w:date="2021-05-20T10:57:00Z">
        <w:r w:rsidR="00AD02D5">
          <w:rPr>
            <w:color w:val="000000"/>
          </w:rPr>
          <w:t xml:space="preserve"> family unit:</w:t>
        </w:r>
      </w:ins>
      <w:ins w:id="817" w:author="Billy Mitchell" w:date="2021-05-20T10:52:00Z">
        <w:r w:rsidR="00AD02D5" w:rsidRPr="00AD02D5">
          <w:rPr>
            <w:color w:val="000000"/>
            <w:rPrChange w:id="818" w:author="Billy Mitchell" w:date="2021-05-20T10:52:00Z">
              <w:rPr>
                <w:color w:val="000000"/>
                <w:highlight w:val="yellow"/>
              </w:rPr>
            </w:rPrChange>
          </w:rPr>
          <w:t xml:space="preserve"> </w:t>
        </w:r>
      </w:ins>
      <w:ins w:id="819" w:author="Billy Mitchell" w:date="2021-05-20T10:53:00Z">
        <w:r w:rsidR="00AD02D5" w:rsidRPr="00AD02D5">
          <w:rPr>
            <w:color w:val="000000"/>
          </w:rPr>
          <w:t>Dunn</w:t>
        </w:r>
        <w:r w:rsidR="00AD02D5">
          <w:rPr>
            <w:color w:val="000000"/>
          </w:rPr>
          <w:t xml:space="preserve"> et al.</w:t>
        </w:r>
        <w:r w:rsidR="00AD02D5" w:rsidRPr="00AD02D5">
          <w:rPr>
            <w:color w:val="000000"/>
          </w:rPr>
          <w:t>, 1991</w:t>
        </w:r>
      </w:ins>
      <w:ins w:id="820" w:author="Billy Mitchell" w:date="2021-05-20T10:57:00Z">
        <w:r w:rsidR="00AD02D5">
          <w:rPr>
            <w:color w:val="000000"/>
          </w:rPr>
          <w:t xml:space="preserve">, facial expressions: </w:t>
        </w:r>
      </w:ins>
      <w:ins w:id="821" w:author="Billy Mitchell" w:date="2021-05-20T10:58:00Z">
        <w:r w:rsidR="00AD02D5">
          <w:rPr>
            <w:color w:val="000000"/>
          </w:rPr>
          <w:t>narratives: Pons et al., 2003</w:t>
        </w:r>
      </w:ins>
      <w:ins w:id="822" w:author="Billy Mitchell" w:date="2021-05-20T10:53:00Z">
        <w:r w:rsidR="00AD02D5">
          <w:rPr>
            <w:color w:val="000000"/>
          </w:rPr>
          <w:t>)</w:t>
        </w:r>
      </w:ins>
      <w:ins w:id="823" w:author="William Mitchell" w:date="2021-05-19T23:53:00Z">
        <w:del w:id="824" w:author="Billy Mitchell" w:date="2021-05-20T10:52:00Z">
          <w:r w:rsidR="004B3067" w:rsidRPr="004B3067" w:rsidDel="00AD02D5">
            <w:rPr>
              <w:color w:val="000000"/>
              <w:highlight w:val="yellow"/>
              <w:rPrChange w:id="825" w:author="William Mitchell" w:date="2021-05-19T23:53:00Z">
                <w:rPr>
                  <w:color w:val="000000"/>
                </w:rPr>
              </w:rPrChange>
            </w:rPr>
            <w:delText>CITATION</w:delText>
          </w:r>
        </w:del>
      </w:ins>
      <w:ins w:id="826" w:author="William Mitchell" w:date="2021-05-19T23:52:00Z">
        <w:del w:id="827" w:author="Billy Mitchell" w:date="2021-05-20T10:53:00Z">
          <w:r w:rsidR="004B3067" w:rsidDel="00AD02D5">
            <w:rPr>
              <w:color w:val="000000"/>
            </w:rPr>
            <w:delText>]</w:delText>
          </w:r>
        </w:del>
        <w:r w:rsidR="004B3067">
          <w:rPr>
            <w:color w:val="000000"/>
          </w:rPr>
          <w:t xml:space="preserve">. </w:t>
        </w:r>
      </w:ins>
      <w:ins w:id="828" w:author="William Mitchell" w:date="2021-05-19T23:56:00Z">
        <w:r w:rsidR="004B3067">
          <w:rPr>
            <w:color w:val="000000"/>
          </w:rPr>
          <w:t xml:space="preserve">Thus, utilizing </w:t>
        </w:r>
        <w:r w:rsidR="005F47F7">
          <w:rPr>
            <w:color w:val="000000"/>
          </w:rPr>
          <w:t xml:space="preserve">film </w:t>
        </w:r>
      </w:ins>
      <w:ins w:id="829" w:author="William Mitchell" w:date="2021-05-19T23:57:00Z">
        <w:r w:rsidR="005F47F7">
          <w:rPr>
            <w:color w:val="000000"/>
          </w:rPr>
          <w:t xml:space="preserve">clips containing socially relevant information balanced between valenced conditions </w:t>
        </w:r>
      </w:ins>
      <w:ins w:id="830" w:author="William Mitchell" w:date="2021-05-19T23:58:00Z">
        <w:r w:rsidR="005F47F7">
          <w:rPr>
            <w:color w:val="000000"/>
          </w:rPr>
          <w:t>may represent a</w:t>
        </w:r>
      </w:ins>
      <w:ins w:id="831" w:author="Billy Mitchell" w:date="2021-05-26T23:20:00Z">
        <w:r w:rsidR="00FC3012">
          <w:rPr>
            <w:color w:val="000000"/>
          </w:rPr>
          <w:t xml:space="preserve"> more </w:t>
        </w:r>
      </w:ins>
      <w:ins w:id="832" w:author="William Mitchell" w:date="2021-05-19T23:58:00Z">
        <w:del w:id="833" w:author="Billy Mitchell" w:date="2021-05-26T23:20:00Z">
          <w:r w:rsidR="005F47F7" w:rsidDel="00FC3012">
            <w:rPr>
              <w:color w:val="000000"/>
            </w:rPr>
            <w:delText xml:space="preserve"> more </w:delText>
          </w:r>
        </w:del>
        <w:r w:rsidR="005F47F7">
          <w:rPr>
            <w:color w:val="000000"/>
          </w:rPr>
          <w:t xml:space="preserve">ecologically </w:t>
        </w:r>
        <w:del w:id="834" w:author="Billy Mitchell" w:date="2021-05-26T23:20:00Z">
          <w:r w:rsidR="005F47F7" w:rsidDel="00FC3012">
            <w:rPr>
              <w:color w:val="000000"/>
            </w:rPr>
            <w:lastRenderedPageBreak/>
            <w:delText>valid</w:delText>
          </w:r>
        </w:del>
      </w:ins>
      <w:ins w:id="835" w:author="Billy Mitchell" w:date="2021-05-26T23:20:00Z">
        <w:r w:rsidR="00FC3012">
          <w:rPr>
            <w:color w:val="000000"/>
          </w:rPr>
          <w:t>appropriate</w:t>
        </w:r>
      </w:ins>
      <w:ins w:id="836" w:author="William Mitchell" w:date="2021-05-19T23:58:00Z">
        <w:r w:rsidR="005F47F7">
          <w:rPr>
            <w:color w:val="000000"/>
          </w:rPr>
          <w:t xml:space="preserve"> </w:t>
        </w:r>
      </w:ins>
      <w:ins w:id="837" w:author="Billy Mitchell" w:date="2021-05-26T23:20:00Z">
        <w:r w:rsidR="00FC3012">
          <w:rPr>
            <w:color w:val="000000"/>
          </w:rPr>
          <w:t>means</w:t>
        </w:r>
      </w:ins>
      <w:ins w:id="838" w:author="William Mitchell" w:date="2021-05-19T23:58:00Z">
        <w:del w:id="839" w:author="Billy Mitchell" w:date="2021-05-26T23:20:00Z">
          <w:r w:rsidR="005F47F7" w:rsidDel="00FC3012">
            <w:rPr>
              <w:color w:val="000000"/>
            </w:rPr>
            <w:delText>way</w:delText>
          </w:r>
        </w:del>
        <w:r w:rsidR="005F47F7">
          <w:rPr>
            <w:color w:val="000000"/>
          </w:rPr>
          <w:t xml:space="preserve"> of </w:t>
        </w:r>
        <w:del w:id="840" w:author="Billy Mitchell" w:date="2021-05-26T23:21:00Z">
          <w:r w:rsidR="005F47F7" w:rsidDel="00FC3012">
            <w:rPr>
              <w:color w:val="000000"/>
            </w:rPr>
            <w:delText>eliciting</w:delText>
          </w:r>
        </w:del>
      </w:ins>
      <w:ins w:id="841" w:author="Billy Mitchell" w:date="2021-05-26T23:21:00Z">
        <w:r w:rsidR="00FC3012">
          <w:rPr>
            <w:color w:val="000000"/>
          </w:rPr>
          <w:t>motivating</w:t>
        </w:r>
      </w:ins>
      <w:ins w:id="842" w:author="William Mitchell" w:date="2021-05-19T23:58:00Z">
        <w:r w:rsidR="005F47F7">
          <w:rPr>
            <w:color w:val="000000"/>
          </w:rPr>
          <w:t xml:space="preserve"> emotion representations than using stimuli devoid of social content.</w:t>
        </w:r>
      </w:ins>
      <w:ins w:id="843" w:author="William Mitchell" w:date="2021-05-19T23:52:00Z">
        <w:r w:rsidR="004B3067">
          <w:rPr>
            <w:color w:val="000000"/>
          </w:rPr>
          <w:t xml:space="preserve"> </w:t>
        </w:r>
      </w:ins>
    </w:p>
    <w:p w14:paraId="00000037" w14:textId="2C7BF02C" w:rsidR="001D5C46" w:rsidRDefault="00C146F4">
      <w:pPr>
        <w:spacing w:line="480" w:lineRule="auto"/>
        <w:ind w:firstLine="720"/>
        <w:rPr>
          <w:color w:val="000000"/>
        </w:rPr>
        <w:pPrChange w:id="844" w:author="Billy Mitchell" w:date="2021-06-11T18:06:00Z">
          <w:pPr>
            <w:spacing w:line="480" w:lineRule="auto"/>
            <w:ind w:firstLine="720"/>
            <w:jc w:val="both"/>
          </w:pPr>
        </w:pPrChange>
      </w:pPr>
      <w:customXmlDelRangeStart w:id="845" w:author="William Mitchell" w:date="2021-05-19T13:24:00Z"/>
      <w:sdt>
        <w:sdtPr>
          <w:tag w:val="goog_rdk_103"/>
          <w:id w:val="-1471738183"/>
        </w:sdtPr>
        <w:sdtEndPr/>
        <w:sdtContent>
          <w:customXmlDelRangeEnd w:id="845"/>
          <w:ins w:id="846" w:author="William Mitchell" w:date="2021-05-05T01:29:00Z">
            <w:r w:rsidR="00D2411E">
              <w:rPr>
                <w:color w:val="000000"/>
              </w:rPr>
              <w:t>I</w:t>
            </w:r>
          </w:ins>
          <w:customXmlDelRangeStart w:id="847" w:author="William Mitchell" w:date="2021-05-19T13:24:00Z"/>
        </w:sdtContent>
      </w:sdt>
      <w:customXmlDelRangeEnd w:id="847"/>
      <w:customXmlDelRangeStart w:id="848" w:author="William Mitchell" w:date="2021-05-19T13:24:00Z"/>
      <w:sdt>
        <w:sdtPr>
          <w:tag w:val="goog_rdk_104"/>
          <w:id w:val="253639589"/>
        </w:sdtPr>
        <w:sdtEndPr/>
        <w:sdtContent>
          <w:customXmlDelRangeEnd w:id="848"/>
          <w:del w:id="849" w:author="William Mitchell" w:date="2021-05-05T01:29:00Z">
            <w:r w:rsidR="00D2411E">
              <w:rPr>
                <w:color w:val="000000"/>
              </w:rPr>
              <w:delText>After i</w:delText>
            </w:r>
          </w:del>
          <w:customXmlDelRangeStart w:id="850" w:author="William Mitchell" w:date="2021-05-19T13:24:00Z"/>
        </w:sdtContent>
      </w:sdt>
      <w:customXmlDelRangeEnd w:id="850"/>
      <w:r w:rsidR="00D2411E">
        <w:rPr>
          <w:color w:val="000000"/>
        </w:rPr>
        <w:t xml:space="preserve">ndependent raters </w:t>
      </w:r>
      <w:customXmlDelRangeStart w:id="851" w:author="William Mitchell" w:date="2021-05-19T13:24:00Z"/>
      <w:sdt>
        <w:sdtPr>
          <w:tag w:val="goog_rdk_105"/>
          <w:id w:val="-2142095505"/>
        </w:sdtPr>
        <w:sdtEndPr/>
        <w:sdtContent>
          <w:customXmlDelRangeEnd w:id="851"/>
          <w:ins w:id="852" w:author="William Mitchell" w:date="2021-05-05T01:29:00Z">
            <w:r w:rsidR="00D2411E">
              <w:rPr>
                <w:color w:val="000000"/>
              </w:rPr>
              <w:t xml:space="preserve">also </w:t>
            </w:r>
          </w:ins>
          <w:customXmlDelRangeStart w:id="853" w:author="William Mitchell" w:date="2021-05-19T13:24:00Z"/>
        </w:sdtContent>
      </w:sdt>
      <w:customXmlDelRangeEnd w:id="853"/>
      <w:r w:rsidR="00D2411E">
        <w:rPr>
          <w:color w:val="000000"/>
        </w:rPr>
        <w:t xml:space="preserve">coded the valence of each video second by second, such that seconds of positive </w:t>
      </w:r>
      <w:customXmlDelRangeStart w:id="854" w:author="William Mitchell" w:date="2021-05-19T13:24:00Z"/>
      <w:sdt>
        <w:sdtPr>
          <w:tag w:val="goog_rdk_106"/>
          <w:id w:val="-121922622"/>
        </w:sdtPr>
        <w:sdtEndPr/>
        <w:sdtContent>
          <w:customXmlDelRangeEnd w:id="854"/>
          <w:ins w:id="855" w:author="William Mitchell" w:date="2021-04-21T20:22:00Z">
            <w:r w:rsidR="00D2411E">
              <w:rPr>
                <w:color w:val="000000"/>
              </w:rPr>
              <w:t>affect</w:t>
            </w:r>
          </w:ins>
          <w:customXmlDelRangeStart w:id="856" w:author="William Mitchell" w:date="2021-05-19T13:24:00Z"/>
        </w:sdtContent>
      </w:sdt>
      <w:customXmlDelRangeEnd w:id="856"/>
      <w:customXmlDelRangeStart w:id="857" w:author="William Mitchell" w:date="2021-05-19T13:24:00Z"/>
      <w:sdt>
        <w:sdtPr>
          <w:tag w:val="goog_rdk_107"/>
          <w:id w:val="-951630664"/>
        </w:sdtPr>
        <w:sdtEndPr/>
        <w:sdtContent>
          <w:customXmlDelRangeEnd w:id="857"/>
          <w:del w:id="858" w:author="William Mitchell" w:date="2021-04-21T20:22:00Z">
            <w:r w:rsidR="00D2411E">
              <w:rPr>
                <w:color w:val="000000"/>
              </w:rPr>
              <w:delText>emotion</w:delText>
            </w:r>
          </w:del>
          <w:customXmlDelRangeStart w:id="859" w:author="William Mitchell" w:date="2021-05-19T13:24:00Z"/>
        </w:sdtContent>
      </w:sdt>
      <w:customXmlDelRangeEnd w:id="859"/>
      <w:r w:rsidR="00D2411E">
        <w:rPr>
          <w:color w:val="000000"/>
        </w:rPr>
        <w:t xml:space="preserve"> (e.g., smiles, cheering, etc.) received a score of 1, seconds of negative </w:t>
      </w:r>
      <w:customXmlDelRangeStart w:id="860" w:author="William Mitchell" w:date="2021-05-19T13:24:00Z"/>
      <w:sdt>
        <w:sdtPr>
          <w:tag w:val="goog_rdk_108"/>
          <w:id w:val="-1770695345"/>
        </w:sdtPr>
        <w:sdtEndPr/>
        <w:sdtContent>
          <w:customXmlDelRangeEnd w:id="860"/>
          <w:ins w:id="861" w:author="William Mitchell" w:date="2021-04-21T20:22:00Z">
            <w:r w:rsidR="00D2411E">
              <w:rPr>
                <w:color w:val="000000"/>
              </w:rPr>
              <w:t>affect</w:t>
            </w:r>
          </w:ins>
          <w:customXmlDelRangeStart w:id="862" w:author="William Mitchell" w:date="2021-05-19T13:24:00Z"/>
        </w:sdtContent>
      </w:sdt>
      <w:customXmlDelRangeEnd w:id="862"/>
      <w:customXmlDelRangeStart w:id="863" w:author="William Mitchell" w:date="2021-05-19T13:24:00Z"/>
      <w:sdt>
        <w:sdtPr>
          <w:tag w:val="goog_rdk_109"/>
          <w:id w:val="427622258"/>
        </w:sdtPr>
        <w:sdtEndPr/>
        <w:sdtContent>
          <w:customXmlDelRangeEnd w:id="863"/>
          <w:del w:id="864" w:author="William Mitchell" w:date="2021-04-21T20:22:00Z">
            <w:r w:rsidR="00D2411E">
              <w:rPr>
                <w:color w:val="000000"/>
              </w:rPr>
              <w:delText>emotion</w:delText>
            </w:r>
          </w:del>
          <w:customXmlDelRangeStart w:id="865" w:author="William Mitchell" w:date="2021-05-19T13:24:00Z"/>
        </w:sdtContent>
      </w:sdt>
      <w:customXmlDelRangeEnd w:id="865"/>
      <w:r w:rsidR="00D2411E">
        <w:rPr>
          <w:color w:val="000000"/>
        </w:rPr>
        <w:t xml:space="preserve"> (e.g., anger, physical or verbal outbursts, etc.) received a score of -1, and seconds</w:t>
      </w:r>
      <w:customXmlDelRangeStart w:id="866" w:author="William Mitchell" w:date="2021-05-19T13:24:00Z"/>
      <w:sdt>
        <w:sdtPr>
          <w:tag w:val="goog_rdk_110"/>
          <w:id w:val="357940336"/>
        </w:sdtPr>
        <w:sdtEndPr/>
        <w:sdtContent>
          <w:customXmlDelRangeEnd w:id="866"/>
          <w:ins w:id="867" w:author="William Mitchell" w:date="2021-04-21T20:21:00Z">
            <w:r w:rsidR="00D2411E">
              <w:rPr>
                <w:color w:val="000000"/>
              </w:rPr>
              <w:t xml:space="preserve"> lacking a clearly valenced emotion</w:t>
            </w:r>
          </w:ins>
          <w:customXmlDelRangeStart w:id="868" w:author="William Mitchell" w:date="2021-05-19T13:24:00Z"/>
        </w:sdtContent>
      </w:sdt>
      <w:customXmlDelRangeEnd w:id="868"/>
      <w:customXmlDelRangeStart w:id="869" w:author="William Mitchell" w:date="2021-05-19T13:24:00Z"/>
      <w:sdt>
        <w:sdtPr>
          <w:tag w:val="goog_rdk_111"/>
          <w:id w:val="-1952236494"/>
        </w:sdtPr>
        <w:sdtEndPr/>
        <w:sdtContent>
          <w:customXmlDelRangeEnd w:id="869"/>
          <w:del w:id="870" w:author="William Mitchell" w:date="2021-04-21T20:21:00Z">
            <w:r w:rsidR="00D2411E">
              <w:rPr>
                <w:color w:val="000000"/>
              </w:rPr>
              <w:delText xml:space="preserve"> of neutral emotion</w:delText>
            </w:r>
          </w:del>
          <w:customXmlDelRangeStart w:id="871" w:author="William Mitchell" w:date="2021-05-19T13:24:00Z"/>
        </w:sdtContent>
      </w:sdt>
      <w:customXmlDelRangeEnd w:id="871"/>
      <w:r w:rsidR="00D2411E">
        <w:rPr>
          <w:color w:val="000000"/>
        </w:rPr>
        <w:t xml:space="preserve"> (i.e., not containing elements of previously defined positive/negative cues) received a score of 0</w:t>
      </w:r>
      <w:customXmlDelRangeStart w:id="872" w:author="William Mitchell" w:date="2021-05-19T13:24:00Z"/>
      <w:sdt>
        <w:sdtPr>
          <w:tag w:val="goog_rdk_112"/>
          <w:id w:val="-1780633532"/>
        </w:sdtPr>
        <w:sdtEndPr/>
        <w:sdtContent>
          <w:customXmlDelRangeEnd w:id="872"/>
          <w:bookmarkStart w:id="873" w:name="_Hlk72940582"/>
          <w:ins w:id="874" w:author="William Mitchell" w:date="2021-05-05T01:29:00Z">
            <w:r w:rsidR="00D2411E">
              <w:rPr>
                <w:color w:val="000000"/>
              </w:rPr>
              <w:t xml:space="preserve">. </w:t>
            </w:r>
          </w:ins>
          <w:customXmlDelRangeStart w:id="875" w:author="William Mitchell" w:date="2021-05-19T13:24:00Z"/>
        </w:sdtContent>
      </w:sdt>
      <w:customXmlDelRangeEnd w:id="875"/>
      <w:customXmlDelRangeStart w:id="876" w:author="William Mitchell" w:date="2021-05-19T13:24:00Z"/>
      <w:sdt>
        <w:sdtPr>
          <w:tag w:val="goog_rdk_113"/>
          <w:id w:val="1970245607"/>
        </w:sdtPr>
        <w:sdtEndPr/>
        <w:sdtContent>
          <w:customXmlDelRangeEnd w:id="876"/>
          <w:del w:id="877" w:author="William Mitchell" w:date="2021-05-05T01:29:00Z">
            <w:r w:rsidR="00D2411E">
              <w:rPr>
                <w:color w:val="000000"/>
              </w:rPr>
              <w:delText>,</w:delText>
            </w:r>
          </w:del>
          <w:customXmlDelRangeStart w:id="878" w:author="William Mitchell" w:date="2021-05-19T13:24:00Z"/>
        </w:sdtContent>
      </w:sdt>
      <w:customXmlDelRangeEnd w:id="878"/>
      <w:del w:id="879" w:author="William Mitchell" w:date="2021-05-18T11:03:00Z">
        <w:r w:rsidR="00D2411E" w:rsidDel="0018600D">
          <w:rPr>
            <w:color w:val="000000"/>
          </w:rPr>
          <w:delText xml:space="preserve"> </w:delText>
        </w:r>
      </w:del>
      <w:customXmlDelRangeStart w:id="880" w:author="William Mitchell" w:date="2021-05-19T13:24:00Z"/>
      <w:sdt>
        <w:sdtPr>
          <w:tag w:val="goog_rdk_114"/>
          <w:id w:val="-315410483"/>
        </w:sdtPr>
        <w:sdtEndPr/>
        <w:sdtContent>
          <w:customXmlDelRangeEnd w:id="880"/>
          <w:ins w:id="881" w:author="William Mitchell" w:date="2021-05-05T01:30:00Z">
            <w:r w:rsidR="00D2411E">
              <w:rPr>
                <w:color w:val="000000"/>
              </w:rPr>
              <w:t>As should be expected, positive and negative clips significantly differed in emotional valence [</w:t>
            </w:r>
            <w:r w:rsidR="00D2411E" w:rsidRPr="002C2772">
              <w:rPr>
                <w:i/>
                <w:iCs/>
                <w:color w:val="000000"/>
                <w:rPrChange w:id="882" w:author="Billy Mitchell" w:date="2021-05-25T11:07:00Z">
                  <w:rPr>
                    <w:color w:val="000000"/>
                  </w:rPr>
                </w:rPrChange>
              </w:rPr>
              <w:t>t</w:t>
            </w:r>
            <w:r w:rsidR="00D2411E">
              <w:rPr>
                <w:color w:val="000000"/>
              </w:rPr>
              <w:t xml:space="preserve">(14) = 16.88, </w:t>
            </w:r>
            <w:r w:rsidR="00D2411E" w:rsidRPr="002C2772">
              <w:rPr>
                <w:i/>
                <w:iCs/>
                <w:color w:val="000000"/>
                <w:rPrChange w:id="883" w:author="Billy Mitchell" w:date="2021-05-25T11:07:00Z">
                  <w:rPr>
                    <w:color w:val="000000"/>
                  </w:rPr>
                </w:rPrChange>
              </w:rPr>
              <w:t>p</w:t>
            </w:r>
            <w:r w:rsidR="00D2411E">
              <w:rPr>
                <w:color w:val="000000"/>
              </w:rPr>
              <w:t xml:space="preserve"> &lt; 0.001], with positive clips receiving an average </w:t>
            </w:r>
          </w:ins>
          <w:ins w:id="884" w:author="William Mitchell" w:date="2021-05-18T11:06:00Z">
            <w:r w:rsidR="0018600D">
              <w:rPr>
                <w:color w:val="000000"/>
              </w:rPr>
              <w:t xml:space="preserve">second-by-second </w:t>
            </w:r>
          </w:ins>
          <w:ins w:id="885" w:author="William Mitchell" w:date="2021-05-05T01:30:00Z">
            <w:r w:rsidR="00D2411E">
              <w:rPr>
                <w:color w:val="000000"/>
              </w:rPr>
              <w:t>affect</w:t>
            </w:r>
          </w:ins>
          <w:ins w:id="886" w:author="William Mitchell" w:date="2021-05-18T11:06:00Z">
            <w:r w:rsidR="0018600D">
              <w:rPr>
                <w:color w:val="000000"/>
              </w:rPr>
              <w:t>ive</w:t>
            </w:r>
          </w:ins>
          <w:ins w:id="887" w:author="William Mitchell" w:date="2021-05-05T01:30:00Z">
            <w:r w:rsidR="00D2411E">
              <w:rPr>
                <w:color w:val="000000"/>
              </w:rPr>
              <w:t xml:space="preserve"> score of 0.89 and negative clips receiving an average affect score of -0.76. </w:t>
            </w:r>
          </w:ins>
          <w:ins w:id="888" w:author="William Mitchell" w:date="2021-05-18T11:07:00Z">
            <w:r w:rsidR="0018600D">
              <w:rPr>
                <w:color w:val="000000"/>
              </w:rPr>
              <w:t>There we</w:t>
            </w:r>
          </w:ins>
          <w:ins w:id="889" w:author="Billy Mitchell" w:date="2021-05-25T11:00:00Z">
            <w:r w:rsidR="00546A63">
              <w:rPr>
                <w:color w:val="000000"/>
              </w:rPr>
              <w:t>re</w:t>
            </w:r>
          </w:ins>
          <w:ins w:id="890" w:author="William Mitchell" w:date="2021-05-05T01:30:00Z">
            <w:r w:rsidR="00D2411E">
              <w:rPr>
                <w:color w:val="000000"/>
              </w:rPr>
              <w:t xml:space="preserve"> no </w:t>
            </w:r>
            <w:del w:id="891" w:author="Billy Mitchell" w:date="2021-05-23T16:18:00Z">
              <w:r w:rsidR="00D2411E" w:rsidDel="003E01E7">
                <w:rPr>
                  <w:color w:val="000000"/>
                </w:rPr>
                <w:delText>differences</w:delText>
              </w:r>
            </w:del>
          </w:ins>
          <w:ins w:id="892" w:author="William Mitchell" w:date="2021-05-18T11:07:00Z">
            <w:del w:id="893" w:author="Billy Mitchell" w:date="2021-05-23T16:18:00Z">
              <w:r w:rsidR="0018600D" w:rsidDel="003E01E7">
                <w:rPr>
                  <w:color w:val="000000"/>
                </w:rPr>
                <w:delText xml:space="preserve"> </w:delText>
              </w:r>
            </w:del>
            <w:r w:rsidR="0018600D">
              <w:rPr>
                <w:color w:val="000000"/>
              </w:rPr>
              <w:t>significant differences in the absolute value</w:t>
            </w:r>
            <w:r w:rsidR="00FC2435">
              <w:rPr>
                <w:color w:val="000000"/>
              </w:rPr>
              <w:t xml:space="preserve"> of these scores</w:t>
            </w:r>
          </w:ins>
          <w:ins w:id="894" w:author="William Mitchell" w:date="2021-05-05T01:30:00Z">
            <w:r w:rsidR="00D2411E">
              <w:rPr>
                <w:color w:val="000000"/>
              </w:rPr>
              <w:t xml:space="preserve"> by valence </w:t>
            </w:r>
          </w:ins>
          <w:customXmlDelRangeStart w:id="895" w:author="William Mitchell" w:date="2021-05-19T13:24:00Z"/>
        </w:sdtContent>
      </w:sdt>
      <w:customXmlDelRangeEnd w:id="895"/>
      <w:customXmlDelRangeStart w:id="896" w:author="William Mitchell" w:date="2021-05-19T13:24:00Z"/>
      <w:sdt>
        <w:sdtPr>
          <w:tag w:val="goog_rdk_115"/>
          <w:id w:val="-1235615204"/>
        </w:sdtPr>
        <w:sdtEndPr/>
        <w:sdtContent>
          <w:customXmlDelRangeEnd w:id="896"/>
          <w:customXmlDelRangeStart w:id="897" w:author="William Mitchell" w:date="2021-05-19T13:24:00Z"/>
          <w:sdt>
            <w:sdtPr>
              <w:tag w:val="goog_rdk_116"/>
              <w:id w:val="-34966813"/>
            </w:sdtPr>
            <w:sdtEndPr/>
            <w:sdtContent>
              <w:customXmlDelRangeEnd w:id="897"/>
              <w:commentRangeStart w:id="898"/>
              <w:customXmlDelRangeStart w:id="899" w:author="William Mitchell" w:date="2021-05-19T13:24:00Z"/>
            </w:sdtContent>
          </w:sdt>
          <w:customXmlDelRangeEnd w:id="899"/>
          <w:del w:id="900" w:author="William Mitchell" w:date="2021-04-21T20:22:00Z">
            <w:r w:rsidR="00D2411E">
              <w:rPr>
                <w:color w:val="000000"/>
              </w:rPr>
              <w:delText xml:space="preserve">video clips did not significantly differ in absolute </w:delText>
            </w:r>
          </w:del>
          <w:customXmlDelRangeStart w:id="901" w:author="William Mitchell" w:date="2021-05-19T13:24:00Z"/>
        </w:sdtContent>
      </w:sdt>
      <w:customXmlDelRangeEnd w:id="901"/>
      <w:customXmlDelRangeStart w:id="902" w:author="William Mitchell" w:date="2021-05-19T13:24:00Z"/>
      <w:sdt>
        <w:sdtPr>
          <w:tag w:val="goog_rdk_117"/>
          <w:id w:val="-753050784"/>
        </w:sdtPr>
        <w:sdtEndPr/>
        <w:sdtContent>
          <w:customXmlDelRangeEnd w:id="902"/>
          <w:ins w:id="903" w:author="William Mitchell" w:date="2021-04-21T20:22:00Z">
            <w:del w:id="904" w:author="William Mitchell" w:date="2021-04-21T20:22:00Z">
              <w:r w:rsidR="00D2411E">
                <w:rPr>
                  <w:color w:val="000000"/>
                </w:rPr>
                <w:delText>affective</w:delText>
              </w:r>
            </w:del>
          </w:ins>
          <w:customXmlDelRangeStart w:id="905" w:author="William Mitchell" w:date="2021-05-19T13:24:00Z"/>
        </w:sdtContent>
      </w:sdt>
      <w:customXmlDelRangeEnd w:id="905"/>
      <w:customXmlDelRangeStart w:id="906" w:author="William Mitchell" w:date="2021-05-19T13:24:00Z"/>
      <w:sdt>
        <w:sdtPr>
          <w:tag w:val="goog_rdk_119"/>
          <w:id w:val="-741012222"/>
        </w:sdtPr>
        <w:sdtEndPr/>
        <w:sdtContent>
          <w:customXmlDelRangeEnd w:id="906"/>
          <w:del w:id="907" w:author="William Mitchell" w:date="2021-04-21T20:22:00Z">
            <w:r w:rsidR="00D2411E">
              <w:rPr>
                <w:color w:val="000000"/>
              </w:rPr>
              <w:delText xml:space="preserve">emotional valence </w:delText>
            </w:r>
          </w:del>
          <w:customXmlDelRangeStart w:id="908" w:author="William Mitchell" w:date="2021-05-19T13:24:00Z"/>
        </w:sdtContent>
      </w:sdt>
      <w:customXmlDelRangeEnd w:id="908"/>
      <w:r w:rsidR="00D2411E">
        <w:rPr>
          <w:color w:val="000000"/>
        </w:rPr>
        <w:t>[</w:t>
      </w:r>
      <w:r w:rsidR="00D2411E">
        <w:rPr>
          <w:i/>
          <w:color w:val="000000"/>
        </w:rPr>
        <w:t>t</w:t>
      </w:r>
      <w:r w:rsidR="00D2411E">
        <w:rPr>
          <w:color w:val="000000"/>
        </w:rPr>
        <w:t>(14) = 1.38,</w:t>
      </w:r>
      <w:r w:rsidR="00D2411E">
        <w:rPr>
          <w:i/>
          <w:color w:val="000000"/>
        </w:rPr>
        <w:t xml:space="preserve"> p =</w:t>
      </w:r>
      <w:r w:rsidR="00D2411E">
        <w:rPr>
          <w:color w:val="000000"/>
        </w:rPr>
        <w:t xml:space="preserve"> 0.19], suggesting positive and negative clips were appropriately matched </w:t>
      </w:r>
      <w:customXmlDelRangeStart w:id="909" w:author="William Mitchell" w:date="2021-05-19T13:24:00Z"/>
      <w:sdt>
        <w:sdtPr>
          <w:tag w:val="goog_rdk_120"/>
          <w:id w:val="1417739009"/>
        </w:sdtPr>
        <w:sdtEndPr/>
        <w:sdtContent>
          <w:customXmlDelRangeEnd w:id="909"/>
          <w:ins w:id="910" w:author="William Mitchell" w:date="2021-05-05T01:34:00Z">
            <w:r w:rsidR="00D2411E">
              <w:rPr>
                <w:color w:val="000000"/>
              </w:rPr>
              <w:t xml:space="preserve">in time spent displaying categorically congruent valenced information </w:t>
            </w:r>
          </w:ins>
          <w:customXmlDelRangeStart w:id="911" w:author="William Mitchell" w:date="2021-05-19T13:24:00Z"/>
        </w:sdtContent>
      </w:sdt>
      <w:customXmlDelRangeEnd w:id="911"/>
      <w:r w:rsidR="00D2411E">
        <w:rPr>
          <w:color w:val="000000"/>
        </w:rPr>
        <w:t>(Karim &amp; Perlman, 2017)</w:t>
      </w:r>
      <w:commentRangeEnd w:id="898"/>
      <w:r w:rsidR="00D2411E">
        <w:commentReference w:id="898"/>
      </w:r>
      <w:r w:rsidR="00D2411E">
        <w:rPr>
          <w:color w:val="000000"/>
        </w:rPr>
        <w:t xml:space="preserve">. </w:t>
      </w:r>
      <w:bookmarkEnd w:id="873"/>
      <w:r w:rsidR="00D2411E">
        <w:rPr>
          <w:color w:val="000000"/>
        </w:rPr>
        <w:t>Neutral films were sourced from nature documentaries</w:t>
      </w:r>
      <w:customXmlDelRangeStart w:id="912" w:author="William Mitchell" w:date="2021-05-19T13:24:00Z"/>
      <w:sdt>
        <w:sdtPr>
          <w:tag w:val="goog_rdk_121"/>
          <w:id w:val="1987972557"/>
        </w:sdtPr>
        <w:sdtEndPr/>
        <w:sdtContent>
          <w:customXmlDelRangeEnd w:id="912"/>
          <w:ins w:id="913" w:author="William Mitchell" w:date="2021-04-28T21:50:00Z">
            <w:r w:rsidR="00D2411E">
              <w:rPr>
                <w:color w:val="000000"/>
              </w:rPr>
              <w:t>, used animals or plants as the focal targets, and included background music to mirror that of their affectively valenced counterparts.</w:t>
            </w:r>
          </w:ins>
          <w:customXmlDelRangeStart w:id="914" w:author="William Mitchell" w:date="2021-05-19T13:24:00Z"/>
        </w:sdtContent>
      </w:sdt>
      <w:customXmlDelRangeEnd w:id="914"/>
      <w:customXmlDelRangeStart w:id="915" w:author="William Mitchell" w:date="2021-05-19T13:24:00Z"/>
      <w:sdt>
        <w:sdtPr>
          <w:tag w:val="goog_rdk_122"/>
          <w:id w:val="-1092150422"/>
        </w:sdtPr>
        <w:sdtEndPr/>
        <w:sdtContent>
          <w:customXmlDelRangeEnd w:id="915"/>
          <w:del w:id="916" w:author="William Mitchell" w:date="2021-04-28T21:50:00Z">
            <w:r w:rsidR="00D2411E">
              <w:rPr>
                <w:color w:val="000000"/>
              </w:rPr>
              <w:delText xml:space="preserve">, but were not directly relevant to our hypotheses, as we sought to specifically compare the positive and negative </w:delText>
            </w:r>
          </w:del>
          <w:customXmlDelRangeStart w:id="917" w:author="William Mitchell" w:date="2021-05-19T13:24:00Z"/>
        </w:sdtContent>
      </w:sdt>
      <w:customXmlDelRangeEnd w:id="917"/>
      <w:customXmlDelRangeStart w:id="918" w:author="William Mitchell" w:date="2021-05-19T13:24:00Z"/>
      <w:sdt>
        <w:sdtPr>
          <w:tag w:val="goog_rdk_123"/>
          <w:id w:val="1598910859"/>
        </w:sdtPr>
        <w:sdtEndPr/>
        <w:sdtContent>
          <w:customXmlDelRangeEnd w:id="918"/>
          <w:ins w:id="919" w:author="William Mitchell" w:date="2021-04-21T20:23:00Z">
            <w:del w:id="920" w:author="William Mitchell" w:date="2021-04-28T21:50:00Z">
              <w:r w:rsidR="00D2411E">
                <w:rPr>
                  <w:color w:val="000000"/>
                </w:rPr>
                <w:delText>affective</w:delText>
              </w:r>
            </w:del>
          </w:ins>
          <w:customXmlDelRangeStart w:id="921" w:author="William Mitchell" w:date="2021-05-19T13:24:00Z"/>
        </w:sdtContent>
      </w:sdt>
      <w:customXmlDelRangeEnd w:id="921"/>
      <w:customXmlDelRangeStart w:id="922" w:author="William Mitchell" w:date="2021-05-19T13:24:00Z"/>
      <w:sdt>
        <w:sdtPr>
          <w:tag w:val="goog_rdk_125"/>
          <w:id w:val="989532945"/>
        </w:sdtPr>
        <w:sdtEndPr/>
        <w:sdtContent>
          <w:customXmlDelRangeEnd w:id="922"/>
          <w:ins w:id="923" w:author="William Mitchell" w:date="2021-05-18T11:08:00Z">
            <w:r w:rsidR="00FC2435">
              <w:t xml:space="preserve"> </w:t>
            </w:r>
          </w:ins>
          <w:del w:id="924" w:author="William Mitchell" w:date="2021-04-28T21:50:00Z">
            <w:r w:rsidR="00D2411E">
              <w:rPr>
                <w:color w:val="000000"/>
              </w:rPr>
              <w:delText xml:space="preserve">emotional processing. However, neutral films were utilized in supplemental analyses which support our primary hypotheses (see Supplemental Analyses). </w:delText>
            </w:r>
          </w:del>
          <w:customXmlDelRangeStart w:id="925" w:author="William Mitchell" w:date="2021-05-19T13:24:00Z"/>
        </w:sdtContent>
      </w:sdt>
      <w:customXmlDelRangeEnd w:id="925"/>
      <w:r w:rsidR="00D2411E">
        <w:rPr>
          <w:color w:val="000000"/>
        </w:rPr>
        <w:t xml:space="preserve">Participants were </w:t>
      </w:r>
      <w:ins w:id="926" w:author="William Mitchell" w:date="2021-05-18T11:08:00Z">
        <w:r w:rsidR="00FC2435">
          <w:rPr>
            <w:color w:val="000000"/>
          </w:rPr>
          <w:t>surveyed on their</w:t>
        </w:r>
      </w:ins>
      <w:del w:id="927" w:author="William Mitchell" w:date="2021-05-18T11:08:00Z">
        <w:r w:rsidR="00D2411E" w:rsidDel="00FC2435">
          <w:rPr>
            <w:color w:val="000000"/>
          </w:rPr>
          <w:delText>asked about their</w:delText>
        </w:r>
      </w:del>
      <w:r w:rsidR="00D2411E">
        <w:rPr>
          <w:color w:val="000000"/>
        </w:rPr>
        <w:t xml:space="preserve"> familiarity</w:t>
      </w:r>
      <w:ins w:id="928" w:author="William Mitchell" w:date="2021-05-18T11:08:00Z">
        <w:r w:rsidR="00FC2435">
          <w:rPr>
            <w:color w:val="000000"/>
          </w:rPr>
          <w:t xml:space="preserve"> with each film</w:t>
        </w:r>
      </w:ins>
      <w:del w:id="929" w:author="William Mitchell" w:date="2021-05-18T11:08:00Z">
        <w:r w:rsidR="00D2411E" w:rsidDel="00FC2435">
          <w:rPr>
            <w:color w:val="000000"/>
          </w:rPr>
          <w:delText xml:space="preserve"> with the clips,</w:delText>
        </w:r>
      </w:del>
      <w:r w:rsidR="00D2411E">
        <w:rPr>
          <w:color w:val="000000"/>
        </w:rPr>
        <w:t xml:space="preserve"> and no differences were observed </w:t>
      </w:r>
      <w:r w:rsidR="00D2411E">
        <w:rPr>
          <w:color w:val="000000"/>
        </w:rPr>
        <w:lastRenderedPageBreak/>
        <w:t>between adults and children in total familiarity s</w:t>
      </w:r>
      <w:ins w:id="930" w:author="William Mitchell" w:date="2021-05-18T11:08:00Z">
        <w:r w:rsidR="00FC2435">
          <w:rPr>
            <w:color w:val="000000"/>
          </w:rPr>
          <w:t>cores</w:t>
        </w:r>
      </w:ins>
      <w:del w:id="931" w:author="William Mitchell" w:date="2021-05-18T11:08:00Z">
        <w:r w:rsidR="00D2411E" w:rsidDel="00FC2435">
          <w:rPr>
            <w:color w:val="000000"/>
          </w:rPr>
          <w:delText>cores</w:delText>
        </w:r>
      </w:del>
      <w:r w:rsidR="00D2411E">
        <w:rPr>
          <w:color w:val="000000"/>
        </w:rPr>
        <w:t xml:space="preserve"> [</w:t>
      </w:r>
      <w:r w:rsidR="00D2411E">
        <w:rPr>
          <w:i/>
          <w:color w:val="000000"/>
        </w:rPr>
        <w:t>t</w:t>
      </w:r>
      <w:r w:rsidR="00D2411E">
        <w:rPr>
          <w:color w:val="000000"/>
        </w:rPr>
        <w:t>(57) = -0.15,</w:t>
      </w:r>
      <w:r w:rsidR="00D2411E">
        <w:rPr>
          <w:i/>
          <w:color w:val="000000"/>
        </w:rPr>
        <w:t xml:space="preserve"> p =</w:t>
      </w:r>
      <w:r w:rsidR="00D2411E">
        <w:rPr>
          <w:color w:val="000000"/>
        </w:rPr>
        <w:t xml:space="preserve"> 0.89] or average familiarity scores [</w:t>
      </w:r>
      <w:r w:rsidR="00D2411E">
        <w:rPr>
          <w:i/>
          <w:color w:val="000000"/>
        </w:rPr>
        <w:t>t</w:t>
      </w:r>
      <w:r w:rsidR="00D2411E">
        <w:rPr>
          <w:color w:val="000000"/>
        </w:rPr>
        <w:t>(57) = 0.27,</w:t>
      </w:r>
      <w:r w:rsidR="00D2411E">
        <w:rPr>
          <w:i/>
          <w:color w:val="000000"/>
        </w:rPr>
        <w:t xml:space="preserve"> p =</w:t>
      </w:r>
      <w:r w:rsidR="00D2411E">
        <w:rPr>
          <w:color w:val="000000"/>
        </w:rPr>
        <w:t>0.79] (Karim &amp; Perlman, 2017).</w:t>
      </w:r>
    </w:p>
    <w:p w14:paraId="00000038" w14:textId="77777777" w:rsidR="001D5C46" w:rsidRDefault="00D2411E">
      <w:pPr>
        <w:spacing w:line="480" w:lineRule="auto"/>
        <w:ind w:firstLine="720"/>
        <w:rPr>
          <w:color w:val="000000"/>
        </w:rPr>
        <w:pPrChange w:id="932" w:author="Billy Mitchell" w:date="2021-06-11T18:06:00Z">
          <w:pPr>
            <w:spacing w:line="480" w:lineRule="auto"/>
            <w:ind w:firstLine="720"/>
            <w:jc w:val="both"/>
          </w:pPr>
        </w:pPrChange>
      </w:pPr>
      <w:r>
        <w:rPr>
          <w:color w:val="000000"/>
        </w:rPr>
        <w:t>Individual film clips ranged from 19 to 46 s (</w:t>
      </w:r>
      <w:r>
        <w:rPr>
          <w:i/>
          <w:color w:val="000000"/>
        </w:rPr>
        <w:t xml:space="preserve">M </w:t>
      </w:r>
      <w:r>
        <w:rPr>
          <w:color w:val="000000"/>
        </w:rPr>
        <w:t xml:space="preserve">= 31.1 s) with a jittered black screen interstimulus interval (ISI) of 6 to 12 seconds, resulting in a total viewing time of 17 mins (1020 s). To minimize the effects of emotional carryover, video clips were randomized into three orders and assigned to participants at random. </w:t>
      </w:r>
    </w:p>
    <w:p w14:paraId="00000039" w14:textId="77777777" w:rsidR="001D5C46" w:rsidRDefault="00D2411E">
      <w:pPr>
        <w:spacing w:line="480" w:lineRule="auto"/>
        <w:ind w:firstLine="720"/>
        <w:rPr>
          <w:color w:val="000000"/>
        </w:rPr>
        <w:pPrChange w:id="933" w:author="Billy Mitchell" w:date="2021-06-11T18:06:00Z">
          <w:pPr>
            <w:spacing w:line="480" w:lineRule="auto"/>
            <w:ind w:firstLine="720"/>
            <w:jc w:val="both"/>
          </w:pPr>
        </w:pPrChange>
      </w:pPr>
      <w:r>
        <w:rPr>
          <w:color w:val="000000"/>
        </w:rPr>
        <w:t xml:space="preserve">All participants completed a mock scanning session prior to data collection during which they were trained to remain motionless via a monitoring system that provided visual and auditory feedback. Participants also completed a short practice version of the task containing clips not used during primary data collection. During data collection, participants were reminded to remain motionless and asked to “watch the movies as they normally would”, with no further instructions provided. Exposure was followed by a short attention quiz, in which a single still frame was </w:t>
      </w:r>
      <w:proofErr w:type="gramStart"/>
      <w:r>
        <w:rPr>
          <w:color w:val="000000"/>
        </w:rPr>
        <w:t>displayed</w:t>
      </w:r>
      <w:proofErr w:type="gramEnd"/>
      <w:r>
        <w:rPr>
          <w:color w:val="000000"/>
        </w:rPr>
        <w:t xml:space="preserve"> and participants had to determine if it was pulled from a clip they just watched or a decoy image. Accuracy was sufficiently high for both children [</w:t>
      </w:r>
      <w:r>
        <w:rPr>
          <w:i/>
          <w:color w:val="000000"/>
        </w:rPr>
        <w:t>M</w:t>
      </w:r>
      <w:r>
        <w:rPr>
          <w:color w:val="000000"/>
        </w:rPr>
        <w:t xml:space="preserve"> = 97.9%,</w:t>
      </w:r>
      <w:r>
        <w:rPr>
          <w:i/>
          <w:color w:val="000000"/>
        </w:rPr>
        <w:t xml:space="preserve"> SD</w:t>
      </w:r>
      <w:r>
        <w:rPr>
          <w:color w:val="000000"/>
        </w:rPr>
        <w:t xml:space="preserve"> = 3.3%] and adults [</w:t>
      </w:r>
      <w:r>
        <w:rPr>
          <w:i/>
          <w:color w:val="000000"/>
        </w:rPr>
        <w:t>M</w:t>
      </w:r>
      <w:r>
        <w:rPr>
          <w:color w:val="000000"/>
        </w:rPr>
        <w:t xml:space="preserve"> = 92.9%,</w:t>
      </w:r>
      <w:r>
        <w:rPr>
          <w:i/>
          <w:color w:val="000000"/>
        </w:rPr>
        <w:t xml:space="preserve"> SD</w:t>
      </w:r>
      <w:r>
        <w:rPr>
          <w:color w:val="000000"/>
        </w:rPr>
        <w:t xml:space="preserve"> = 7.9%] (Karim &amp; Perlman, 2017). </w:t>
      </w:r>
    </w:p>
    <w:p w14:paraId="0000003A" w14:textId="77777777" w:rsidR="001D5C46" w:rsidRDefault="001D5C46">
      <w:pPr>
        <w:spacing w:line="480" w:lineRule="auto"/>
        <w:ind w:firstLine="720"/>
        <w:rPr>
          <w:color w:val="000000"/>
        </w:rPr>
        <w:pPrChange w:id="934" w:author="Billy Mitchell" w:date="2021-06-11T18:06:00Z">
          <w:pPr>
            <w:spacing w:line="480" w:lineRule="auto"/>
            <w:ind w:firstLine="720"/>
            <w:jc w:val="both"/>
          </w:pPr>
        </w:pPrChange>
      </w:pPr>
    </w:p>
    <w:p w14:paraId="0000003B" w14:textId="77777777" w:rsidR="001D5C46" w:rsidRDefault="00D2411E">
      <w:pPr>
        <w:spacing w:line="480" w:lineRule="auto"/>
        <w:rPr>
          <w:b/>
          <w:color w:val="000000"/>
        </w:rPr>
      </w:pPr>
      <w:r>
        <w:rPr>
          <w:b/>
          <w:color w:val="000000"/>
        </w:rPr>
        <w:t>2.3 Calculating Interrater Reliability of Stimuli</w:t>
      </w:r>
    </w:p>
    <w:p w14:paraId="0000003C" w14:textId="434ADECC" w:rsidR="001D5C46" w:rsidRDefault="00D2411E">
      <w:pPr>
        <w:spacing w:line="480" w:lineRule="auto"/>
        <w:ind w:firstLine="720"/>
        <w:rPr>
          <w:color w:val="000000"/>
        </w:rPr>
        <w:pPrChange w:id="935" w:author="Billy Mitchell" w:date="2021-06-11T18:06:00Z">
          <w:pPr>
            <w:spacing w:line="480" w:lineRule="auto"/>
            <w:ind w:firstLine="720"/>
            <w:jc w:val="both"/>
          </w:pPr>
        </w:pPrChange>
      </w:pPr>
      <w:r>
        <w:rPr>
          <w:color w:val="000000"/>
        </w:rPr>
        <w:t>Media content is often subjective, and, in confirming agreement on the constructs represented in the content,</w:t>
      </w:r>
      <w:del w:id="936" w:author="Billy Mitchell" w:date="2021-06-11T18:22:00Z">
        <w:r w:rsidDel="009C3D7A">
          <w:rPr>
            <w:color w:val="000000"/>
          </w:rPr>
          <w:delText xml:space="preserve"> a</w:delText>
        </w:r>
      </w:del>
      <w:r>
        <w:rPr>
          <w:color w:val="000000"/>
        </w:rPr>
        <w:t xml:space="preserve"> </w:t>
      </w:r>
      <w:proofErr w:type="spellStart"/>
      <w:r>
        <w:rPr>
          <w:color w:val="000000"/>
        </w:rPr>
        <w:t>Krippendorff’s</w:t>
      </w:r>
      <w:proofErr w:type="spellEnd"/>
      <w:r>
        <w:rPr>
          <w:color w:val="000000"/>
        </w:rPr>
        <w:t xml:space="preserve"> alpha (</w:t>
      </w:r>
      <w:proofErr w:type="spellStart"/>
      <w:r>
        <w:rPr>
          <w:color w:val="000000"/>
        </w:rPr>
        <w:t>Krippendorff</w:t>
      </w:r>
      <w:proofErr w:type="spellEnd"/>
      <w:r>
        <w:rPr>
          <w:color w:val="000000"/>
        </w:rPr>
        <w:t xml:space="preserve">, 2004; Lombard et al., 2002) is a common statistical comparison test used by media scholars to assess content constancy (Lombard, 2013; Lombard et al., 2002). To assess inter-rater agreement of video category classification, three undergraduate research assistants </w:t>
      </w:r>
      <w:r>
        <w:rPr>
          <w:color w:val="000000"/>
        </w:rPr>
        <w:lastRenderedPageBreak/>
        <w:t xml:space="preserve">(uninformed about this analysis or </w:t>
      </w:r>
      <w:ins w:id="937" w:author="Billy Mitchell" w:date="2021-05-25T11:01:00Z">
        <w:r w:rsidR="00546A63">
          <w:rPr>
            <w:color w:val="000000"/>
          </w:rPr>
          <w:t xml:space="preserve">the </w:t>
        </w:r>
      </w:ins>
      <w:r>
        <w:rPr>
          <w:color w:val="000000"/>
        </w:rPr>
        <w:t>hypothes</w:t>
      </w:r>
      <w:ins w:id="938" w:author="Billy Mitchell" w:date="2021-05-25T11:00:00Z">
        <w:r w:rsidR="00546A63">
          <w:rPr>
            <w:color w:val="000000"/>
          </w:rPr>
          <w:t>e</w:t>
        </w:r>
      </w:ins>
      <w:del w:id="939" w:author="Billy Mitchell" w:date="2021-05-25T11:00:00Z">
        <w:r w:rsidDel="00546A63">
          <w:rPr>
            <w:color w:val="000000"/>
          </w:rPr>
          <w:delText>i</w:delText>
        </w:r>
      </w:del>
      <w:r>
        <w:rPr>
          <w:color w:val="000000"/>
        </w:rPr>
        <w:t xml:space="preserve">s) coded the videos as either positive, negative, or neutral in </w:t>
      </w:r>
      <w:customXmlDelRangeStart w:id="940" w:author="William Mitchell" w:date="2021-05-19T13:24:00Z"/>
      <w:sdt>
        <w:sdtPr>
          <w:tag w:val="goog_rdk_126"/>
          <w:id w:val="-1229457298"/>
        </w:sdtPr>
        <w:sdtEndPr/>
        <w:sdtContent>
          <w:customXmlDelRangeEnd w:id="940"/>
          <w:ins w:id="941" w:author="William Mitchell" w:date="2021-04-21T20:24:00Z">
            <w:r>
              <w:rPr>
                <w:color w:val="000000"/>
              </w:rPr>
              <w:t>affective</w:t>
            </w:r>
          </w:ins>
          <w:customXmlDelRangeStart w:id="942" w:author="William Mitchell" w:date="2021-05-19T13:24:00Z"/>
        </w:sdtContent>
      </w:sdt>
      <w:customXmlDelRangeEnd w:id="942"/>
      <w:customXmlDelRangeStart w:id="943" w:author="William Mitchell" w:date="2021-05-19T13:24:00Z"/>
      <w:sdt>
        <w:sdtPr>
          <w:tag w:val="goog_rdk_127"/>
          <w:id w:val="-236240259"/>
        </w:sdtPr>
        <w:sdtEndPr/>
        <w:sdtContent>
          <w:customXmlDelRangeEnd w:id="943"/>
          <w:del w:id="944" w:author="William Mitchell" w:date="2021-04-21T20:24:00Z">
            <w:r>
              <w:rPr>
                <w:color w:val="000000"/>
              </w:rPr>
              <w:delText>emotional</w:delText>
            </w:r>
          </w:del>
          <w:customXmlDelRangeStart w:id="945" w:author="William Mitchell" w:date="2021-05-19T13:24:00Z"/>
        </w:sdtContent>
      </w:sdt>
      <w:customXmlDelRangeEnd w:id="945"/>
      <w:r>
        <w:rPr>
          <w:color w:val="000000"/>
        </w:rPr>
        <w:t xml:space="preserve"> valence. Hayes’ SPSS Macro KALPHA was used to compute </w:t>
      </w:r>
      <w:proofErr w:type="spellStart"/>
      <w:r>
        <w:rPr>
          <w:color w:val="000000"/>
        </w:rPr>
        <w:t>Krippendorff’s</w:t>
      </w:r>
      <w:proofErr w:type="spellEnd"/>
      <w:r>
        <w:rPr>
          <w:color w:val="000000"/>
        </w:rPr>
        <w:t xml:space="preserve"> alpha (</w:t>
      </w:r>
      <w:r w:rsidR="005F376C">
        <w:fldChar w:fldCharType="begin"/>
      </w:r>
      <w:r w:rsidR="005F376C">
        <w:instrText xml:space="preserve"> HYPERLINK "http://afhayes.com/spss-sas-and-r-macros-and-code.html" \h </w:instrText>
      </w:r>
      <w:r w:rsidR="005F376C">
        <w:fldChar w:fldCharType="separate"/>
      </w:r>
      <w:r>
        <w:rPr>
          <w:color w:val="000000"/>
          <w:u w:val="single"/>
        </w:rPr>
        <w:t>http://afhayes.com/spss-sas-and-r-macros-and-code.html</w:t>
      </w:r>
      <w:r w:rsidR="005F376C">
        <w:rPr>
          <w:color w:val="000000"/>
          <w:u w:val="single"/>
        </w:rPr>
        <w:fldChar w:fldCharType="end"/>
      </w:r>
      <w:r>
        <w:rPr>
          <w:color w:val="000000"/>
        </w:rPr>
        <w:t xml:space="preserve">) for interrater agreement of </w:t>
      </w:r>
      <w:customXmlDelRangeStart w:id="946" w:author="William Mitchell" w:date="2021-05-19T13:24:00Z"/>
      <w:sdt>
        <w:sdtPr>
          <w:tag w:val="goog_rdk_128"/>
          <w:id w:val="239758109"/>
        </w:sdtPr>
        <w:sdtEndPr/>
        <w:sdtContent>
          <w:customXmlDelRangeEnd w:id="946"/>
          <w:ins w:id="947" w:author="William Mitchell" w:date="2021-04-21T20:24:00Z">
            <w:r>
              <w:rPr>
                <w:color w:val="000000"/>
              </w:rPr>
              <w:t>affective</w:t>
            </w:r>
          </w:ins>
          <w:customXmlDelRangeStart w:id="948" w:author="William Mitchell" w:date="2021-05-19T13:24:00Z"/>
        </w:sdtContent>
      </w:sdt>
      <w:customXmlDelRangeEnd w:id="948"/>
      <w:customXmlDelRangeStart w:id="949" w:author="William Mitchell" w:date="2021-05-19T13:24:00Z"/>
      <w:sdt>
        <w:sdtPr>
          <w:tag w:val="goog_rdk_129"/>
          <w:id w:val="-1603788441"/>
        </w:sdtPr>
        <w:sdtEndPr/>
        <w:sdtContent>
          <w:customXmlDelRangeEnd w:id="949"/>
          <w:del w:id="950" w:author="William Mitchell" w:date="2021-04-21T20:24:00Z">
            <w:r>
              <w:rPr>
                <w:color w:val="000000"/>
              </w:rPr>
              <w:delText>emotional</w:delText>
            </w:r>
          </w:del>
          <w:customXmlDelRangeStart w:id="951" w:author="William Mitchell" w:date="2021-05-19T13:24:00Z"/>
        </w:sdtContent>
      </w:sdt>
      <w:customXmlDelRangeEnd w:id="951"/>
      <w:r>
        <w:rPr>
          <w:color w:val="000000"/>
        </w:rPr>
        <w:t xml:space="preserve"> valence (</w:t>
      </w:r>
      <w:r>
        <w:rPr>
          <w:i/>
          <w:color w:val="000000"/>
        </w:rPr>
        <w:t>ɑ</w:t>
      </w:r>
      <w:r>
        <w:rPr>
          <w:color w:val="000000"/>
        </w:rPr>
        <w:t xml:space="preserve"> =.91 [CI: .83, .97]). Based on these criteria, the stimuli were deemed as constant in terms of the media representations of positive, negative, and neutral stimuli categorization. </w:t>
      </w:r>
    </w:p>
    <w:p w14:paraId="0000003D" w14:textId="77777777" w:rsidR="001D5C46" w:rsidRDefault="001D5C46">
      <w:pPr>
        <w:spacing w:line="480" w:lineRule="auto"/>
        <w:ind w:firstLine="720"/>
        <w:rPr>
          <w:color w:val="000000"/>
        </w:rPr>
        <w:pPrChange w:id="952" w:author="Billy Mitchell" w:date="2021-06-11T18:06:00Z">
          <w:pPr>
            <w:spacing w:line="480" w:lineRule="auto"/>
            <w:ind w:firstLine="720"/>
            <w:jc w:val="both"/>
          </w:pPr>
        </w:pPrChange>
      </w:pPr>
    </w:p>
    <w:p w14:paraId="0000003E" w14:textId="77777777" w:rsidR="001D5C46" w:rsidRDefault="00D2411E">
      <w:pPr>
        <w:spacing w:line="480" w:lineRule="auto"/>
        <w:rPr>
          <w:b/>
          <w:color w:val="000000"/>
        </w:rPr>
      </w:pPr>
      <w:r>
        <w:rPr>
          <w:b/>
          <w:color w:val="000000"/>
        </w:rPr>
        <w:t>2.4 Data Acquisition</w:t>
      </w:r>
    </w:p>
    <w:p w14:paraId="0000003F" w14:textId="09E25C22" w:rsidR="001D5C46" w:rsidRDefault="00546A63">
      <w:pPr>
        <w:spacing w:line="480" w:lineRule="auto"/>
        <w:ind w:firstLine="720"/>
        <w:rPr>
          <w:color w:val="000000"/>
        </w:rPr>
        <w:pPrChange w:id="953" w:author="Billy Mitchell" w:date="2021-06-11T18:06:00Z">
          <w:pPr>
            <w:spacing w:line="480" w:lineRule="auto"/>
            <w:ind w:firstLine="720"/>
            <w:jc w:val="both"/>
          </w:pPr>
        </w:pPrChange>
      </w:pPr>
      <w:ins w:id="954" w:author="Billy Mitchell" w:date="2021-05-25T11:01:00Z">
        <w:r>
          <w:rPr>
            <w:color w:val="000000"/>
          </w:rPr>
          <w:t>D</w:t>
        </w:r>
      </w:ins>
      <w:del w:id="955" w:author="Billy Mitchell" w:date="2021-05-25T11:01:00Z">
        <w:r w:rsidR="00D2411E" w:rsidDel="00546A63">
          <w:rPr>
            <w:color w:val="000000"/>
          </w:rPr>
          <w:delText>This d</w:delText>
        </w:r>
      </w:del>
      <w:r w:rsidR="00D2411E">
        <w:rPr>
          <w:color w:val="000000"/>
        </w:rPr>
        <w:t xml:space="preserve">ata acquisition </w:t>
      </w:r>
      <w:del w:id="956" w:author="Billy Mitchell" w:date="2021-05-25T11:01:00Z">
        <w:r w:rsidR="00D2411E" w:rsidDel="00546A63">
          <w:rPr>
            <w:color w:val="000000"/>
          </w:rPr>
          <w:delText xml:space="preserve">is </w:delText>
        </w:r>
      </w:del>
      <w:ins w:id="957" w:author="Billy Mitchell" w:date="2021-05-25T11:01:00Z">
        <w:r>
          <w:rPr>
            <w:color w:val="000000"/>
          </w:rPr>
          <w:t>practices are</w:t>
        </w:r>
      </w:ins>
      <w:del w:id="958" w:author="Billy Mitchell" w:date="2021-05-25T11:01:00Z">
        <w:r w:rsidR="00D2411E" w:rsidDel="00546A63">
          <w:rPr>
            <w:color w:val="000000"/>
          </w:rPr>
          <w:delText>also</w:delText>
        </w:r>
      </w:del>
      <w:r w:rsidR="00D2411E">
        <w:rPr>
          <w:color w:val="000000"/>
        </w:rPr>
        <w:t xml:space="preserve"> outlined similarly in Karim </w:t>
      </w:r>
      <w:ins w:id="959" w:author="Billy Mitchell" w:date="2021-05-25T11:01:00Z">
        <w:r>
          <w:rPr>
            <w:color w:val="000000"/>
          </w:rPr>
          <w:t>and</w:t>
        </w:r>
      </w:ins>
      <w:del w:id="960" w:author="Billy Mitchell" w:date="2021-05-25T11:01:00Z">
        <w:r w:rsidR="00D2411E" w:rsidDel="00546A63">
          <w:rPr>
            <w:color w:val="000000"/>
          </w:rPr>
          <w:delText>&amp;</w:delText>
        </w:r>
      </w:del>
      <w:r w:rsidR="00D2411E">
        <w:rPr>
          <w:color w:val="000000"/>
        </w:rPr>
        <w:t xml:space="preserve"> Perlman (2017). MRI images were collected using a 3.0 T Siemens Trio scanner with a 12-channel parallel receive head coil. Structural images were obtained through a T-1 weighted MP-RAGE sequence where 175 sagittal (whole-brain) slices were acquired. Functional whole brain blood oxygen level dependent (BOLD) images were acquired in a sagittal left-to-right pattern, with the exception of a portion of the middle/superior temporal cortex within both hemispheres (TR = 2,000 </w:t>
      </w:r>
      <w:proofErr w:type="spellStart"/>
      <w:r w:rsidR="00D2411E">
        <w:rPr>
          <w:color w:val="000000"/>
        </w:rPr>
        <w:t>ms</w:t>
      </w:r>
      <w:proofErr w:type="spellEnd"/>
      <w:r w:rsidR="00D2411E">
        <w:rPr>
          <w:color w:val="000000"/>
        </w:rPr>
        <w:t xml:space="preserve">, TE = 30 </w:t>
      </w:r>
      <w:proofErr w:type="spellStart"/>
      <w:r w:rsidR="00D2411E">
        <w:rPr>
          <w:color w:val="000000"/>
        </w:rPr>
        <w:t>ms</w:t>
      </w:r>
      <w:proofErr w:type="spellEnd"/>
      <w:r w:rsidR="00D2411E">
        <w:rPr>
          <w:color w:val="000000"/>
        </w:rPr>
        <w:t xml:space="preserve">, flip angle (FA)= 90°, FOV = 256 mm, matrix size 64 x 64, voxel size 4 x 4 x 4 mm). Using a gradient echo EPI (echo-planar imaging) sequence, five-hundred and ten (510) successive brain volumes were captured over seventeen minutes and six seconds (17m06s). </w:t>
      </w:r>
    </w:p>
    <w:p w14:paraId="00000040" w14:textId="77777777" w:rsidR="001D5C46" w:rsidRDefault="001D5C46">
      <w:pPr>
        <w:spacing w:line="480" w:lineRule="auto"/>
        <w:ind w:firstLine="720"/>
        <w:rPr>
          <w:color w:val="000000"/>
        </w:rPr>
        <w:pPrChange w:id="961" w:author="Billy Mitchell" w:date="2021-06-11T18:06:00Z">
          <w:pPr>
            <w:spacing w:line="480" w:lineRule="auto"/>
            <w:ind w:firstLine="720"/>
            <w:jc w:val="both"/>
          </w:pPr>
        </w:pPrChange>
      </w:pPr>
    </w:p>
    <w:p w14:paraId="00000041" w14:textId="77777777" w:rsidR="001D5C46" w:rsidRDefault="00D2411E">
      <w:pPr>
        <w:spacing w:line="480" w:lineRule="auto"/>
        <w:rPr>
          <w:b/>
          <w:color w:val="000000"/>
        </w:rPr>
      </w:pPr>
      <w:r>
        <w:rPr>
          <w:b/>
          <w:color w:val="000000"/>
        </w:rPr>
        <w:t>2.5 Pre-Processing</w:t>
      </w:r>
    </w:p>
    <w:p w14:paraId="00000042" w14:textId="1D54A75C" w:rsidR="001D5C46" w:rsidRDefault="00D2411E">
      <w:pPr>
        <w:spacing w:line="480" w:lineRule="auto"/>
        <w:ind w:firstLine="720"/>
        <w:rPr>
          <w:color w:val="000000"/>
        </w:rPr>
      </w:pPr>
      <w:r>
        <w:rPr>
          <w:color w:val="000000"/>
        </w:rPr>
        <w:t xml:space="preserve">Structural and functional data was preprocessed </w:t>
      </w:r>
      <w:ins w:id="962" w:author="William Mitchell" w:date="2021-05-04T18:07:00Z">
        <w:r>
          <w:rPr>
            <w:color w:val="000000"/>
          </w:rPr>
          <w:t xml:space="preserve">to minimize the effects of head motion. Data </w:t>
        </w:r>
      </w:ins>
      <w:del w:id="963" w:author="William Mitchell" w:date="2021-05-04T18:07:00Z">
        <w:r>
          <w:rPr>
            <w:color w:val="000000"/>
          </w:rPr>
          <w:delText>and</w:delText>
        </w:r>
      </w:del>
      <w:ins w:id="964" w:author="William Mitchell" w:date="2021-05-04T18:07:00Z">
        <w:r>
          <w:rPr>
            <w:color w:val="000000"/>
          </w:rPr>
          <w:t>was</w:t>
        </w:r>
      </w:ins>
      <w:r>
        <w:rPr>
          <w:color w:val="000000"/>
        </w:rPr>
        <w:t xml:space="preserve"> </w:t>
      </w:r>
      <w:proofErr w:type="gramStart"/>
      <w:r>
        <w:rPr>
          <w:color w:val="000000"/>
        </w:rPr>
        <w:t>high-pass</w:t>
      </w:r>
      <w:proofErr w:type="gramEnd"/>
      <w:r>
        <w:rPr>
          <w:color w:val="000000"/>
        </w:rPr>
        <w:t xml:space="preserve"> filtered using</w:t>
      </w:r>
      <w:del w:id="965" w:author="William Mitchell" w:date="2021-05-04T18:09:00Z">
        <w:r>
          <w:rPr>
            <w:color w:val="000000"/>
          </w:rPr>
          <w:delText xml:space="preserve"> the</w:delText>
        </w:r>
      </w:del>
      <w:r>
        <w:rPr>
          <w:color w:val="000000"/>
        </w:rPr>
        <w:t xml:space="preserve"> FEAT</w:t>
      </w:r>
      <w:ins w:id="966" w:author="William Mitchell" w:date="2021-05-04T18:08:00Z">
        <w:r>
          <w:rPr>
            <w:color w:val="000000"/>
          </w:rPr>
          <w:t xml:space="preserve"> (fMRI Expert Analysis Tool) </w:t>
        </w:r>
      </w:ins>
      <w:del w:id="967" w:author="William Mitchell" w:date="2021-05-04T18:08:00Z">
        <w:r>
          <w:rPr>
            <w:color w:val="000000"/>
          </w:rPr>
          <w:delText xml:space="preserve"> tool</w:delText>
        </w:r>
      </w:del>
      <w:del w:id="968" w:author="Billy Mitchell" w:date="2021-06-11T18:23:00Z">
        <w:r w:rsidDel="009C3D7A">
          <w:rPr>
            <w:color w:val="000000"/>
          </w:rPr>
          <w:delText xml:space="preserve"> </w:delText>
        </w:r>
      </w:del>
      <w:ins w:id="969" w:author="William Mitchell" w:date="2021-05-04T18:09:00Z">
        <w:del w:id="970" w:author="Billy Mitchell" w:date="2021-06-11T18:23:00Z">
          <w:r w:rsidDel="009C3D7A">
            <w:rPr>
              <w:color w:val="000000"/>
            </w:rPr>
            <w:delText xml:space="preserve"> </w:delText>
          </w:r>
        </w:del>
        <w:r>
          <w:rPr>
            <w:color w:val="000000"/>
          </w:rPr>
          <w:t xml:space="preserve">and skull stripping was performed using BET (Brain Extraction Tool). Both tools are </w:t>
        </w:r>
      </w:ins>
      <w:r>
        <w:rPr>
          <w:color w:val="000000"/>
        </w:rPr>
        <w:lastRenderedPageBreak/>
        <w:t xml:space="preserve">included in FSL (v5.0; </w:t>
      </w:r>
      <w:r w:rsidR="00B84DB8">
        <w:fldChar w:fldCharType="begin"/>
      </w:r>
      <w:r w:rsidR="00B84DB8">
        <w:instrText xml:space="preserve"> HYPERLINK "https://fsl.fmrib.ox.ac.uk" \h </w:instrText>
      </w:r>
      <w:r w:rsidR="00B84DB8">
        <w:fldChar w:fldCharType="separate"/>
      </w:r>
      <w:r>
        <w:rPr>
          <w:color w:val="000000"/>
          <w:u w:val="single"/>
        </w:rPr>
        <w:t>https://fsl.fmrib.ox.ac.uk</w:t>
      </w:r>
      <w:r w:rsidR="00B84DB8">
        <w:rPr>
          <w:color w:val="000000"/>
          <w:u w:val="single"/>
        </w:rPr>
        <w:fldChar w:fldCharType="end"/>
      </w:r>
      <w:r>
        <w:rPr>
          <w:color w:val="000000"/>
        </w:rPr>
        <w:t>) (Jenkinson et al., 2012). Functional data were registered to anatomical</w:t>
      </w:r>
      <w:ins w:id="971" w:author="William Mitchell" w:date="2021-05-04T18:10:00Z">
        <w:r>
          <w:rPr>
            <w:color w:val="000000"/>
          </w:rPr>
          <w:t xml:space="preserve"> images</w:t>
        </w:r>
      </w:ins>
      <w:r>
        <w:rPr>
          <w:color w:val="000000"/>
        </w:rPr>
        <w:t xml:space="preserve"> and nonlinearly warped to MNI standard space. </w:t>
      </w:r>
      <w:ins w:id="972" w:author="William Mitchell" w:date="2021-05-04T18:10:00Z">
        <w:r>
          <w:rPr>
            <w:color w:val="000000"/>
          </w:rPr>
          <w:t>We identified head motion and noise-related factors by using timeseries data extracted from white matter and CSF, six head motion parameters, and their first derivatives to calculate and threshold metric values of how each time point was motion-affected.</w:t>
        </w:r>
        <w:del w:id="973" w:author="William Mitchell" w:date="2021-05-04T18:10:00Z">
          <w:r>
            <w:rPr>
              <w:color w:val="000000"/>
            </w:rPr>
            <w:br/>
          </w:r>
          <w:r>
            <w:rPr>
              <w:color w:val="000000"/>
            </w:rPr>
            <w:br/>
          </w:r>
        </w:del>
      </w:ins>
      <w:del w:id="974" w:author="William Mitchell" w:date="2021-05-04T18:10:00Z">
        <w:r>
          <w:rPr>
            <w:color w:val="000000"/>
          </w:rPr>
          <w:delText xml:space="preserve">Timeseries data were extracted from CSF and white matter and used to identify motion-related deviations at each time point in order to isolate </w:delText>
        </w:r>
        <w:commentRangeStart w:id="975"/>
        <w:r>
          <w:rPr>
            <w:color w:val="000000"/>
          </w:rPr>
          <w:delText>head motion</w:delText>
        </w:r>
        <w:commentRangeEnd w:id="975"/>
        <w:r>
          <w:commentReference w:id="975"/>
        </w:r>
        <w:r>
          <w:rPr>
            <w:color w:val="000000"/>
          </w:rPr>
          <w:delText>, using six parameters, and other noise-related factors</w:delText>
        </w:r>
      </w:del>
      <w:ins w:id="976" w:author="William Mitchell" w:date="2021-05-18T11:12:00Z">
        <w:r w:rsidR="00FC2435">
          <w:rPr>
            <w:color w:val="000000"/>
          </w:rPr>
          <w:t xml:space="preserve"> </w:t>
        </w:r>
      </w:ins>
      <w:del w:id="977" w:author="William Mitchell" w:date="2021-05-18T11:12:00Z">
        <w:r w:rsidDel="00FC2435">
          <w:rPr>
            <w:color w:val="000000"/>
          </w:rPr>
          <w:delText>.</w:delText>
        </w:r>
      </w:del>
      <w:del w:id="978" w:author="William Mitchell" w:date="2021-05-04T17:59:00Z">
        <w:r>
          <w:rPr>
            <w:color w:val="000000"/>
          </w:rPr>
          <w:delText xml:space="preserve"> </w:delText>
        </w:r>
      </w:del>
      <w:customXmlDelRangeStart w:id="979" w:author="William Mitchell" w:date="2021-05-18T11:12:00Z"/>
      <w:sdt>
        <w:sdtPr>
          <w:tag w:val="goog_rdk_143"/>
          <w:id w:val="-1361734803"/>
        </w:sdtPr>
        <w:sdtEndPr/>
        <w:sdtContent>
          <w:customXmlDelRangeEnd w:id="979"/>
          <w:customXmlDelRangeStart w:id="980" w:author="William Mitchell" w:date="2021-05-18T11:12:00Z"/>
        </w:sdtContent>
      </w:sdt>
      <w:customXmlDelRangeEnd w:id="980"/>
      <w:r>
        <w:rPr>
          <w:color w:val="000000"/>
        </w:rPr>
        <w:t xml:space="preserve">Additionally, </w:t>
      </w:r>
      <w:commentRangeStart w:id="981"/>
      <w:r>
        <w:rPr>
          <w:color w:val="000000"/>
        </w:rPr>
        <w:t xml:space="preserve">individual TRs were identified and </w:t>
      </w:r>
      <w:del w:id="982" w:author="William Mitchell" w:date="2021-05-04T19:09:00Z">
        <w:r>
          <w:rPr>
            <w:color w:val="000000"/>
          </w:rPr>
          <w:delText>adjusted for</w:delText>
        </w:r>
      </w:del>
      <w:ins w:id="983" w:author="William Mitchell" w:date="2021-05-04T19:09:00Z">
        <w:r>
          <w:rPr>
            <w:color w:val="000000"/>
          </w:rPr>
          <w:t>regressed out based on excessive head motion. Excessive head motion TRs were identified using the FSL Motion Outlier tool, which defines outlier thresholds as the 75th percentile plus 1.5 times the interquartile range.</w:t>
        </w:r>
      </w:ins>
      <w:r>
        <w:rPr>
          <w:color w:val="000000"/>
        </w:rPr>
        <w:t xml:space="preserve"> </w:t>
      </w:r>
      <w:ins w:id="984" w:author="William Mitchell" w:date="2021-05-05T00:53:00Z">
        <w:r>
          <w:rPr>
            <w:color w:val="000000"/>
          </w:rPr>
          <w:t>I</w:t>
        </w:r>
      </w:ins>
      <w:del w:id="985" w:author="William Mitchell" w:date="2021-05-05T00:53:00Z">
        <w:r>
          <w:rPr>
            <w:color w:val="000000"/>
          </w:rPr>
          <w:delText>i</w:delText>
        </w:r>
      </w:del>
      <w:r>
        <w:rPr>
          <w:color w:val="000000"/>
        </w:rPr>
        <w:t xml:space="preserve">f </w:t>
      </w:r>
      <w:ins w:id="986" w:author="William Mitchell" w:date="2021-05-05T00:53:00Z">
        <w:r>
          <w:rPr>
            <w:color w:val="000000"/>
          </w:rPr>
          <w:t>more</w:t>
        </w:r>
      </w:ins>
      <w:del w:id="987" w:author="William Mitchell" w:date="2021-05-05T00:53:00Z">
        <w:r>
          <w:rPr>
            <w:color w:val="000000"/>
          </w:rPr>
          <w:delText>greater</w:delText>
        </w:r>
      </w:del>
      <w:r>
        <w:rPr>
          <w:color w:val="000000"/>
        </w:rPr>
        <w:t xml:space="preserve"> than 15% of TRs were considered outliers</w:t>
      </w:r>
      <w:del w:id="988" w:author="William Mitchell" w:date="2021-05-04T19:09:00Z">
        <w:r>
          <w:rPr>
            <w:color w:val="000000"/>
          </w:rPr>
          <w:delText>,</w:delText>
        </w:r>
      </w:del>
      <w:r>
        <w:rPr>
          <w:color w:val="000000"/>
        </w:rPr>
        <w:t xml:space="preserve"> </w:t>
      </w:r>
      <w:commentRangeStart w:id="989"/>
      <w:r>
        <w:rPr>
          <w:color w:val="000000"/>
        </w:rPr>
        <w:t xml:space="preserve">or if head motion </w:t>
      </w:r>
      <w:commentRangeEnd w:id="981"/>
      <w:r>
        <w:commentReference w:id="981"/>
      </w:r>
      <w:r>
        <w:rPr>
          <w:color w:val="000000"/>
        </w:rPr>
        <w:t>values for any of the three rotations were greater than 1.5mm</w:t>
      </w:r>
      <w:commentRangeEnd w:id="989"/>
      <w:ins w:id="990" w:author="William Mitchell" w:date="2021-05-05T00:53:00Z">
        <w:r>
          <w:commentReference w:id="989"/>
        </w:r>
        <w:r>
          <w:rPr>
            <w:color w:val="000000"/>
          </w:rPr>
          <w:t>, participants were excluded from analys</w:t>
        </w:r>
      </w:ins>
      <w:ins w:id="991" w:author="William Mitchell" w:date="2021-05-18T11:13:00Z">
        <w:r w:rsidR="00FC2435">
          <w:rPr>
            <w:color w:val="000000"/>
          </w:rPr>
          <w:t>e</w:t>
        </w:r>
      </w:ins>
      <w:ins w:id="992" w:author="William Mitchell" w:date="2021-05-05T00:53:00Z">
        <w:r>
          <w:rPr>
            <w:color w:val="000000"/>
          </w:rPr>
          <w:t>s</w:t>
        </w:r>
      </w:ins>
      <w:r>
        <w:rPr>
          <w:color w:val="000000"/>
        </w:rPr>
        <w:t>.</w:t>
      </w:r>
    </w:p>
    <w:p w14:paraId="00000043" w14:textId="77777777" w:rsidR="001D5C46" w:rsidRDefault="001D5C46">
      <w:pPr>
        <w:spacing w:line="480" w:lineRule="auto"/>
        <w:rPr>
          <w:color w:val="000000"/>
        </w:rPr>
      </w:pPr>
    </w:p>
    <w:p w14:paraId="00000044" w14:textId="7FC2A2BB" w:rsidR="001D5C46" w:rsidRDefault="00D2411E">
      <w:pPr>
        <w:spacing w:line="480" w:lineRule="auto"/>
        <w:rPr>
          <w:b/>
          <w:color w:val="000000"/>
        </w:rPr>
      </w:pPr>
      <w:r>
        <w:rPr>
          <w:b/>
          <w:color w:val="000000"/>
        </w:rPr>
        <w:t xml:space="preserve">2.6 </w:t>
      </w:r>
      <w:customXmlDelRangeStart w:id="993" w:author="William Mitchell" w:date="2021-05-19T13:24:00Z"/>
      <w:sdt>
        <w:sdtPr>
          <w:tag w:val="goog_rdk_155"/>
          <w:id w:val="820464990"/>
        </w:sdtPr>
        <w:sdtEndPr/>
        <w:sdtContent>
          <w:customXmlDelRangeEnd w:id="993"/>
          <w:commentRangeStart w:id="994"/>
          <w:customXmlDelRangeStart w:id="995" w:author="William Mitchell" w:date="2021-05-19T13:24:00Z"/>
        </w:sdtContent>
      </w:sdt>
      <w:customXmlDelRangeEnd w:id="995"/>
      <w:r>
        <w:rPr>
          <w:b/>
          <w:color w:val="000000"/>
        </w:rPr>
        <w:t>Regions of Interest</w:t>
      </w:r>
      <w:commentRangeEnd w:id="994"/>
      <w:r>
        <w:commentReference w:id="994"/>
      </w:r>
    </w:p>
    <w:p w14:paraId="00000045" w14:textId="7BEFF06A" w:rsidR="001D5C46" w:rsidRDefault="00D2411E">
      <w:pPr>
        <w:spacing w:line="480" w:lineRule="auto"/>
        <w:ind w:firstLine="720"/>
        <w:rPr>
          <w:color w:val="000000"/>
        </w:rPr>
        <w:pPrChange w:id="996" w:author="Billy Mitchell" w:date="2021-06-11T18:06:00Z">
          <w:pPr>
            <w:spacing w:line="480" w:lineRule="auto"/>
            <w:ind w:firstLine="720"/>
            <w:jc w:val="both"/>
          </w:pPr>
        </w:pPrChange>
      </w:pPr>
      <w:r>
        <w:rPr>
          <w:color w:val="000000"/>
        </w:rPr>
        <w:t xml:space="preserve">We captured vmPFC data using an activation-centered mask with a </w:t>
      </w:r>
      <w:ins w:id="997" w:author="William Mitchell" w:date="2021-05-19T15:15:00Z">
        <w:r w:rsidR="00A236EF">
          <w:rPr>
            <w:color w:val="000000"/>
          </w:rPr>
          <w:t>10</w:t>
        </w:r>
      </w:ins>
      <w:del w:id="998" w:author="William Mitchell" w:date="2021-05-19T15:15:00Z">
        <w:r w:rsidDel="00A236EF">
          <w:rPr>
            <w:color w:val="000000"/>
          </w:rPr>
          <w:delText>2</w:delText>
        </w:r>
      </w:del>
      <w:r>
        <w:rPr>
          <w:color w:val="000000"/>
        </w:rPr>
        <w:t xml:space="preserve">mm diameter isotropic kernel. Central MNI coordinates [X, Y, Z: 2, 46, -8] for the mask were identified in a meta-analysis by </w:t>
      </w:r>
      <w:proofErr w:type="spellStart"/>
      <w:r>
        <w:rPr>
          <w:color w:val="000000"/>
        </w:rPr>
        <w:t>Barta</w:t>
      </w:r>
      <w:proofErr w:type="spellEnd"/>
      <w:r>
        <w:rPr>
          <w:color w:val="000000"/>
        </w:rPr>
        <w:t xml:space="preserve">, McGuire, and Kable (2013) as the most common center of consistent vmPFC activation during studies of subjective valuation and primary incentives. Amygdala and NAcc masks were taken from the Harvard-Oxford subcortical atlas (Makris et al., 2006; Frazier et al. 2005; </w:t>
      </w:r>
      <w:proofErr w:type="spellStart"/>
      <w:r>
        <w:rPr>
          <w:color w:val="000000"/>
        </w:rPr>
        <w:t>Desikan</w:t>
      </w:r>
      <w:proofErr w:type="spellEnd"/>
      <w:r>
        <w:rPr>
          <w:color w:val="000000"/>
        </w:rPr>
        <w:t xml:space="preserve"> et al., 2006; Goldstein et al., 2007). Masks were applied to all regions of interest (ROIs), such that data from voxels </w:t>
      </w:r>
      <w:r>
        <w:rPr>
          <w:color w:val="000000"/>
        </w:rPr>
        <w:lastRenderedPageBreak/>
        <w:t xml:space="preserve">beyond the bounds of the masks were excluded, and the included voxels were aligned with functional volumes. </w:t>
      </w:r>
      <w:customXmlDelRangeStart w:id="999" w:author="William Mitchell" w:date="2021-05-19T13:24:00Z"/>
      <w:sdt>
        <w:sdtPr>
          <w:tag w:val="goog_rdk_156"/>
          <w:id w:val="-1594698886"/>
        </w:sdtPr>
        <w:sdtEndPr/>
        <w:sdtContent>
          <w:customXmlDelRangeEnd w:id="999"/>
          <w:ins w:id="1000" w:author="William Mitchell" w:date="2021-05-04T15:55:00Z">
            <w:r>
              <w:rPr>
                <w:color w:val="000000"/>
              </w:rPr>
              <w:t>Amygdala and NAcc</w:t>
            </w:r>
          </w:ins>
          <w:customXmlDelRangeStart w:id="1001" w:author="William Mitchell" w:date="2021-05-19T13:24:00Z"/>
        </w:sdtContent>
      </w:sdt>
      <w:customXmlDelRangeEnd w:id="1001"/>
      <w:customXmlDelRangeStart w:id="1002" w:author="William Mitchell" w:date="2021-05-19T13:24:00Z"/>
      <w:sdt>
        <w:sdtPr>
          <w:tag w:val="goog_rdk_157"/>
          <w:id w:val="717634852"/>
        </w:sdtPr>
        <w:sdtEndPr/>
        <w:sdtContent>
          <w:customXmlDelRangeEnd w:id="1002"/>
          <w:customXmlDelRangeStart w:id="1003" w:author="William Mitchell" w:date="2021-05-19T13:24:00Z"/>
          <w:sdt>
            <w:sdtPr>
              <w:tag w:val="goog_rdk_158"/>
              <w:id w:val="1607009917"/>
            </w:sdtPr>
            <w:sdtEndPr/>
            <w:sdtContent>
              <w:customXmlDelRangeEnd w:id="1003"/>
              <w:commentRangeStart w:id="1004"/>
              <w:customXmlDelRangeStart w:id="1005" w:author="William Mitchell" w:date="2021-05-19T13:24:00Z"/>
            </w:sdtContent>
          </w:sdt>
          <w:customXmlDelRangeEnd w:id="1005"/>
          <w:del w:id="1006" w:author="William Mitchell" w:date="2021-05-04T15:55:00Z">
            <w:r>
              <w:rPr>
                <w:color w:val="000000"/>
              </w:rPr>
              <w:delText>All</w:delText>
            </w:r>
          </w:del>
          <w:customXmlDelRangeStart w:id="1007" w:author="William Mitchell" w:date="2021-05-19T13:24:00Z"/>
        </w:sdtContent>
      </w:sdt>
      <w:customXmlDelRangeEnd w:id="1007"/>
      <w:r>
        <w:rPr>
          <w:color w:val="000000"/>
        </w:rPr>
        <w:t xml:space="preserve"> ROIs were thresholded at 50%</w:t>
      </w:r>
      <w:commentRangeEnd w:id="1004"/>
      <w:r>
        <w:commentReference w:id="1004"/>
      </w:r>
      <w:r>
        <w:rPr>
          <w:color w:val="000000"/>
        </w:rPr>
        <w:t>. All masks were broadly defined in MNI space, applied to ROIs, and ROIs were transformed into subject native space using non-linear estimations (FNIRT</w:t>
      </w:r>
      <w:ins w:id="1008" w:author="William Mitchell" w:date="2021-05-18T11:14:00Z">
        <w:r w:rsidR="00FC2435">
          <w:rPr>
            <w:color w:val="000000"/>
          </w:rPr>
          <w:t xml:space="preserve"> tool in FSL</w:t>
        </w:r>
      </w:ins>
      <w:r>
        <w:rPr>
          <w:color w:val="000000"/>
        </w:rPr>
        <w:t>). Transformations were visually inspected for accuracy.</w:t>
      </w:r>
      <w:ins w:id="1009" w:author="William Mitchell" w:date="2021-05-19T15:21:00Z">
        <w:r w:rsidR="00A236EF">
          <w:rPr>
            <w:color w:val="000000"/>
          </w:rPr>
          <w:t xml:space="preserve"> Mask placements are visualized in Figure </w:t>
        </w:r>
      </w:ins>
      <w:ins w:id="1010" w:author="William Mitchell" w:date="2021-05-19T15:23:00Z">
        <w:r w:rsidR="00A236EF">
          <w:rPr>
            <w:color w:val="000000"/>
          </w:rPr>
          <w:t>2.</w:t>
        </w:r>
      </w:ins>
    </w:p>
    <w:p w14:paraId="00000046" w14:textId="77777777" w:rsidR="001D5C46" w:rsidRDefault="001D5C46">
      <w:pPr>
        <w:spacing w:line="480" w:lineRule="auto"/>
        <w:rPr>
          <w:b/>
          <w:color w:val="000000"/>
        </w:rPr>
      </w:pPr>
    </w:p>
    <w:p w14:paraId="00000047" w14:textId="77777777" w:rsidR="001D5C46" w:rsidRDefault="00D2411E">
      <w:pPr>
        <w:spacing w:line="480" w:lineRule="auto"/>
        <w:rPr>
          <w:b/>
          <w:color w:val="000000"/>
        </w:rPr>
      </w:pPr>
      <w:r>
        <w:rPr>
          <w:b/>
          <w:color w:val="000000"/>
        </w:rPr>
        <w:t>2.7 Statistical Analyses</w:t>
      </w:r>
    </w:p>
    <w:p w14:paraId="00000048" w14:textId="4EB7DA15" w:rsidR="001D5C46" w:rsidRDefault="00D2411E">
      <w:pPr>
        <w:spacing w:line="480" w:lineRule="auto"/>
        <w:ind w:firstLine="720"/>
        <w:rPr>
          <w:b/>
          <w:color w:val="000000"/>
        </w:rPr>
        <w:pPrChange w:id="1011" w:author="Billy Mitchell" w:date="2021-06-11T18:06:00Z">
          <w:pPr>
            <w:spacing w:line="480" w:lineRule="auto"/>
            <w:ind w:firstLine="720"/>
            <w:jc w:val="both"/>
          </w:pPr>
        </w:pPrChange>
      </w:pPr>
      <w:r>
        <w:rPr>
          <w:color w:val="000000"/>
        </w:rPr>
        <w:t xml:space="preserve">For each participant, we ran a General Linear Model (GLM) which had </w:t>
      </w:r>
      <w:customXmlDelRangeStart w:id="1012" w:author="William Mitchell" w:date="2021-05-19T13:24:00Z"/>
      <w:sdt>
        <w:sdtPr>
          <w:tag w:val="goog_rdk_159"/>
          <w:id w:val="-526244816"/>
        </w:sdtPr>
        <w:sdtEndPr/>
        <w:sdtContent>
          <w:customXmlDelRangeEnd w:id="1012"/>
          <w:ins w:id="1013" w:author="William Mitchell" w:date="2021-04-28T21:43:00Z">
            <w:r>
              <w:rPr>
                <w:color w:val="000000"/>
              </w:rPr>
              <w:t>24</w:t>
            </w:r>
          </w:ins>
          <w:customXmlDelRangeStart w:id="1014" w:author="William Mitchell" w:date="2021-05-19T13:24:00Z"/>
        </w:sdtContent>
      </w:sdt>
      <w:customXmlDelRangeEnd w:id="1014"/>
      <w:customXmlDelRangeStart w:id="1015" w:author="William Mitchell" w:date="2021-05-19T13:24:00Z"/>
      <w:sdt>
        <w:sdtPr>
          <w:tag w:val="goog_rdk_160"/>
          <w:id w:val="-1625304296"/>
        </w:sdtPr>
        <w:sdtEndPr/>
        <w:sdtContent>
          <w:customXmlDelRangeEnd w:id="1015"/>
          <w:del w:id="1016" w:author="William Mitchell" w:date="2021-04-28T21:43:00Z">
            <w:r>
              <w:rPr>
                <w:color w:val="000000"/>
              </w:rPr>
              <w:delText>16</w:delText>
            </w:r>
          </w:del>
          <w:customXmlDelRangeStart w:id="1017" w:author="William Mitchell" w:date="2021-05-19T13:24:00Z"/>
        </w:sdtContent>
      </w:sdt>
      <w:customXmlDelRangeEnd w:id="1017"/>
      <w:r>
        <w:rPr>
          <w:color w:val="000000"/>
        </w:rPr>
        <w:t xml:space="preserve"> regressors of interest, one for each </w:t>
      </w:r>
      <w:customXmlDelRangeStart w:id="1018" w:author="William Mitchell" w:date="2021-05-19T13:24:00Z"/>
      <w:sdt>
        <w:sdtPr>
          <w:tag w:val="goog_rdk_161"/>
          <w:id w:val="-1184429700"/>
        </w:sdtPr>
        <w:sdtEndPr/>
        <w:sdtContent>
          <w:customXmlDelRangeEnd w:id="1018"/>
          <w:ins w:id="1019" w:author="William Mitchell" w:date="2021-04-28T21:43:00Z">
            <w:r>
              <w:rPr>
                <w:color w:val="000000"/>
              </w:rPr>
              <w:t>positive, negative, and neutral</w:t>
            </w:r>
          </w:ins>
          <w:customXmlDelRangeStart w:id="1020" w:author="William Mitchell" w:date="2021-05-19T13:24:00Z"/>
        </w:sdtContent>
      </w:sdt>
      <w:customXmlDelRangeEnd w:id="1020"/>
      <w:customXmlDelRangeStart w:id="1021" w:author="William Mitchell" w:date="2021-05-19T13:24:00Z"/>
      <w:sdt>
        <w:sdtPr>
          <w:tag w:val="goog_rdk_162"/>
          <w:id w:val="378908748"/>
        </w:sdtPr>
        <w:sdtEndPr/>
        <w:sdtContent>
          <w:customXmlDelRangeEnd w:id="1021"/>
          <w:del w:id="1022" w:author="William Mitchell" w:date="2021-04-28T21:43:00Z">
            <w:r>
              <w:rPr>
                <w:color w:val="000000"/>
              </w:rPr>
              <w:delText>valenced</w:delText>
            </w:r>
          </w:del>
          <w:customXmlDelRangeStart w:id="1023" w:author="William Mitchell" w:date="2021-05-19T13:24:00Z"/>
        </w:sdtContent>
      </w:sdt>
      <w:customXmlDelRangeEnd w:id="1023"/>
      <w:r>
        <w:rPr>
          <w:color w:val="000000"/>
        </w:rPr>
        <w:t xml:space="preserve"> video clip. From these individual participant GLMs, we then extracted the activity for each voxel within each of our three ROIs (AMY, NAcc, and vmPFC) for each of the video clips. The value of each voxel represents the average change in activation while passively viewing the video stimulus relative to baseline fixation cross measurements. To measure representational similarity within each of our three ROIs, the individual voxels contained within each participant’s GLM were aligned by MNI coordinates, such that the same spaces were being compared to one another within-participant across clips.</w:t>
      </w:r>
    </w:p>
    <w:p w14:paraId="00000049" w14:textId="54F9DE27" w:rsidR="001D5C46" w:rsidRDefault="00D2411E">
      <w:pPr>
        <w:spacing w:line="480" w:lineRule="auto"/>
        <w:ind w:firstLine="720"/>
        <w:rPr>
          <w:color w:val="000000"/>
        </w:rPr>
        <w:pPrChange w:id="1024" w:author="Billy Mitchell" w:date="2021-06-11T18:06:00Z">
          <w:pPr>
            <w:spacing w:line="480" w:lineRule="auto"/>
            <w:ind w:firstLine="720"/>
            <w:jc w:val="both"/>
          </w:pPr>
        </w:pPrChange>
      </w:pPr>
      <w:r>
        <w:rPr>
          <w:color w:val="000000"/>
        </w:rPr>
        <w:t xml:space="preserve">Next, we used representational similarity analysis (RSA) to calculate our dependent measure. Pairwise complete observations of activity in each voxel within each ROI for each video clip were correlated with one another using the Spearman rank-order correlation method for non-parametric data. These correlation coefficients represent how similar the pattern of activation is within a given ROI between two different stimuli. In theory, the more similar the pattern of activation is, the more similarly </w:t>
      </w:r>
      <w:r>
        <w:rPr>
          <w:color w:val="000000"/>
        </w:rPr>
        <w:lastRenderedPageBreak/>
        <w:t xml:space="preserve">the two stimuli are being represented by a neural structure (for a full review, see Popal et al., 2019). Pairwise comparisons were performed across movie, but within valenced movie clips for each participant. For example, a positively valenced movie clip from </w:t>
      </w:r>
      <w:r>
        <w:rPr>
          <w:i/>
          <w:color w:val="000000"/>
        </w:rPr>
        <w:t>Lion King</w:t>
      </w:r>
      <w:r>
        <w:rPr>
          <w:color w:val="000000"/>
        </w:rPr>
        <w:t xml:space="preserve"> was compared to a positively valenced movie clip from </w:t>
      </w:r>
      <w:r>
        <w:rPr>
          <w:i/>
          <w:color w:val="000000"/>
        </w:rPr>
        <w:t xml:space="preserve">The Little Mermaid. </w:t>
      </w:r>
      <w:r>
        <w:rPr>
          <w:color w:val="000000"/>
        </w:rPr>
        <w:t>This system produces an equal number of correlations in t</w:t>
      </w:r>
      <w:customXmlDelRangeStart w:id="1025" w:author="William Mitchell" w:date="2021-05-19T13:24:00Z"/>
      <w:sdt>
        <w:sdtPr>
          <w:tag w:val="goog_rdk_163"/>
          <w:id w:val="-1528406728"/>
        </w:sdtPr>
        <w:sdtEndPr/>
        <w:sdtContent>
          <w:customXmlDelRangeEnd w:id="1025"/>
          <w:ins w:id="1026" w:author="William Mitchell" w:date="2021-04-28T21:44:00Z">
            <w:r>
              <w:rPr>
                <w:color w:val="000000"/>
              </w:rPr>
              <w:t>hree</w:t>
            </w:r>
          </w:ins>
          <w:customXmlDelRangeStart w:id="1027" w:author="William Mitchell" w:date="2021-05-19T13:24:00Z"/>
        </w:sdtContent>
      </w:sdt>
      <w:customXmlDelRangeEnd w:id="1027"/>
      <w:customXmlDelRangeStart w:id="1028" w:author="William Mitchell" w:date="2021-05-19T13:24:00Z"/>
      <w:sdt>
        <w:sdtPr>
          <w:tag w:val="goog_rdk_164"/>
          <w:id w:val="2027672820"/>
        </w:sdtPr>
        <w:sdtEndPr/>
        <w:sdtContent>
          <w:customXmlDelRangeEnd w:id="1028"/>
          <w:del w:id="1029" w:author="William Mitchell" w:date="2021-04-28T21:44:00Z">
            <w:r>
              <w:rPr>
                <w:color w:val="000000"/>
              </w:rPr>
              <w:delText>wo</w:delText>
            </w:r>
          </w:del>
          <w:customXmlDelRangeStart w:id="1030" w:author="William Mitchell" w:date="2021-05-19T13:24:00Z"/>
        </w:sdtContent>
      </w:sdt>
      <w:customXmlDelRangeEnd w:id="1030"/>
      <w:r>
        <w:rPr>
          <w:color w:val="000000"/>
        </w:rPr>
        <w:t xml:space="preserve"> within-valence categories: positive-to-positive comparisons</w:t>
      </w:r>
      <w:customXmlDelRangeStart w:id="1031" w:author="William Mitchell" w:date="2021-05-19T13:24:00Z"/>
      <w:sdt>
        <w:sdtPr>
          <w:tag w:val="goog_rdk_165"/>
          <w:id w:val="166836822"/>
        </w:sdtPr>
        <w:sdtEndPr/>
        <w:sdtContent>
          <w:customXmlDelRangeEnd w:id="1031"/>
          <w:del w:id="1032" w:author="William Mitchell" w:date="2021-04-28T21:44:00Z">
            <w:r>
              <w:rPr>
                <w:color w:val="000000"/>
              </w:rPr>
              <w:delText xml:space="preserve"> and </w:delText>
            </w:r>
          </w:del>
          <w:customXmlDelRangeStart w:id="1033" w:author="William Mitchell" w:date="2021-05-19T13:24:00Z"/>
        </w:sdtContent>
      </w:sdt>
      <w:customXmlDelRangeEnd w:id="1033"/>
      <w:customXmlDelRangeStart w:id="1034" w:author="William Mitchell" w:date="2021-05-19T13:24:00Z"/>
      <w:sdt>
        <w:sdtPr>
          <w:tag w:val="goog_rdk_166"/>
          <w:id w:val="-563104545"/>
        </w:sdtPr>
        <w:sdtEndPr/>
        <w:sdtContent>
          <w:customXmlDelRangeEnd w:id="1034"/>
          <w:ins w:id="1035" w:author="William Mitchell" w:date="2021-04-28T21:44:00Z">
            <w:r>
              <w:rPr>
                <w:color w:val="000000"/>
              </w:rPr>
              <w:t xml:space="preserve">, </w:t>
            </w:r>
          </w:ins>
          <w:customXmlDelRangeStart w:id="1036" w:author="William Mitchell" w:date="2021-05-19T13:24:00Z"/>
        </w:sdtContent>
      </w:sdt>
      <w:customXmlDelRangeEnd w:id="1036"/>
      <w:r>
        <w:rPr>
          <w:color w:val="000000"/>
        </w:rPr>
        <w:t>negative-to-negative comparisons</w:t>
      </w:r>
      <w:customXmlDelRangeStart w:id="1037" w:author="William Mitchell" w:date="2021-05-19T13:24:00Z"/>
      <w:sdt>
        <w:sdtPr>
          <w:tag w:val="goog_rdk_167"/>
          <w:id w:val="1040405844"/>
        </w:sdtPr>
        <w:sdtEndPr/>
        <w:sdtContent>
          <w:customXmlDelRangeEnd w:id="1037"/>
          <w:ins w:id="1038" w:author="William Mitchell" w:date="2021-04-28T21:44:00Z">
            <w:r>
              <w:rPr>
                <w:color w:val="000000"/>
              </w:rPr>
              <w:t>, and neutral-to-neutral comparisons</w:t>
            </w:r>
          </w:ins>
          <w:customXmlDelRangeStart w:id="1039" w:author="William Mitchell" w:date="2021-05-19T13:24:00Z"/>
        </w:sdtContent>
      </w:sdt>
      <w:customXmlDelRangeEnd w:id="1039"/>
      <w:r>
        <w:rPr>
          <w:color w:val="000000"/>
        </w:rPr>
        <w:t xml:space="preserve">. </w:t>
      </w:r>
      <w:customXmlDelRangeStart w:id="1040" w:author="William Mitchell" w:date="2021-05-19T13:24:00Z"/>
      <w:sdt>
        <w:sdtPr>
          <w:tag w:val="goog_rdk_168"/>
          <w:id w:val="-956093578"/>
        </w:sdtPr>
        <w:sdtEndPr/>
        <w:sdtContent>
          <w:customXmlDelRangeEnd w:id="1040"/>
          <w:del w:id="1041" w:author="William Mitchell" w:date="2021-04-28T21:45:00Z">
            <w:r>
              <w:rPr>
                <w:color w:val="000000"/>
              </w:rPr>
              <w:delText>Additional pairwise comparisons were performed using both valenced and neutral stimuli in order to supplement our primary analyses and better support the notion that the pattern similarity we’re observing is best attributable to affect and not another non-affective experience (</w:delText>
            </w:r>
            <w:r>
              <w:rPr>
                <w:i/>
                <w:color w:val="000000"/>
              </w:rPr>
              <w:delText xml:space="preserve">See </w:delText>
            </w:r>
            <w:r>
              <w:rPr>
                <w:color w:val="000000"/>
              </w:rPr>
              <w:delText>Supplementary Analyses). Although inter-valence comparisons were not examined in our primary analyses</w:delText>
            </w:r>
            <w:r>
              <w:rPr>
                <w:i/>
                <w:color w:val="000000"/>
              </w:rPr>
              <w:delText>,</w:delText>
            </w:r>
            <w:r>
              <w:rPr>
                <w:color w:val="000000"/>
              </w:rPr>
              <w:delText xml:space="preserve"> </w:delText>
            </w:r>
          </w:del>
          <w:customXmlDelRangeStart w:id="1042" w:author="William Mitchell" w:date="2021-05-19T13:24:00Z"/>
        </w:sdtContent>
      </w:sdt>
      <w:customXmlDelRangeEnd w:id="1042"/>
      <w:customXmlDelRangeStart w:id="1043" w:author="William Mitchell" w:date="2021-05-19T13:24:00Z"/>
      <w:sdt>
        <w:sdtPr>
          <w:tag w:val="goog_rdk_169"/>
          <w:id w:val="-1512215728"/>
        </w:sdtPr>
        <w:sdtEndPr/>
        <w:sdtContent>
          <w:customXmlDelRangeEnd w:id="1043"/>
          <w:ins w:id="1044" w:author="William Mitchell" w:date="2021-04-28T21:45:00Z">
            <w:del w:id="1045" w:author="William Mitchell" w:date="2021-04-28T21:45:00Z">
              <w:r>
                <w:rPr>
                  <w:color w:val="000000"/>
                </w:rPr>
                <w:delText>I</w:delText>
              </w:r>
            </w:del>
          </w:ins>
          <w:customXmlDelRangeStart w:id="1046" w:author="William Mitchell" w:date="2021-05-19T13:24:00Z"/>
        </w:sdtContent>
      </w:sdt>
      <w:customXmlDelRangeEnd w:id="1046"/>
      <w:customXmlDelRangeStart w:id="1047" w:author="William Mitchell" w:date="2021-05-19T13:24:00Z"/>
      <w:sdt>
        <w:sdtPr>
          <w:tag w:val="goog_rdk_171"/>
          <w:id w:val="887304393"/>
        </w:sdtPr>
        <w:sdtEndPr/>
        <w:sdtContent>
          <w:customXmlDelRangeEnd w:id="1047"/>
          <w:del w:id="1048" w:author="William Mitchell" w:date="2021-04-28T21:45:00Z">
            <w:r>
              <w:rPr>
                <w:color w:val="000000"/>
              </w:rPr>
              <w:delText>i</w:delText>
            </w:r>
          </w:del>
          <w:customXmlDelRangeStart w:id="1049" w:author="William Mitchell" w:date="2021-05-19T13:24:00Z"/>
        </w:sdtContent>
      </w:sdt>
      <w:customXmlDelRangeEnd w:id="1049"/>
      <w:ins w:id="1050" w:author="William Mitchell" w:date="2021-05-18T11:16:00Z">
        <w:r w:rsidR="00FC2435">
          <w:t>I</w:t>
        </w:r>
      </w:ins>
      <w:r>
        <w:rPr>
          <w:color w:val="000000"/>
        </w:rPr>
        <w:t xml:space="preserve">t is important to note that our positively valenced </w:t>
      </w:r>
      <w:r>
        <w:rPr>
          <w:i/>
          <w:color w:val="000000"/>
        </w:rPr>
        <w:t xml:space="preserve">Lion King </w:t>
      </w:r>
      <w:r>
        <w:rPr>
          <w:color w:val="000000"/>
        </w:rPr>
        <w:t xml:space="preserve">clip, for example, could </w:t>
      </w:r>
      <w:r>
        <w:rPr>
          <w:i/>
          <w:color w:val="000000"/>
        </w:rPr>
        <w:t>not</w:t>
      </w:r>
      <w:r>
        <w:rPr>
          <w:color w:val="000000"/>
        </w:rPr>
        <w:t xml:space="preserve"> reliably be compared to </w:t>
      </w:r>
      <w:r>
        <w:rPr>
          <w:i/>
          <w:color w:val="000000"/>
        </w:rPr>
        <w:t>Lion King</w:t>
      </w:r>
      <w:r>
        <w:rPr>
          <w:color w:val="000000"/>
        </w:rPr>
        <w:t>’s own negatively-valenced counterpart, as any two clips from the same source might demonstrate a high degree of representational similarity due to superficial or non-affective characteristics (e.g., common characters, audio motifs, stylistic overlap, etc.). This non-affective similarity would confound with any affective pattern similarity that was observe</w:t>
      </w:r>
      <w:ins w:id="1051" w:author="William Mitchell" w:date="2021-05-18T11:16:00Z">
        <w:r w:rsidR="00FC2435">
          <w:rPr>
            <w:color w:val="000000"/>
          </w:rPr>
          <w:t>d</w:t>
        </w:r>
      </w:ins>
      <w:r>
        <w:rPr>
          <w:color w:val="000000"/>
        </w:rPr>
        <w:t xml:space="preserve"> and</w:t>
      </w:r>
      <w:ins w:id="1052" w:author="Billy Mitchell" w:date="2021-05-23T16:22:00Z">
        <w:r w:rsidR="003E01E7">
          <w:rPr>
            <w:color w:val="000000"/>
          </w:rPr>
          <w:t xml:space="preserve"> would</w:t>
        </w:r>
      </w:ins>
      <w:r>
        <w:rPr>
          <w:color w:val="000000"/>
        </w:rPr>
        <w:t xml:space="preserve"> obscure the interpretation of our results</w:t>
      </w:r>
      <w:r>
        <w:rPr>
          <w:i/>
          <w:color w:val="000000"/>
        </w:rPr>
        <w:t>.</w:t>
      </w:r>
      <w:r>
        <w:rPr>
          <w:color w:val="000000"/>
        </w:rPr>
        <w:t xml:space="preserve"> As such, only inter-movie comparisons were considered. Fisher’s Z-Transformation was applied to all correlations before proceeding. Correlating the extracted GLM data from our </w:t>
      </w:r>
      <w:customXmlDelRangeStart w:id="1053" w:author="William Mitchell" w:date="2021-05-19T13:24:00Z"/>
      <w:sdt>
        <w:sdtPr>
          <w:tag w:val="goog_rdk_172"/>
          <w:id w:val="-483544655"/>
        </w:sdtPr>
        <w:sdtEndPr/>
        <w:sdtContent>
          <w:customXmlDelRangeEnd w:id="1053"/>
          <w:ins w:id="1054" w:author="William Mitchell" w:date="2021-04-28T21:46:00Z">
            <w:r>
              <w:rPr>
                <w:color w:val="000000"/>
              </w:rPr>
              <w:t xml:space="preserve">24 </w:t>
            </w:r>
          </w:ins>
          <w:customXmlDelRangeStart w:id="1055" w:author="William Mitchell" w:date="2021-05-19T13:24:00Z"/>
        </w:sdtContent>
      </w:sdt>
      <w:customXmlDelRangeEnd w:id="1055"/>
      <w:customXmlDelRangeStart w:id="1056" w:author="William Mitchell" w:date="2021-05-19T13:24:00Z"/>
      <w:sdt>
        <w:sdtPr>
          <w:tag w:val="goog_rdk_173"/>
          <w:id w:val="1127893196"/>
        </w:sdtPr>
        <w:sdtEndPr/>
        <w:sdtContent>
          <w:customXmlDelRangeEnd w:id="1056"/>
          <w:del w:id="1057" w:author="William Mitchell" w:date="2021-04-28T21:46:00Z">
            <w:r>
              <w:rPr>
                <w:color w:val="000000"/>
              </w:rPr>
              <w:delText>8 positive movie clips and 8 negative</w:delText>
            </w:r>
          </w:del>
          <w:customXmlDelRangeStart w:id="1058" w:author="William Mitchell" w:date="2021-05-19T13:24:00Z"/>
        </w:sdtContent>
      </w:sdt>
      <w:customXmlDelRangeEnd w:id="1058"/>
      <w:del w:id="1059" w:author="Billy Mitchell" w:date="2021-06-11T18:23:00Z">
        <w:r w:rsidDel="009C3D7A">
          <w:rPr>
            <w:color w:val="000000"/>
          </w:rPr>
          <w:delText xml:space="preserve"> </w:delText>
        </w:r>
      </w:del>
      <w:r>
        <w:rPr>
          <w:color w:val="000000"/>
        </w:rPr>
        <w:t xml:space="preserve">movie clips produced 28 correlative coefficients for </w:t>
      </w:r>
      <w:customXmlDelRangeStart w:id="1060" w:author="William Mitchell" w:date="2021-05-19T13:24:00Z"/>
      <w:sdt>
        <w:sdtPr>
          <w:tag w:val="goog_rdk_174"/>
          <w:id w:val="-46762165"/>
        </w:sdtPr>
        <w:sdtEndPr/>
        <w:sdtContent>
          <w:customXmlDelRangeEnd w:id="1060"/>
          <w:ins w:id="1061" w:author="William Mitchell" w:date="2021-04-28T21:47:00Z">
            <w:r>
              <w:rPr>
                <w:color w:val="000000"/>
              </w:rPr>
              <w:t xml:space="preserve">each </w:t>
            </w:r>
          </w:ins>
          <w:customXmlDelRangeStart w:id="1062" w:author="William Mitchell" w:date="2021-05-19T13:24:00Z"/>
        </w:sdtContent>
      </w:sdt>
      <w:customXmlDelRangeEnd w:id="1062"/>
      <w:r>
        <w:rPr>
          <w:color w:val="000000"/>
        </w:rPr>
        <w:t>within-valence comparison</w:t>
      </w:r>
      <w:customXmlDelRangeStart w:id="1063" w:author="William Mitchell" w:date="2021-05-19T13:24:00Z"/>
      <w:sdt>
        <w:sdtPr>
          <w:tag w:val="goog_rdk_175"/>
          <w:id w:val="-592478045"/>
        </w:sdtPr>
        <w:sdtEndPr/>
        <w:sdtContent>
          <w:customXmlDelRangeEnd w:id="1063"/>
          <w:del w:id="1064" w:author="William Mitchell" w:date="2021-04-28T21:47:00Z">
            <w:r>
              <w:rPr>
                <w:color w:val="000000"/>
              </w:rPr>
              <w:delText>s</w:delText>
            </w:r>
          </w:del>
          <w:customXmlDelRangeStart w:id="1065" w:author="William Mitchell" w:date="2021-05-19T13:24:00Z"/>
        </w:sdtContent>
      </w:sdt>
      <w:customXmlDelRangeEnd w:id="1065"/>
      <w:r>
        <w:rPr>
          <w:color w:val="000000"/>
        </w:rPr>
        <w:t xml:space="preserve"> per participant per ROI. </w:t>
      </w:r>
    </w:p>
    <w:p w14:paraId="0000004A" w14:textId="10CA5529" w:rsidR="001D5C46" w:rsidRDefault="00D2411E">
      <w:pPr>
        <w:spacing w:line="480" w:lineRule="auto"/>
        <w:ind w:firstLine="720"/>
        <w:rPr>
          <w:color w:val="000000"/>
        </w:rPr>
        <w:pPrChange w:id="1066" w:author="Billy Mitchell" w:date="2021-06-11T18:06:00Z">
          <w:pPr>
            <w:spacing w:line="480" w:lineRule="auto"/>
            <w:ind w:firstLine="720"/>
            <w:jc w:val="both"/>
          </w:pPr>
        </w:pPrChange>
      </w:pPr>
      <w:r>
        <w:rPr>
          <w:color w:val="000000"/>
        </w:rPr>
        <w:t xml:space="preserve">We were primarily concerned with exploring </w:t>
      </w:r>
      <w:ins w:id="1067" w:author="Billy Mitchell" w:date="2021-05-18T18:14:00Z">
        <w:r w:rsidR="00EE036E">
          <w:rPr>
            <w:color w:val="000000"/>
          </w:rPr>
          <w:t>three</w:t>
        </w:r>
      </w:ins>
      <w:del w:id="1068" w:author="Billy Mitchell" w:date="2021-05-18T18:14:00Z">
        <w:r w:rsidDel="00EE036E">
          <w:rPr>
            <w:color w:val="000000"/>
          </w:rPr>
          <w:delText>four</w:delText>
        </w:r>
      </w:del>
      <w:r>
        <w:rPr>
          <w:color w:val="000000"/>
        </w:rPr>
        <w:t xml:space="preserve"> effects: 1</w:t>
      </w:r>
      <w:ins w:id="1069" w:author="Billy Mitchell" w:date="2021-05-18T17:54:00Z">
        <w:r w:rsidR="009A36EA">
          <w:rPr>
            <w:color w:val="000000"/>
          </w:rPr>
          <w:t>.</w:t>
        </w:r>
      </w:ins>
      <w:r>
        <w:rPr>
          <w:color w:val="000000"/>
        </w:rPr>
        <w:t xml:space="preserve">) </w:t>
      </w:r>
      <w:del w:id="1070" w:author="Billy Mitchell" w:date="2021-05-18T17:53:00Z">
        <w:r w:rsidDel="009A36EA">
          <w:rPr>
            <w:color w:val="000000"/>
          </w:rPr>
          <w:delText xml:space="preserve">the main effect of age group, or whether children demonstrate measurably greater representational </w:delText>
        </w:r>
        <w:r w:rsidDel="009A36EA">
          <w:rPr>
            <w:color w:val="000000"/>
          </w:rPr>
          <w:lastRenderedPageBreak/>
          <w:delText xml:space="preserve">similarity relative to adults, 2) </w:delText>
        </w:r>
      </w:del>
      <w:r>
        <w:rPr>
          <w:color w:val="000000"/>
        </w:rPr>
        <w:t xml:space="preserve">the interaction of age and ROI, such that adults and children may show greater similarity to one another in subcortical affective representation relative to vmPFC representation, </w:t>
      </w:r>
      <w:del w:id="1071" w:author="Billy Mitchell" w:date="2021-05-18T17:53:00Z">
        <w:r w:rsidDel="009A36EA">
          <w:rPr>
            <w:color w:val="000000"/>
          </w:rPr>
          <w:delText>3</w:delText>
        </w:r>
      </w:del>
      <w:del w:id="1072" w:author="Billy Mitchell" w:date="2021-05-18T18:14:00Z">
        <w:r w:rsidDel="00EE036E">
          <w:rPr>
            <w:color w:val="000000"/>
          </w:rPr>
          <w:delText xml:space="preserve">) </w:delText>
        </w:r>
      </w:del>
      <w:del w:id="1073" w:author="Billy Mitchell" w:date="2021-05-18T18:09:00Z">
        <w:r w:rsidDel="00EE036E">
          <w:rPr>
            <w:color w:val="000000"/>
          </w:rPr>
          <w:delText xml:space="preserve">the </w:delText>
        </w:r>
      </w:del>
      <w:del w:id="1074" w:author="Billy Mitchell" w:date="2021-05-18T18:05:00Z">
        <w:r w:rsidDel="00EE036E">
          <w:rPr>
            <w:color w:val="000000"/>
          </w:rPr>
          <w:delText xml:space="preserve">main </w:delText>
        </w:r>
      </w:del>
      <w:del w:id="1075" w:author="Billy Mitchell" w:date="2021-05-18T18:07:00Z">
        <w:r w:rsidDel="00EE036E">
          <w:rPr>
            <w:color w:val="000000"/>
          </w:rPr>
          <w:delText>effect of</w:delText>
        </w:r>
      </w:del>
      <w:del w:id="1076" w:author="Billy Mitchell" w:date="2021-05-18T18:14:00Z">
        <w:r w:rsidDel="00EE036E">
          <w:rPr>
            <w:color w:val="000000"/>
          </w:rPr>
          <w:delText xml:space="preserve"> valence, or whether negative items demonstrate greater representational similarity relative to positive items</w:delText>
        </w:r>
      </w:del>
      <w:ins w:id="1077" w:author="Billy Mitchell" w:date="2021-05-18T18:14:00Z">
        <w:r w:rsidR="00EE036E">
          <w:rPr>
            <w:color w:val="000000"/>
          </w:rPr>
          <w:t>2</w:t>
        </w:r>
      </w:ins>
      <w:ins w:id="1078" w:author="Billy Mitchell" w:date="2021-05-18T17:53:00Z">
        <w:r w:rsidR="009A36EA">
          <w:rPr>
            <w:color w:val="000000"/>
          </w:rPr>
          <w:t xml:space="preserve">.) </w:t>
        </w:r>
      </w:ins>
      <w:ins w:id="1079" w:author="Billy Mitchell" w:date="2021-05-18T18:11:00Z">
        <w:r w:rsidR="00EE036E">
          <w:rPr>
            <w:color w:val="000000"/>
          </w:rPr>
          <w:t>a contrast</w:t>
        </w:r>
      </w:ins>
      <w:ins w:id="1080" w:author="Billy Mitchell" w:date="2021-05-18T17:53:00Z">
        <w:r w:rsidR="009A36EA">
          <w:rPr>
            <w:color w:val="000000"/>
          </w:rPr>
          <w:t xml:space="preserve"> of valence</w:t>
        </w:r>
      </w:ins>
      <w:ins w:id="1081" w:author="Billy Mitchell" w:date="2021-05-18T17:54:00Z">
        <w:r w:rsidR="009A36EA">
          <w:rPr>
            <w:color w:val="000000"/>
          </w:rPr>
          <w:t xml:space="preserve"> within age group</w:t>
        </w:r>
      </w:ins>
      <w:ins w:id="1082" w:author="Billy Mitchell" w:date="2021-05-18T17:53:00Z">
        <w:r w:rsidR="009A36EA">
          <w:rPr>
            <w:color w:val="000000"/>
          </w:rPr>
          <w:t>, or whether children demonstrate measurably greater representational similarity relative to adults towards valenced stimuli (i.e., positive and negative),</w:t>
        </w:r>
      </w:ins>
      <w:del w:id="1083" w:author="Billy Mitchell" w:date="2021-05-18T17:53:00Z">
        <w:r w:rsidDel="009A36EA">
          <w:rPr>
            <w:color w:val="000000"/>
          </w:rPr>
          <w:delText xml:space="preserve"> </w:delText>
        </w:r>
      </w:del>
      <w:r>
        <w:rPr>
          <w:color w:val="000000"/>
        </w:rPr>
        <w:t xml:space="preserve"> and </w:t>
      </w:r>
      <w:ins w:id="1084" w:author="Billy Mitchell" w:date="2021-05-18T18:14:00Z">
        <w:r w:rsidR="00EE036E">
          <w:rPr>
            <w:color w:val="000000"/>
          </w:rPr>
          <w:t>3.</w:t>
        </w:r>
      </w:ins>
      <w:del w:id="1085" w:author="Billy Mitchell" w:date="2021-05-18T18:14:00Z">
        <w:r w:rsidDel="00EE036E">
          <w:rPr>
            <w:color w:val="000000"/>
          </w:rPr>
          <w:delText>4</w:delText>
        </w:r>
      </w:del>
      <w:r>
        <w:rPr>
          <w:color w:val="000000"/>
        </w:rPr>
        <w:t xml:space="preserve">) the interaction of age and valence, or whether we’d find that children demonstrate a greater discrepancy in negative and positive affective representational similarity than do adults. </w:t>
      </w:r>
    </w:p>
    <w:p w14:paraId="0000004B" w14:textId="08595ABE" w:rsidR="001D5C46" w:rsidRDefault="00D2411E">
      <w:pPr>
        <w:spacing w:line="480" w:lineRule="auto"/>
        <w:ind w:firstLine="720"/>
        <w:rPr>
          <w:color w:val="000000"/>
        </w:rPr>
        <w:pPrChange w:id="1086" w:author="Billy Mitchell" w:date="2021-06-11T18:06:00Z">
          <w:pPr>
            <w:spacing w:line="480" w:lineRule="auto"/>
            <w:ind w:firstLine="720"/>
            <w:jc w:val="both"/>
          </w:pPr>
        </w:pPrChange>
      </w:pPr>
      <w:r>
        <w:rPr>
          <w:color w:val="000000"/>
        </w:rPr>
        <w:t xml:space="preserve">To accurately represent age group as a between subject fixed effect and ROI and valence category as within subject fixed effects, data were analyzed using a 3 (ROI: AMY, NAcc, vmPFC) x 2 (age group: children, adults) x </w:t>
      </w:r>
      <w:customXmlDelRangeStart w:id="1087" w:author="William Mitchell" w:date="2021-05-19T13:24:00Z"/>
      <w:sdt>
        <w:sdtPr>
          <w:tag w:val="goog_rdk_176"/>
          <w:id w:val="1111473283"/>
        </w:sdtPr>
        <w:sdtEndPr/>
        <w:sdtContent>
          <w:customXmlDelRangeEnd w:id="1087"/>
          <w:ins w:id="1088" w:author="William Mitchell" w:date="2021-04-28T21:48:00Z">
            <w:r>
              <w:rPr>
                <w:color w:val="000000"/>
              </w:rPr>
              <w:t>3</w:t>
            </w:r>
          </w:ins>
          <w:customXmlDelRangeStart w:id="1089" w:author="William Mitchell" w:date="2021-05-19T13:24:00Z"/>
        </w:sdtContent>
      </w:sdt>
      <w:customXmlDelRangeEnd w:id="1089"/>
      <w:customXmlDelRangeStart w:id="1090" w:author="William Mitchell" w:date="2021-05-19T13:24:00Z"/>
      <w:sdt>
        <w:sdtPr>
          <w:tag w:val="goog_rdk_177"/>
          <w:id w:val="1600515111"/>
        </w:sdtPr>
        <w:sdtEndPr/>
        <w:sdtContent>
          <w:customXmlDelRangeEnd w:id="1090"/>
          <w:del w:id="1091" w:author="William Mitchell" w:date="2021-04-28T21:48:00Z">
            <w:r>
              <w:rPr>
                <w:color w:val="000000"/>
              </w:rPr>
              <w:delText>2</w:delText>
            </w:r>
          </w:del>
          <w:customXmlDelRangeStart w:id="1092" w:author="William Mitchell" w:date="2021-05-19T13:24:00Z"/>
        </w:sdtContent>
      </w:sdt>
      <w:customXmlDelRangeEnd w:id="1092"/>
      <w:r>
        <w:rPr>
          <w:color w:val="000000"/>
        </w:rPr>
        <w:t xml:space="preserve"> (valence type: positive, negative</w:t>
      </w:r>
      <w:customXmlDelRangeStart w:id="1093" w:author="William Mitchell" w:date="2021-05-19T13:24:00Z"/>
      <w:sdt>
        <w:sdtPr>
          <w:tag w:val="goog_rdk_178"/>
          <w:id w:val="306671145"/>
        </w:sdtPr>
        <w:sdtEndPr/>
        <w:sdtContent>
          <w:customXmlDelRangeEnd w:id="1093"/>
          <w:ins w:id="1094" w:author="William Mitchell" w:date="2021-04-28T21:48:00Z">
            <w:r>
              <w:rPr>
                <w:color w:val="000000"/>
              </w:rPr>
              <w:t>, neutral</w:t>
            </w:r>
          </w:ins>
          <w:customXmlDelRangeStart w:id="1095" w:author="William Mitchell" w:date="2021-05-19T13:24:00Z"/>
        </w:sdtContent>
      </w:sdt>
      <w:customXmlDelRangeEnd w:id="1095"/>
      <w:r>
        <w:rPr>
          <w:color w:val="000000"/>
        </w:rPr>
        <w:t xml:space="preserve">) Mixed Effects ANOVA. Results from our ANOVA were followed with Bonferroni-adjusted post-hoc contrasts to further elucidate the relationship among our effects. Analyses were performed using the R statistical programming language (v4.0.3; </w:t>
      </w:r>
      <w:r w:rsidR="005F376C">
        <w:fldChar w:fldCharType="begin"/>
      </w:r>
      <w:r w:rsidR="005F376C">
        <w:instrText xml:space="preserve"> HYPERLINK "http://www.r-project.org/" \h </w:instrText>
      </w:r>
      <w:r w:rsidR="005F376C">
        <w:fldChar w:fldCharType="separate"/>
      </w:r>
      <w:r>
        <w:rPr>
          <w:color w:val="0000FF"/>
          <w:u w:val="single"/>
        </w:rPr>
        <w:t>http://www.R-project.org/</w:t>
      </w:r>
      <w:r w:rsidR="005F376C">
        <w:rPr>
          <w:color w:val="0000FF"/>
          <w:u w:val="single"/>
        </w:rPr>
        <w:fldChar w:fldCharType="end"/>
      </w:r>
      <w:r>
        <w:t>)</w:t>
      </w:r>
      <w:r>
        <w:rPr>
          <w:color w:val="000000"/>
        </w:rPr>
        <w:t xml:space="preserve"> in conjunction with the Integrated Development Environment, RStudio (v1.3.1093; </w:t>
      </w:r>
      <w:r w:rsidR="005F376C">
        <w:fldChar w:fldCharType="begin"/>
      </w:r>
      <w:r w:rsidR="005F376C">
        <w:instrText xml:space="preserve"> HYPERLINK "https://rstudio.com/" \h </w:instrText>
      </w:r>
      <w:r w:rsidR="005F376C">
        <w:fldChar w:fldCharType="separate"/>
      </w:r>
      <w:r>
        <w:rPr>
          <w:color w:val="0000FF"/>
          <w:u w:val="single"/>
        </w:rPr>
        <w:t>https://rstudio.com/</w:t>
      </w:r>
      <w:r w:rsidR="005F376C">
        <w:rPr>
          <w:color w:val="0000FF"/>
          <w:u w:val="single"/>
        </w:rPr>
        <w:fldChar w:fldCharType="end"/>
      </w:r>
      <w:r>
        <w:t>)</w:t>
      </w:r>
    </w:p>
    <w:p w14:paraId="0000004C" w14:textId="31F11FC8" w:rsidR="001D5C46" w:rsidRDefault="00D2411E">
      <w:pPr>
        <w:spacing w:line="480" w:lineRule="auto"/>
        <w:ind w:firstLine="720"/>
        <w:rPr>
          <w:color w:val="000000"/>
        </w:rPr>
        <w:pPrChange w:id="1096" w:author="Billy Mitchell" w:date="2021-06-11T18:06:00Z">
          <w:pPr>
            <w:spacing w:line="480" w:lineRule="auto"/>
            <w:ind w:firstLine="720"/>
            <w:jc w:val="both"/>
          </w:pPr>
        </w:pPrChange>
      </w:pPr>
      <w:r>
        <w:rPr>
          <w:color w:val="000000"/>
        </w:rPr>
        <w:t xml:space="preserve">Due to the extensively documented neurodevelopmental changes children experience in our age range (4 </w:t>
      </w:r>
      <w:proofErr w:type="spellStart"/>
      <w:r>
        <w:rPr>
          <w:color w:val="000000"/>
        </w:rPr>
        <w:t>yrs</w:t>
      </w:r>
      <w:proofErr w:type="spellEnd"/>
      <w:r>
        <w:rPr>
          <w:color w:val="000000"/>
        </w:rPr>
        <w:t xml:space="preserve"> – 10 </w:t>
      </w:r>
      <w:proofErr w:type="spellStart"/>
      <w:r>
        <w:rPr>
          <w:color w:val="000000"/>
        </w:rPr>
        <w:t>yrs</w:t>
      </w:r>
      <w:proofErr w:type="spellEnd"/>
      <w:r>
        <w:rPr>
          <w:color w:val="000000"/>
        </w:rPr>
        <w:t>), there was some concern that</w:t>
      </w:r>
      <w:customXmlDelRangeStart w:id="1097" w:author="William Mitchell" w:date="2021-05-19T13:24:00Z"/>
      <w:sdt>
        <w:sdtPr>
          <w:tag w:val="goog_rdk_179"/>
          <w:id w:val="1852368827"/>
        </w:sdtPr>
        <w:sdtEndPr/>
        <w:sdtContent>
          <w:customXmlDelRangeEnd w:id="1097"/>
          <w:del w:id="1098" w:author="William Mitchell" w:date="2021-04-28T21:18:00Z">
            <w:r>
              <w:rPr>
                <w:color w:val="000000"/>
              </w:rPr>
              <w:delText xml:space="preserve"> </w:delText>
            </w:r>
          </w:del>
          <w:customXmlDelRangeStart w:id="1099" w:author="William Mitchell" w:date="2021-05-19T13:24:00Z"/>
        </w:sdtContent>
      </w:sdt>
      <w:customXmlDelRangeEnd w:id="1099"/>
      <w:customXmlDelRangeStart w:id="1100" w:author="William Mitchell" w:date="2021-05-19T13:24:00Z"/>
      <w:sdt>
        <w:sdtPr>
          <w:tag w:val="goog_rdk_180"/>
          <w:id w:val="1783764535"/>
        </w:sdtPr>
        <w:sdtEndPr/>
        <w:sdtContent>
          <w:customXmlDelRangeEnd w:id="1100"/>
          <w:ins w:id="1101" w:author="William Mitchell" w:date="2021-04-28T21:18:00Z">
            <w:r>
              <w:rPr>
                <w:color w:val="000000"/>
              </w:rPr>
              <w:t xml:space="preserve"> while convenient, categorizing participants ages 4 to 10 into the same developmental category may conceal important variability within the sample </w:t>
            </w:r>
          </w:ins>
          <w:customXmlDelRangeStart w:id="1102" w:author="William Mitchell" w:date="2021-05-19T13:24:00Z"/>
        </w:sdtContent>
      </w:sdt>
      <w:customXmlDelRangeEnd w:id="1102"/>
      <w:customXmlDelRangeStart w:id="1103" w:author="William Mitchell" w:date="2021-05-19T13:24:00Z"/>
      <w:sdt>
        <w:sdtPr>
          <w:tag w:val="goog_rdk_181"/>
          <w:id w:val="-1871361958"/>
        </w:sdtPr>
        <w:sdtEndPr/>
        <w:sdtContent>
          <w:customXmlDelRangeEnd w:id="1103"/>
          <w:del w:id="1104" w:author="William Mitchell" w:date="2021-04-28T21:18:00Z">
            <w:r>
              <w:rPr>
                <w:color w:val="000000"/>
              </w:rPr>
              <w:delText>children at the poles of the range may be heterogeneous enough to make our grouping of the sample illegitimate</w:delText>
            </w:r>
          </w:del>
          <w:customXmlDelRangeStart w:id="1105" w:author="William Mitchell" w:date="2021-05-19T13:24:00Z"/>
        </w:sdtContent>
      </w:sdt>
      <w:customXmlDelRangeEnd w:id="1105"/>
      <w:r>
        <w:rPr>
          <w:color w:val="000000"/>
        </w:rPr>
        <w:t xml:space="preserve"> (Gee et al., 2013). As a result, an additional</w:t>
      </w:r>
      <w:customXmlDelRangeStart w:id="1106" w:author="William Mitchell" w:date="2021-05-19T13:24:00Z"/>
      <w:sdt>
        <w:sdtPr>
          <w:tag w:val="goog_rdk_182"/>
          <w:id w:val="-277880461"/>
        </w:sdtPr>
        <w:sdtEndPr/>
        <w:sdtContent>
          <w:customXmlDelRangeEnd w:id="1106"/>
          <w:del w:id="1107" w:author="William Mitchell" w:date="2021-04-28T21:20:00Z">
            <w:r>
              <w:rPr>
                <w:color w:val="000000"/>
              </w:rPr>
              <w:delText xml:space="preserve"> supplemental</w:delText>
            </w:r>
          </w:del>
          <w:customXmlDelRangeStart w:id="1108" w:author="William Mitchell" w:date="2021-05-19T13:24:00Z"/>
        </w:sdtContent>
      </w:sdt>
      <w:customXmlDelRangeEnd w:id="1108"/>
      <w:r>
        <w:rPr>
          <w:color w:val="000000"/>
        </w:rPr>
        <w:t xml:space="preserve"> analysis was performed to </w:t>
      </w:r>
      <w:r>
        <w:rPr>
          <w:color w:val="000000"/>
        </w:rPr>
        <w:lastRenderedPageBreak/>
        <w:t xml:space="preserve">determine whether age predicted representational similarity values </w:t>
      </w:r>
      <w:customXmlDelRangeStart w:id="1109" w:author="William Mitchell" w:date="2021-05-19T13:24:00Z"/>
      <w:sdt>
        <w:sdtPr>
          <w:tag w:val="goog_rdk_183"/>
          <w:id w:val="1502078088"/>
        </w:sdtPr>
        <w:sdtEndPr/>
        <w:sdtContent>
          <w:customXmlDelRangeEnd w:id="1109"/>
          <w:del w:id="1110" w:author="William Mitchell" w:date="2021-04-28T21:17:00Z">
            <w:r>
              <w:rPr>
                <w:color w:val="000000"/>
              </w:rPr>
              <w:delText xml:space="preserve">(See Supplemental Analyses). </w:delText>
            </w:r>
          </w:del>
          <w:customXmlDelRangeStart w:id="1111" w:author="William Mitchell" w:date="2021-05-19T13:24:00Z"/>
        </w:sdtContent>
      </w:sdt>
      <w:customXmlDelRangeEnd w:id="1111"/>
      <w:customXmlDelRangeStart w:id="1112" w:author="William Mitchell" w:date="2021-05-19T13:24:00Z"/>
      <w:sdt>
        <w:sdtPr>
          <w:tag w:val="goog_rdk_184"/>
          <w:id w:val="1257172969"/>
        </w:sdtPr>
        <w:sdtEndPr/>
        <w:sdtContent>
          <w:customXmlDelRangeEnd w:id="1112"/>
          <w:ins w:id="1113" w:author="William Mitchell" w:date="2021-04-28T21:17:00Z">
            <w:del w:id="1114" w:author="William Mitchell" w:date="2021-04-28T21:17:00Z">
              <w:r>
                <w:rPr>
                  <w:color w:val="000000"/>
                </w:rPr>
                <w:delText xml:space="preserve">The extant developmental literature suggests that functional connectivity between subcortical and prefrontal areas increases notably in early childhood (Gee et al., 2013). As such, there was some concern that, while convenient, packaging participants ages 4 to 10 into the same developmental category may result in a smoothing over of significant differences within the sample. To examine this further, our </w:delText>
              </w:r>
            </w:del>
            <w:r>
              <w:rPr>
                <w:color w:val="000000"/>
              </w:rPr>
              <w:t>treating our Fisher’s Z-transformed correlation values as a criterion variable in a multilevel model predicted by the fixed effects of age, measured as a continuous variable in months, and participant, as a random effect, with random intercepts and fixed slopes.</w:t>
            </w:r>
          </w:ins>
          <w:customXmlDelRangeStart w:id="1115" w:author="William Mitchell" w:date="2021-05-19T13:24:00Z"/>
        </w:sdtContent>
      </w:sdt>
      <w:customXmlDelRangeEnd w:id="1115"/>
    </w:p>
    <w:p w14:paraId="0000004D" w14:textId="77777777" w:rsidR="001D5C46" w:rsidRDefault="001D5C46">
      <w:pPr>
        <w:spacing w:line="480" w:lineRule="auto"/>
        <w:rPr>
          <w:b/>
          <w:color w:val="000000"/>
        </w:rPr>
        <w:pPrChange w:id="1116" w:author="Billy Mitchell" w:date="2021-06-11T18:06:00Z">
          <w:pPr>
            <w:spacing w:line="480" w:lineRule="auto"/>
            <w:jc w:val="both"/>
          </w:pPr>
        </w:pPrChange>
      </w:pPr>
    </w:p>
    <w:p w14:paraId="0000004E" w14:textId="77777777" w:rsidR="001D5C46" w:rsidRDefault="00D2411E">
      <w:pPr>
        <w:spacing w:line="480" w:lineRule="auto"/>
        <w:rPr>
          <w:b/>
          <w:color w:val="000000"/>
        </w:rPr>
      </w:pPr>
      <w:r>
        <w:rPr>
          <w:b/>
          <w:color w:val="000000"/>
        </w:rPr>
        <w:t>3.0 Results</w:t>
      </w:r>
    </w:p>
    <w:customXmlDelRangeStart w:id="1117" w:author="William Mitchell" w:date="2021-05-19T13:24:00Z"/>
    <w:sdt>
      <w:sdtPr>
        <w:tag w:val="goog_rdk_188"/>
        <w:id w:val="-1594544088"/>
      </w:sdtPr>
      <w:sdtEndPr/>
      <w:sdtContent>
        <w:customXmlDelRangeEnd w:id="1117"/>
        <w:p w14:paraId="0000004F" w14:textId="080F476D" w:rsidR="001D5C46" w:rsidDel="008C1CD8" w:rsidRDefault="00C146F4">
          <w:pPr>
            <w:spacing w:line="480" w:lineRule="auto"/>
            <w:ind w:firstLine="720"/>
            <w:rPr>
              <w:ins w:id="1118" w:author="William Mitchell" w:date="2021-04-28T21:09:00Z"/>
              <w:del w:id="1119" w:author="Billy Mitchell" w:date="2021-05-18T09:50:00Z"/>
              <w:b/>
              <w:color w:val="000000"/>
            </w:rPr>
            <w:pPrChange w:id="1120" w:author="Billy Mitchell" w:date="2021-06-11T18:06:00Z">
              <w:pPr>
                <w:spacing w:line="480" w:lineRule="auto"/>
                <w:ind w:firstLine="720"/>
                <w:jc w:val="both"/>
              </w:pPr>
            </w:pPrChange>
          </w:pPr>
          <w:customXmlDelRangeStart w:id="1121" w:author="William Mitchell" w:date="2021-05-19T13:24:00Z"/>
          <w:sdt>
            <w:sdtPr>
              <w:tag w:val="goog_rdk_187"/>
              <w:id w:val="1018122382"/>
            </w:sdtPr>
            <w:sdtEndPr/>
            <w:sdtContent>
              <w:customXmlDelRangeEnd w:id="1121"/>
              <w:ins w:id="1122" w:author="William Mitchell" w:date="2021-04-28T21:09:00Z">
                <w:r w:rsidR="00D2411E" w:rsidRPr="008C1CD8">
                  <w:rPr>
                    <w:bCs/>
                    <w:color w:val="000000"/>
                    <w:rPrChange w:id="1123" w:author="Billy Mitchell" w:date="2021-05-18T09:50:00Z">
                      <w:rPr>
                        <w:b/>
                        <w:color w:val="000000"/>
                      </w:rPr>
                    </w:rPrChange>
                  </w:rPr>
                  <w:t xml:space="preserve">Using multilevel regression, we failed to find predictive utility for age in months towards representational similarity among our child sample (β = 0.085, se = 0.143, </w:t>
                </w:r>
                <w:r w:rsidR="00D2411E" w:rsidRPr="002C2772">
                  <w:rPr>
                    <w:bCs/>
                    <w:i/>
                    <w:iCs/>
                    <w:color w:val="000000"/>
                    <w:rPrChange w:id="1124" w:author="Billy Mitchell" w:date="2021-05-25T11:07:00Z">
                      <w:rPr>
                        <w:b/>
                        <w:color w:val="000000"/>
                      </w:rPr>
                    </w:rPrChange>
                  </w:rPr>
                  <w:t>p</w:t>
                </w:r>
                <w:r w:rsidR="00D2411E" w:rsidRPr="008C1CD8">
                  <w:rPr>
                    <w:bCs/>
                    <w:color w:val="000000"/>
                    <w:rPrChange w:id="1125" w:author="Billy Mitchell" w:date="2021-05-18T09:50:00Z">
                      <w:rPr>
                        <w:b/>
                        <w:color w:val="000000"/>
                      </w:rPr>
                    </w:rPrChange>
                  </w:rPr>
                  <w:t xml:space="preserve"> &gt; 0.05), lending further support to the categorical boundaries we had defined. This model failed to outperform a null model lacking fixed effects (ICC = 0.094).  </w:t>
                </w:r>
              </w:ins>
              <w:customXmlDelRangeStart w:id="1126" w:author="William Mitchell" w:date="2021-05-19T13:24:00Z"/>
            </w:sdtContent>
          </w:sdt>
          <w:customXmlDelRangeEnd w:id="1126"/>
        </w:p>
        <w:customXmlDelRangeStart w:id="1127" w:author="William Mitchell" w:date="2021-05-19T13:24:00Z"/>
      </w:sdtContent>
    </w:sdt>
    <w:customXmlDelRangeEnd w:id="1127"/>
    <w:customXmlDelRangeStart w:id="1128" w:author="William Mitchell" w:date="2021-05-19T13:24:00Z"/>
    <w:sdt>
      <w:sdtPr>
        <w:tag w:val="goog_rdk_192"/>
        <w:id w:val="1904793811"/>
      </w:sdtPr>
      <w:sdtEndPr/>
      <w:sdtContent>
        <w:customXmlDelRangeEnd w:id="1128"/>
        <w:p w14:paraId="00000050" w14:textId="62AFF176" w:rsidR="001D5C46" w:rsidRPr="001D5C46" w:rsidRDefault="00C146F4">
          <w:pPr>
            <w:spacing w:line="480" w:lineRule="auto"/>
            <w:ind w:firstLine="720"/>
            <w:rPr>
              <w:rPrChange w:id="1129" w:author="William Mitchell" w:date="2021-04-28T21:09:00Z">
                <w:rPr>
                  <w:color w:val="000000"/>
                </w:rPr>
              </w:rPrChange>
            </w:rPr>
            <w:pPrChange w:id="1130" w:author="Billy Mitchell" w:date="2021-06-11T18:06:00Z">
              <w:pPr>
                <w:spacing w:line="480" w:lineRule="auto"/>
                <w:ind w:firstLine="720"/>
                <w:jc w:val="both"/>
              </w:pPr>
            </w:pPrChange>
          </w:pPr>
          <w:customXmlDelRangeStart w:id="1131" w:author="William Mitchell" w:date="2021-05-19T13:24:00Z"/>
          <w:sdt>
            <w:sdtPr>
              <w:tag w:val="goog_rdk_190"/>
              <w:id w:val="-1170021977"/>
            </w:sdtPr>
            <w:sdtEndPr/>
            <w:sdtContent>
              <w:customXmlDelRangeEnd w:id="1131"/>
              <w:del w:id="1132" w:author="William Mitchell" w:date="2021-04-28T21:09:00Z">
                <w:r w:rsidR="00D2411E">
                  <w:rPr>
                    <w:color w:val="000000"/>
                  </w:rPr>
                  <w:delText>Using multilevel regression, designating participant as a random effect, supplemental analyses found that age did not predict correlative values among children (</w:delText>
                </w:r>
                <w:r w:rsidR="00D2411E">
                  <w:rPr>
                    <w:i/>
                    <w:color w:val="000000"/>
                  </w:rPr>
                  <w:delText>b</w:delText>
                </w:r>
                <w:r w:rsidR="00D2411E">
                  <w:rPr>
                    <w:color w:val="000000"/>
                  </w:rPr>
                  <w:delText xml:space="preserve"> = 0.006, </w:delText>
                </w:r>
                <w:r w:rsidR="00D2411E">
                  <w:rPr>
                    <w:i/>
                    <w:color w:val="000000"/>
                  </w:rPr>
                  <w:delText>se</w:delText>
                </w:r>
                <w:r w:rsidR="00D2411E">
                  <w:rPr>
                    <w:color w:val="000000"/>
                  </w:rPr>
                  <w:delText xml:space="preserve"> 0.028, </w:delText>
                </w:r>
                <w:r w:rsidR="00D2411E">
                  <w:rPr>
                    <w:i/>
                    <w:color w:val="000000"/>
                  </w:rPr>
                  <w:delText>p</w:delText>
                </w:r>
                <w:r w:rsidR="00D2411E">
                  <w:rPr>
                    <w:color w:val="000000"/>
                  </w:rPr>
                  <w:delText xml:space="preserve"> = 0.84), suggesting that our sample was homogenous enough to justify grouping together (See</w:delText>
                </w:r>
                <w:r w:rsidR="00D2411E">
                  <w:rPr>
                    <w:i/>
                    <w:color w:val="000000"/>
                  </w:rPr>
                  <w:delText xml:space="preserve"> </w:delText>
                </w:r>
                <w:r w:rsidR="00D2411E">
                  <w:rPr>
                    <w:color w:val="000000"/>
                  </w:rPr>
                  <w:delText xml:space="preserve">Supplementary Analyses for details). </w:delText>
                </w:r>
              </w:del>
              <w:customXmlDelRangeStart w:id="1133" w:author="William Mitchell" w:date="2021-05-19T13:24:00Z"/>
            </w:sdtContent>
          </w:sdt>
          <w:customXmlDelRangeEnd w:id="1133"/>
          <w:customXmlDelRangeStart w:id="1134" w:author="William Mitchell" w:date="2021-05-19T13:24:00Z"/>
          <w:sdt>
            <w:sdtPr>
              <w:tag w:val="goog_rdk_191"/>
              <w:id w:val="832028254"/>
            </w:sdtPr>
            <w:sdtEndPr/>
            <w:sdtContent>
              <w:customXmlDelRangeEnd w:id="1134"/>
              <w:customXmlDelRangeStart w:id="1135" w:author="William Mitchell" w:date="2021-05-19T13:24:00Z"/>
            </w:sdtContent>
          </w:sdt>
          <w:customXmlDelRangeEnd w:id="1135"/>
        </w:p>
        <w:customXmlDelRangeStart w:id="1136" w:author="William Mitchell" w:date="2021-05-19T13:24:00Z"/>
      </w:sdtContent>
    </w:sdt>
    <w:customXmlDelRangeEnd w:id="1136"/>
    <w:customXmlDelRangeStart w:id="1137" w:author="William Mitchell" w:date="2021-05-19T13:24:00Z"/>
    <w:sdt>
      <w:sdtPr>
        <w:tag w:val="goog_rdk_219"/>
        <w:id w:val="-1014300474"/>
      </w:sdtPr>
      <w:sdtEndPr/>
      <w:sdtContent>
        <w:customXmlDelRangeEnd w:id="1137"/>
        <w:p w14:paraId="00000051" w14:textId="2208FD8C" w:rsidR="001D5C46" w:rsidDel="009A36EA" w:rsidRDefault="00D2411E">
          <w:pPr>
            <w:spacing w:line="480" w:lineRule="auto"/>
            <w:ind w:firstLine="720"/>
            <w:rPr>
              <w:del w:id="1138" w:author="Billy Mitchell" w:date="2021-05-18T17:54:00Z"/>
              <w:color w:val="000000"/>
            </w:rPr>
            <w:pPrChange w:id="1139" w:author="Billy Mitchell" w:date="2021-06-11T18:06:00Z">
              <w:pPr>
                <w:spacing w:line="480" w:lineRule="auto"/>
                <w:ind w:firstLine="720"/>
                <w:jc w:val="both"/>
              </w:pPr>
            </w:pPrChange>
          </w:pPr>
          <w:r>
            <w:rPr>
              <w:color w:val="000000"/>
            </w:rPr>
            <w:t xml:space="preserve">Using a mixed effects ANOVA model adjusting for the random effect of participant, </w:t>
          </w:r>
          <w:customXmlDelRangeStart w:id="1140" w:author="William Mitchell" w:date="2021-05-19T13:24:00Z"/>
          <w:sdt>
            <w:sdtPr>
              <w:tag w:val="goog_rdk_193"/>
              <w:id w:val="1172919934"/>
            </w:sdtPr>
            <w:sdtEndPr/>
            <w:sdtContent>
              <w:customXmlDelRangeEnd w:id="1140"/>
              <w:ins w:id="1141" w:author="William Mitchell" w:date="2021-04-21T20:44:00Z">
                <w:del w:id="1142" w:author="William Mitchell" w:date="2021-04-21T20:44:00Z">
                  <w:r>
                    <w:rPr>
                      <w:color w:val="000000"/>
                    </w:rPr>
                    <w:delText xml:space="preserve">no </w:delText>
                  </w:r>
                </w:del>
              </w:ins>
              <w:customXmlDelRangeStart w:id="1143" w:author="William Mitchell" w:date="2021-05-19T13:24:00Z"/>
            </w:sdtContent>
          </w:sdt>
          <w:customXmlDelRangeEnd w:id="1143"/>
          <w:customXmlDelRangeStart w:id="1144" w:author="William Mitchell" w:date="2021-05-19T13:24:00Z"/>
          <w:sdt>
            <w:sdtPr>
              <w:tag w:val="goog_rdk_195"/>
              <w:id w:val="1698806673"/>
            </w:sdtPr>
            <w:sdtEndPr/>
            <w:sdtContent>
              <w:customXmlDelRangeEnd w:id="1144"/>
              <w:del w:id="1145" w:author="William Mitchell" w:date="2021-04-21T20:44:00Z">
                <w:r>
                  <w:rPr>
                    <w:color w:val="000000"/>
                  </w:rPr>
                  <w:delText xml:space="preserve">significant differences were measured in </w:delText>
                </w:r>
              </w:del>
              <w:customXmlDelRangeStart w:id="1146" w:author="William Mitchell" w:date="2021-05-19T13:24:00Z"/>
            </w:sdtContent>
          </w:sdt>
          <w:customXmlDelRangeEnd w:id="1146"/>
          <w:del w:id="1147" w:author="Billy Mitchell" w:date="2021-05-18T17:43:00Z">
            <w:r w:rsidDel="00AB4054">
              <w:rPr>
                <w:color w:val="000000"/>
              </w:rPr>
              <w:delText xml:space="preserve">the between-subject main effect of Age Group </w:delText>
            </w:r>
          </w:del>
          <w:customXmlDelRangeStart w:id="1148" w:author="William Mitchell" w:date="2021-05-19T13:24:00Z"/>
          <w:sdt>
            <w:sdtPr>
              <w:tag w:val="goog_rdk_196"/>
              <w:id w:val="556048467"/>
            </w:sdtPr>
            <w:sdtEndPr/>
            <w:sdtContent>
              <w:customXmlDelRangeEnd w:id="1148"/>
              <w:ins w:id="1149" w:author="William Mitchell" w:date="2021-04-21T20:44:00Z">
                <w:del w:id="1150" w:author="Billy Mitchell" w:date="2021-05-18T17:43:00Z">
                  <w:r w:rsidDel="00AB4054">
                    <w:rPr>
                      <w:color w:val="000000"/>
                    </w:rPr>
                    <w:delText xml:space="preserve">failed to demonstrate significant differences </w:delText>
                  </w:r>
                </w:del>
              </w:ins>
              <w:customXmlDelRangeStart w:id="1151" w:author="William Mitchell" w:date="2021-05-19T13:24:00Z"/>
            </w:sdtContent>
          </w:sdt>
          <w:customXmlDelRangeEnd w:id="1151"/>
          <w:del w:id="1152" w:author="Billy Mitchell" w:date="2021-05-18T17:43:00Z">
            <w:r w:rsidDel="00AB4054">
              <w:rPr>
                <w:color w:val="000000"/>
              </w:rPr>
              <w:delText>[</w:delText>
            </w:r>
            <w:r w:rsidDel="00AB4054">
              <w:rPr>
                <w:i/>
                <w:color w:val="000000"/>
              </w:rPr>
              <w:delText>F</w:delText>
            </w:r>
            <w:r w:rsidDel="00AB4054">
              <w:rPr>
                <w:color w:val="000000"/>
              </w:rPr>
              <w:delText xml:space="preserve">(1, 43) = </w:delText>
            </w:r>
          </w:del>
          <w:customXmlDelRangeStart w:id="1153" w:author="William Mitchell" w:date="2021-05-19T13:24:00Z"/>
          <w:sdt>
            <w:sdtPr>
              <w:tag w:val="goog_rdk_197"/>
              <w:id w:val="-306241950"/>
            </w:sdtPr>
            <w:sdtEndPr/>
            <w:sdtContent>
              <w:customXmlDelRangeEnd w:id="1153"/>
              <w:ins w:id="1154" w:author="William Mitchell" w:date="2021-04-21T20:45:00Z">
                <w:del w:id="1155" w:author="Billy Mitchell" w:date="2021-05-18T17:43:00Z">
                  <w:r w:rsidDel="00AB4054">
                    <w:rPr>
                      <w:color w:val="000000"/>
                    </w:rPr>
                    <w:delText>3.56</w:delText>
                  </w:r>
                </w:del>
              </w:ins>
              <w:customXmlDelRangeStart w:id="1156" w:author="William Mitchell" w:date="2021-05-19T13:24:00Z"/>
            </w:sdtContent>
          </w:sdt>
          <w:customXmlDelRangeEnd w:id="1156"/>
          <w:customXmlDelRangeStart w:id="1157" w:author="William Mitchell" w:date="2021-05-19T13:24:00Z"/>
          <w:sdt>
            <w:sdtPr>
              <w:tag w:val="goog_rdk_198"/>
              <w:id w:val="-228545651"/>
            </w:sdtPr>
            <w:sdtEndPr/>
            <w:sdtContent>
              <w:customXmlDelRangeEnd w:id="1157"/>
              <w:del w:id="1158" w:author="Billy Mitchell" w:date="2021-05-18T17:43:00Z">
                <w:r w:rsidDel="00AB4054">
                  <w:rPr>
                    <w:color w:val="000000"/>
                  </w:rPr>
                  <w:delText>4.31</w:delText>
                </w:r>
              </w:del>
              <w:customXmlDelRangeStart w:id="1159" w:author="William Mitchell" w:date="2021-05-19T13:24:00Z"/>
            </w:sdtContent>
          </w:sdt>
          <w:customXmlDelRangeEnd w:id="1159"/>
          <w:del w:id="1160" w:author="Billy Mitchell" w:date="2021-05-18T17:43:00Z">
            <w:r w:rsidDel="00AB4054">
              <w:rPr>
                <w:color w:val="000000"/>
              </w:rPr>
              <w:delText>,</w:delText>
            </w:r>
            <w:r w:rsidDel="00AB4054">
              <w:rPr>
                <w:i/>
                <w:color w:val="000000"/>
              </w:rPr>
              <w:delText xml:space="preserve"> p =</w:delText>
            </w:r>
            <w:r w:rsidDel="00AB4054">
              <w:rPr>
                <w:color w:val="000000"/>
              </w:rPr>
              <w:delText xml:space="preserve"> </w:delText>
            </w:r>
            <w:r w:rsidDel="00AB4054">
              <w:rPr>
                <w:color w:val="000000"/>
              </w:rPr>
              <w:lastRenderedPageBreak/>
              <w:delText>0.0</w:delText>
            </w:r>
          </w:del>
          <w:customXmlDelRangeStart w:id="1161" w:author="William Mitchell" w:date="2021-05-19T13:24:00Z"/>
          <w:sdt>
            <w:sdtPr>
              <w:tag w:val="goog_rdk_199"/>
              <w:id w:val="-1636256577"/>
            </w:sdtPr>
            <w:sdtEndPr/>
            <w:sdtContent>
              <w:customXmlDelRangeEnd w:id="1161"/>
              <w:ins w:id="1162" w:author="William Mitchell" w:date="2021-04-21T20:44:00Z">
                <w:del w:id="1163" w:author="Billy Mitchell" w:date="2021-05-18T17:43:00Z">
                  <w:r w:rsidDel="00AB4054">
                    <w:rPr>
                      <w:color w:val="000000"/>
                    </w:rPr>
                    <w:delText>66</w:delText>
                  </w:r>
                </w:del>
              </w:ins>
              <w:customXmlDelRangeStart w:id="1164" w:author="William Mitchell" w:date="2021-05-19T13:24:00Z"/>
            </w:sdtContent>
          </w:sdt>
          <w:customXmlDelRangeEnd w:id="1164"/>
          <w:customXmlDelRangeStart w:id="1165" w:author="William Mitchell" w:date="2021-05-19T13:24:00Z"/>
          <w:sdt>
            <w:sdtPr>
              <w:tag w:val="goog_rdk_200"/>
              <w:id w:val="1521047679"/>
            </w:sdtPr>
            <w:sdtEndPr/>
            <w:sdtContent>
              <w:customXmlDelRangeEnd w:id="1165"/>
              <w:del w:id="1166" w:author="Billy Mitchell" w:date="2021-05-18T17:43:00Z">
                <w:r w:rsidDel="00AB4054">
                  <w:rPr>
                    <w:color w:val="000000"/>
                  </w:rPr>
                  <w:delText>44</w:delText>
                </w:r>
              </w:del>
              <w:customXmlDelRangeStart w:id="1167" w:author="William Mitchell" w:date="2021-05-19T13:24:00Z"/>
            </w:sdtContent>
          </w:sdt>
          <w:customXmlDelRangeEnd w:id="1167"/>
          <w:del w:id="1168" w:author="Billy Mitchell" w:date="2021-05-18T17:43:00Z">
            <w:r w:rsidDel="00AB4054">
              <w:rPr>
                <w:color w:val="000000"/>
              </w:rPr>
              <w:delText>]</w:delText>
            </w:r>
          </w:del>
          <w:customXmlDelRangeStart w:id="1169" w:author="William Mitchell" w:date="2021-05-19T13:24:00Z"/>
          <w:sdt>
            <w:sdtPr>
              <w:tag w:val="goog_rdk_201"/>
              <w:id w:val="1726416964"/>
            </w:sdtPr>
            <w:sdtEndPr/>
            <w:sdtContent>
              <w:customXmlDelRangeEnd w:id="1169"/>
              <w:del w:id="1170" w:author="Billy Mitchell" w:date="2021-05-18T17:43:00Z">
                <w:r w:rsidDel="00AB4054">
                  <w:rPr>
                    <w:color w:val="000000"/>
                  </w:rPr>
                  <w:delText>, such that children demonstrate greater pattern similarity overall across ROI and valence group (Figure 2)</w:delText>
                </w:r>
              </w:del>
              <w:customXmlDelRangeStart w:id="1171" w:author="William Mitchell" w:date="2021-05-19T13:24:00Z"/>
            </w:sdtContent>
          </w:sdt>
          <w:customXmlDelRangeEnd w:id="1171"/>
          <w:del w:id="1172" w:author="Billy Mitchell" w:date="2021-05-18T17:43:00Z">
            <w:r w:rsidDel="00AB4054">
              <w:rPr>
                <w:color w:val="000000"/>
              </w:rPr>
              <w:delText>. S</w:delText>
            </w:r>
          </w:del>
          <w:ins w:id="1173" w:author="Billy Mitchell" w:date="2021-05-18T17:43:00Z">
            <w:r w:rsidR="00AB4054">
              <w:rPr>
                <w:color w:val="000000"/>
              </w:rPr>
              <w:t>s</w:t>
            </w:r>
          </w:ins>
          <w:r>
            <w:rPr>
              <w:color w:val="000000"/>
            </w:rPr>
            <w:t>ignificant differences were</w:t>
          </w:r>
          <w:customXmlDelRangeStart w:id="1174" w:author="William Mitchell" w:date="2021-05-19T13:24:00Z"/>
          <w:sdt>
            <w:sdtPr>
              <w:tag w:val="goog_rdk_202"/>
              <w:id w:val="1357772466"/>
            </w:sdtPr>
            <w:sdtEndPr/>
            <w:sdtContent>
              <w:customXmlDelRangeEnd w:id="1174"/>
              <w:del w:id="1175" w:author="William Mitchell" w:date="2021-04-21T20:46:00Z">
                <w:r>
                  <w:rPr>
                    <w:color w:val="000000"/>
                  </w:rPr>
                  <w:delText xml:space="preserve"> also</w:delText>
                </w:r>
              </w:del>
              <w:customXmlDelRangeStart w:id="1176" w:author="William Mitchell" w:date="2021-05-19T13:24:00Z"/>
            </w:sdtContent>
          </w:sdt>
          <w:customXmlDelRangeEnd w:id="1176"/>
          <w:r>
            <w:rPr>
              <w:color w:val="000000"/>
            </w:rPr>
            <w:t xml:space="preserve"> measured in </w:t>
          </w:r>
          <w:del w:id="1177" w:author="Billy Mitchell" w:date="2021-05-18T17:54:00Z">
            <w:r w:rsidDel="009A36EA">
              <w:rPr>
                <w:color w:val="000000"/>
              </w:rPr>
              <w:delText>the within-subject main effect of valence [</w:delText>
            </w:r>
            <w:r w:rsidDel="009A36EA">
              <w:rPr>
                <w:i/>
                <w:color w:val="000000"/>
              </w:rPr>
              <w:delText>F</w:delText>
            </w:r>
            <w:r w:rsidDel="009A36EA">
              <w:rPr>
                <w:color w:val="000000"/>
              </w:rPr>
              <w:delText>(</w:delText>
            </w:r>
          </w:del>
          <w:customXmlDelRangeStart w:id="1178" w:author="William Mitchell" w:date="2021-05-19T13:24:00Z"/>
          <w:sdt>
            <w:sdtPr>
              <w:tag w:val="goog_rdk_203"/>
              <w:id w:val="2057269593"/>
            </w:sdtPr>
            <w:sdtEndPr/>
            <w:sdtContent>
              <w:customXmlDelRangeEnd w:id="1178"/>
              <w:ins w:id="1179" w:author="William Mitchell" w:date="2021-04-21T20:46:00Z">
                <w:del w:id="1180" w:author="Billy Mitchell" w:date="2021-05-18T17:54:00Z">
                  <w:r w:rsidDel="009A36EA">
                    <w:rPr>
                      <w:color w:val="000000"/>
                    </w:rPr>
                    <w:delText>2</w:delText>
                  </w:r>
                </w:del>
              </w:ins>
              <w:customXmlDelRangeStart w:id="1181" w:author="William Mitchell" w:date="2021-05-19T13:24:00Z"/>
            </w:sdtContent>
          </w:sdt>
          <w:customXmlDelRangeEnd w:id="1181"/>
          <w:customXmlDelRangeStart w:id="1182" w:author="William Mitchell" w:date="2021-05-19T13:24:00Z"/>
          <w:sdt>
            <w:sdtPr>
              <w:tag w:val="goog_rdk_204"/>
              <w:id w:val="-1371297573"/>
            </w:sdtPr>
            <w:sdtEndPr/>
            <w:sdtContent>
              <w:customXmlDelRangeEnd w:id="1182"/>
              <w:del w:id="1183" w:author="Billy Mitchell" w:date="2021-05-18T17:54:00Z">
                <w:r w:rsidDel="009A36EA">
                  <w:rPr>
                    <w:color w:val="000000"/>
                  </w:rPr>
                  <w:delText>1</w:delText>
                </w:r>
              </w:del>
              <w:customXmlDelRangeStart w:id="1184" w:author="William Mitchell" w:date="2021-05-19T13:24:00Z"/>
            </w:sdtContent>
          </w:sdt>
          <w:customXmlDelRangeEnd w:id="1184"/>
          <w:del w:id="1185" w:author="Billy Mitchell" w:date="2021-05-18T17:54:00Z">
            <w:r w:rsidDel="009A36EA">
              <w:rPr>
                <w:color w:val="000000"/>
              </w:rPr>
              <w:delText xml:space="preserve">, </w:delText>
            </w:r>
          </w:del>
          <w:customXmlDelRangeStart w:id="1186" w:author="William Mitchell" w:date="2021-05-19T13:24:00Z"/>
          <w:sdt>
            <w:sdtPr>
              <w:tag w:val="goog_rdk_205"/>
              <w:id w:val="1171914959"/>
            </w:sdtPr>
            <w:sdtEndPr/>
            <w:sdtContent>
              <w:customXmlDelRangeEnd w:id="1186"/>
              <w:ins w:id="1187" w:author="William Mitchell" w:date="2021-04-21T20:46:00Z">
                <w:del w:id="1188" w:author="Billy Mitchell" w:date="2021-05-18T17:54:00Z">
                  <w:r w:rsidDel="009A36EA">
                    <w:rPr>
                      <w:color w:val="000000"/>
                    </w:rPr>
                    <w:delText>11279</w:delText>
                  </w:r>
                </w:del>
              </w:ins>
              <w:customXmlDelRangeStart w:id="1189" w:author="William Mitchell" w:date="2021-05-19T13:24:00Z"/>
            </w:sdtContent>
          </w:sdt>
          <w:customXmlDelRangeEnd w:id="1189"/>
          <w:customXmlDelRangeStart w:id="1190" w:author="William Mitchell" w:date="2021-05-19T13:24:00Z"/>
          <w:sdt>
            <w:sdtPr>
              <w:tag w:val="goog_rdk_206"/>
              <w:id w:val="1209839613"/>
            </w:sdtPr>
            <w:sdtEndPr/>
            <w:sdtContent>
              <w:customXmlDelRangeEnd w:id="1190"/>
              <w:del w:id="1191" w:author="Billy Mitchell" w:date="2021-05-18T17:54:00Z">
                <w:r w:rsidDel="009A36EA">
                  <w:rPr>
                    <w:color w:val="000000"/>
                  </w:rPr>
                  <w:delText>7504</w:delText>
                </w:r>
              </w:del>
              <w:customXmlDelRangeStart w:id="1192" w:author="William Mitchell" w:date="2021-05-19T13:24:00Z"/>
            </w:sdtContent>
          </w:sdt>
          <w:customXmlDelRangeEnd w:id="1192"/>
          <w:del w:id="1193" w:author="Billy Mitchell" w:date="2021-05-18T17:54:00Z">
            <w:r w:rsidDel="009A36EA">
              <w:rPr>
                <w:color w:val="000000"/>
              </w:rPr>
              <w:delText xml:space="preserve">) = </w:delText>
            </w:r>
          </w:del>
          <w:customXmlDelRangeStart w:id="1194" w:author="William Mitchell" w:date="2021-05-19T13:24:00Z"/>
          <w:sdt>
            <w:sdtPr>
              <w:tag w:val="goog_rdk_207"/>
              <w:id w:val="-802460108"/>
            </w:sdtPr>
            <w:sdtEndPr/>
            <w:sdtContent>
              <w:customXmlDelRangeEnd w:id="1194"/>
              <w:ins w:id="1195" w:author="William Mitchell" w:date="2021-04-21T20:46:00Z">
                <w:del w:id="1196" w:author="Billy Mitchell" w:date="2021-05-18T17:54:00Z">
                  <w:r w:rsidDel="009A36EA">
                    <w:rPr>
                      <w:color w:val="000000"/>
                    </w:rPr>
                    <w:delText>17.69</w:delText>
                  </w:r>
                </w:del>
              </w:ins>
              <w:customXmlDelRangeStart w:id="1197" w:author="William Mitchell" w:date="2021-05-19T13:24:00Z"/>
            </w:sdtContent>
          </w:sdt>
          <w:customXmlDelRangeEnd w:id="1197"/>
          <w:customXmlDelRangeStart w:id="1198" w:author="William Mitchell" w:date="2021-05-19T13:24:00Z"/>
          <w:sdt>
            <w:sdtPr>
              <w:tag w:val="goog_rdk_208"/>
              <w:id w:val="457383500"/>
            </w:sdtPr>
            <w:sdtEndPr/>
            <w:sdtContent>
              <w:customXmlDelRangeEnd w:id="1198"/>
              <w:del w:id="1199" w:author="Billy Mitchell" w:date="2021-05-18T17:54:00Z">
                <w:r w:rsidDel="009A36EA">
                  <w:rPr>
                    <w:color w:val="000000"/>
                  </w:rPr>
                  <w:delText>8.08</w:delText>
                </w:r>
              </w:del>
              <w:customXmlDelRangeStart w:id="1200" w:author="William Mitchell" w:date="2021-05-19T13:24:00Z"/>
            </w:sdtContent>
          </w:sdt>
          <w:customXmlDelRangeEnd w:id="1200"/>
          <w:del w:id="1201" w:author="Billy Mitchell" w:date="2021-05-18T17:54:00Z">
            <w:r w:rsidDel="009A36EA">
              <w:rPr>
                <w:color w:val="000000"/>
              </w:rPr>
              <w:delText>,</w:delText>
            </w:r>
            <w:r w:rsidDel="009A36EA">
              <w:rPr>
                <w:i/>
                <w:color w:val="000000"/>
              </w:rPr>
              <w:delText xml:space="preserve"> p </w:delText>
            </w:r>
          </w:del>
          <w:customXmlDelRangeStart w:id="1202" w:author="William Mitchell" w:date="2021-05-19T13:24:00Z"/>
          <w:sdt>
            <w:sdtPr>
              <w:tag w:val="goog_rdk_209"/>
              <w:id w:val="-2029482413"/>
            </w:sdtPr>
            <w:sdtEndPr/>
            <w:sdtContent>
              <w:customXmlDelRangeEnd w:id="1202"/>
              <w:ins w:id="1203" w:author="William Mitchell" w:date="2021-04-21T20:46:00Z">
                <w:del w:id="1204" w:author="Billy Mitchell" w:date="2021-05-18T17:54:00Z">
                  <w:r w:rsidDel="009A36EA">
                    <w:rPr>
                      <w:i/>
                      <w:color w:val="000000"/>
                    </w:rPr>
                    <w:delText>&lt;</w:delText>
                  </w:r>
                </w:del>
              </w:ins>
              <w:customXmlDelRangeStart w:id="1205" w:author="William Mitchell" w:date="2021-05-19T13:24:00Z"/>
            </w:sdtContent>
          </w:sdt>
          <w:customXmlDelRangeEnd w:id="1205"/>
          <w:customXmlDelRangeStart w:id="1206" w:author="William Mitchell" w:date="2021-05-19T13:24:00Z"/>
          <w:sdt>
            <w:sdtPr>
              <w:tag w:val="goog_rdk_210"/>
              <w:id w:val="1993216524"/>
            </w:sdtPr>
            <w:sdtEndPr/>
            <w:sdtContent>
              <w:customXmlDelRangeEnd w:id="1206"/>
              <w:del w:id="1207" w:author="Billy Mitchell" w:date="2021-05-18T17:54:00Z">
                <w:r w:rsidDel="009A36EA">
                  <w:rPr>
                    <w:i/>
                    <w:color w:val="000000"/>
                  </w:rPr>
                  <w:delText>=</w:delText>
                </w:r>
              </w:del>
              <w:customXmlDelRangeStart w:id="1208" w:author="William Mitchell" w:date="2021-05-19T13:24:00Z"/>
            </w:sdtContent>
          </w:sdt>
          <w:customXmlDelRangeEnd w:id="1208"/>
          <w:del w:id="1209" w:author="Billy Mitchell" w:date="2021-05-18T17:54:00Z">
            <w:r w:rsidDel="009A36EA">
              <w:rPr>
                <w:color w:val="000000"/>
              </w:rPr>
              <w:delText xml:space="preserve"> 0.00</w:delText>
            </w:r>
          </w:del>
          <w:customXmlDelRangeStart w:id="1210" w:author="William Mitchell" w:date="2021-05-19T13:24:00Z"/>
          <w:sdt>
            <w:sdtPr>
              <w:tag w:val="goog_rdk_211"/>
              <w:id w:val="-1692441730"/>
            </w:sdtPr>
            <w:sdtEndPr/>
            <w:sdtContent>
              <w:customXmlDelRangeEnd w:id="1210"/>
              <w:ins w:id="1211" w:author="William Mitchell" w:date="2021-04-21T20:46:00Z">
                <w:del w:id="1212" w:author="Billy Mitchell" w:date="2021-05-18T17:54:00Z">
                  <w:r w:rsidDel="009A36EA">
                    <w:rPr>
                      <w:color w:val="000000"/>
                    </w:rPr>
                    <w:delText>1</w:delText>
                  </w:r>
                </w:del>
              </w:ins>
              <w:customXmlDelRangeStart w:id="1213" w:author="William Mitchell" w:date="2021-05-19T13:24:00Z"/>
            </w:sdtContent>
          </w:sdt>
          <w:customXmlDelRangeEnd w:id="1213"/>
          <w:customXmlDelRangeStart w:id="1214" w:author="William Mitchell" w:date="2021-05-19T13:24:00Z"/>
          <w:sdt>
            <w:sdtPr>
              <w:tag w:val="goog_rdk_212"/>
              <w:id w:val="889856013"/>
            </w:sdtPr>
            <w:sdtEndPr/>
            <w:sdtContent>
              <w:customXmlDelRangeEnd w:id="1214"/>
              <w:del w:id="1215" w:author="Billy Mitchell" w:date="2021-05-18T17:54:00Z">
                <w:r w:rsidDel="009A36EA">
                  <w:rPr>
                    <w:color w:val="000000"/>
                  </w:rPr>
                  <w:delText>4</w:delText>
                </w:r>
              </w:del>
              <w:customXmlDelRangeStart w:id="1216" w:author="William Mitchell" w:date="2021-05-19T13:24:00Z"/>
            </w:sdtContent>
          </w:sdt>
          <w:customXmlDelRangeEnd w:id="1216"/>
          <w:del w:id="1217" w:author="Billy Mitchell" w:date="2021-05-18T17:54:00Z">
            <w:r w:rsidDel="009A36EA">
              <w:rPr>
                <w:color w:val="000000"/>
              </w:rPr>
              <w:delText>]</w:delText>
            </w:r>
          </w:del>
          <w:customXmlDelRangeStart w:id="1218" w:author="William Mitchell" w:date="2021-05-19T13:24:00Z"/>
          <w:sdt>
            <w:sdtPr>
              <w:tag w:val="goog_rdk_213"/>
              <w:id w:val="-351334075"/>
            </w:sdtPr>
            <w:sdtEndPr/>
            <w:sdtContent>
              <w:customXmlDelRangeEnd w:id="1218"/>
              <w:del w:id="1219" w:author="Billy Mitchell" w:date="2021-05-18T17:54:00Z">
                <w:r w:rsidDel="009A36EA">
                  <w:rPr>
                    <w:color w:val="000000"/>
                  </w:rPr>
                  <w:delText xml:space="preserve">, such that negative affect did exhibit greater representational similarity relative to positive affect across ROI and Age Group (Figure 3), </w:delText>
                </w:r>
              </w:del>
              <w:customXmlDelRangeStart w:id="1220" w:author="William Mitchell" w:date="2021-05-19T13:24:00Z"/>
            </w:sdtContent>
          </w:sdt>
          <w:customXmlDelRangeEnd w:id="1220"/>
          <w:del w:id="1221" w:author="Billy Mitchell" w:date="2021-05-18T17:54:00Z">
            <w:r w:rsidDel="009A36EA">
              <w:rPr>
                <w:color w:val="000000"/>
              </w:rPr>
              <w:delText>and in the within-subject main effect of ROI [</w:delText>
            </w:r>
            <w:r w:rsidDel="009A36EA">
              <w:rPr>
                <w:i/>
                <w:color w:val="000000"/>
              </w:rPr>
              <w:delText>F</w:delText>
            </w:r>
            <w:r w:rsidDel="009A36EA">
              <w:rPr>
                <w:color w:val="000000"/>
              </w:rPr>
              <w:delText xml:space="preserve">(2, </w:delText>
            </w:r>
          </w:del>
          <w:customXmlDelRangeStart w:id="1222" w:author="William Mitchell" w:date="2021-05-19T13:24:00Z"/>
          <w:sdt>
            <w:sdtPr>
              <w:tag w:val="goog_rdk_214"/>
              <w:id w:val="-611060020"/>
            </w:sdtPr>
            <w:sdtEndPr/>
            <w:sdtContent>
              <w:customXmlDelRangeEnd w:id="1222"/>
              <w:customXmlDelRangeStart w:id="1223" w:author="William Mitchell" w:date="2021-05-19T13:24:00Z"/>
            </w:sdtContent>
          </w:sdt>
          <w:customXmlDelRangeEnd w:id="1223"/>
          <w:customXmlDelRangeStart w:id="1224" w:author="William Mitchell" w:date="2021-05-19T13:24:00Z"/>
          <w:sdt>
            <w:sdtPr>
              <w:tag w:val="goog_rdk_215"/>
              <w:id w:val="1677770167"/>
            </w:sdtPr>
            <w:sdtEndPr/>
            <w:sdtContent>
              <w:customXmlDelRangeEnd w:id="1224"/>
              <w:del w:id="1225" w:author="Billy Mitchell" w:date="2021-05-18T17:54:00Z">
                <w:r w:rsidDel="009A36EA">
                  <w:rPr>
                    <w:color w:val="000000"/>
                  </w:rPr>
                  <w:delText>7503</w:delText>
                </w:r>
              </w:del>
              <w:customXmlDelRangeStart w:id="1226" w:author="William Mitchell" w:date="2021-05-19T13:24:00Z"/>
            </w:sdtContent>
          </w:sdt>
          <w:customXmlDelRangeEnd w:id="1226"/>
          <w:del w:id="1227" w:author="Billy Mitchell" w:date="2021-05-18T17:54:00Z">
            <w:r w:rsidDel="009A36EA">
              <w:rPr>
                <w:color w:val="000000"/>
              </w:rPr>
              <w:delText xml:space="preserve">) = </w:delText>
            </w:r>
          </w:del>
          <w:customXmlDelRangeStart w:id="1228" w:author="William Mitchell" w:date="2021-05-19T13:24:00Z"/>
          <w:sdt>
            <w:sdtPr>
              <w:tag w:val="goog_rdk_216"/>
              <w:id w:val="1982570972"/>
            </w:sdtPr>
            <w:sdtEndPr/>
            <w:sdtContent>
              <w:customXmlDelRangeEnd w:id="1228"/>
              <w:customXmlDelRangeStart w:id="1229" w:author="William Mitchell" w:date="2021-05-19T13:24:00Z"/>
            </w:sdtContent>
          </w:sdt>
          <w:customXmlDelRangeEnd w:id="1229"/>
          <w:customXmlDelRangeStart w:id="1230" w:author="William Mitchell" w:date="2021-05-19T13:24:00Z"/>
          <w:sdt>
            <w:sdtPr>
              <w:tag w:val="goog_rdk_217"/>
              <w:id w:val="-519013028"/>
            </w:sdtPr>
            <w:sdtEndPr/>
            <w:sdtContent>
              <w:customXmlDelRangeEnd w:id="1230"/>
              <w:del w:id="1231" w:author="Billy Mitchell" w:date="2021-05-18T17:54:00Z">
                <w:r w:rsidDel="009A36EA">
                  <w:rPr>
                    <w:color w:val="000000"/>
                  </w:rPr>
                  <w:delText>17.60</w:delText>
                </w:r>
              </w:del>
              <w:customXmlDelRangeStart w:id="1232" w:author="William Mitchell" w:date="2021-05-19T13:24:00Z"/>
            </w:sdtContent>
          </w:sdt>
          <w:customXmlDelRangeEnd w:id="1232"/>
          <w:del w:id="1233" w:author="Billy Mitchell" w:date="2021-05-18T17:54:00Z">
            <w:r w:rsidDel="009A36EA">
              <w:rPr>
                <w:color w:val="000000"/>
              </w:rPr>
              <w:delText>,</w:delText>
            </w:r>
            <w:r w:rsidDel="009A36EA">
              <w:rPr>
                <w:i/>
                <w:color w:val="000000"/>
              </w:rPr>
              <w:delText xml:space="preserve"> p </w:delText>
            </w:r>
            <w:r w:rsidDel="009A36EA">
              <w:rPr>
                <w:color w:val="000000"/>
              </w:rPr>
              <w:delText>&lt; 0.001]</w:delText>
            </w:r>
          </w:del>
          <w:ins w:id="1234" w:author="William Mitchell" w:date="2021-05-18T11:21:00Z">
            <w:del w:id="1235" w:author="Billy Mitchell" w:date="2021-05-18T17:54:00Z">
              <w:r w:rsidR="00661922" w:rsidDel="009A36EA">
                <w:rPr>
                  <w:color w:val="000000"/>
                </w:rPr>
                <w:delText>, and</w:delText>
              </w:r>
            </w:del>
          </w:ins>
          <w:del w:id="1236" w:author="Billy Mitchell" w:date="2021-05-18T17:54:00Z">
            <w:r w:rsidDel="009A36EA">
              <w:rPr>
                <w:color w:val="000000"/>
              </w:rPr>
              <w:delText>, as well.</w:delText>
            </w:r>
          </w:del>
        </w:p>
        <w:customXmlDelRangeStart w:id="1237" w:author="William Mitchell" w:date="2021-05-19T13:24:00Z"/>
      </w:sdtContent>
    </w:sdt>
    <w:customXmlDelRangeEnd w:id="1237"/>
    <w:customXmlDelRangeStart w:id="1238" w:author="William Mitchell" w:date="2021-05-19T13:24:00Z"/>
    <w:sdt>
      <w:sdtPr>
        <w:tag w:val="goog_rdk_290"/>
        <w:id w:val="-1620915780"/>
      </w:sdtPr>
      <w:sdtEndPr/>
      <w:sdtContent>
        <w:customXmlDelRangeEnd w:id="1238"/>
        <w:p w14:paraId="551F1A48" w14:textId="4EC750E7" w:rsidR="00661922" w:rsidDel="009A36EA" w:rsidRDefault="00C146F4">
          <w:pPr>
            <w:spacing w:line="480" w:lineRule="auto"/>
            <w:ind w:firstLine="720"/>
            <w:rPr>
              <w:ins w:id="1239" w:author="William Mitchell" w:date="2021-05-18T11:23:00Z"/>
              <w:del w:id="1240" w:author="Billy Mitchell" w:date="2021-05-18T17:54:00Z"/>
              <w:color w:val="000000"/>
            </w:rPr>
            <w:pPrChange w:id="1241" w:author="Billy Mitchell" w:date="2021-06-11T18:06:00Z">
              <w:pPr>
                <w:spacing w:line="480" w:lineRule="auto"/>
                <w:jc w:val="both"/>
              </w:pPr>
            </w:pPrChange>
          </w:pPr>
          <w:customXmlDelRangeStart w:id="1242" w:author="William Mitchell" w:date="2021-05-19T13:24:00Z"/>
          <w:sdt>
            <w:sdtPr>
              <w:tag w:val="goog_rdk_220"/>
              <w:id w:val="-252671775"/>
            </w:sdtPr>
            <w:sdtEndPr/>
            <w:sdtContent>
              <w:customXmlDelRangeEnd w:id="1242"/>
              <w:del w:id="1243" w:author="Billy Mitchell" w:date="2021-05-18T17:54:00Z">
                <w:r w:rsidR="00D2411E" w:rsidDel="009A36EA">
                  <w:rPr>
                    <w:color w:val="000000"/>
                  </w:rPr>
                  <w:delText xml:space="preserve"> </w:delText>
                </w:r>
                <w:r w:rsidR="00D2411E" w:rsidDel="009A36EA">
                  <w:rPr>
                    <w:color w:val="000000"/>
                  </w:rPr>
                  <w:tab/>
                  <w:delText>Additionally, t</w:delText>
                </w:r>
              </w:del>
              <w:customXmlDelRangeStart w:id="1244" w:author="William Mitchell" w:date="2021-05-19T13:24:00Z"/>
            </w:sdtContent>
          </w:sdt>
          <w:customXmlDelRangeEnd w:id="1244"/>
          <w:customXmlDelRangeStart w:id="1245" w:author="William Mitchell" w:date="2021-05-19T13:24:00Z"/>
          <w:sdt>
            <w:sdtPr>
              <w:tag w:val="goog_rdk_221"/>
              <w:id w:val="1997759816"/>
            </w:sdtPr>
            <w:sdtEndPr/>
            <w:sdtContent>
              <w:customXmlDelRangeEnd w:id="1245"/>
              <w:ins w:id="1246" w:author="William Mitchell" w:date="2021-05-18T11:22:00Z">
                <w:del w:id="1247" w:author="Billy Mitchell" w:date="2021-05-18T17:54:00Z">
                  <w:r w:rsidR="00661922" w:rsidDel="009A36EA">
                    <w:delText xml:space="preserve"> </w:delText>
                  </w:r>
                </w:del>
              </w:ins>
              <w:customXmlDelRangeStart w:id="1248" w:author="William Mitchell" w:date="2021-05-19T13:24:00Z"/>
            </w:sdtContent>
          </w:sdt>
          <w:customXmlDelRangeEnd w:id="1248"/>
          <w:ins w:id="1249" w:author="William Mitchell" w:date="2021-05-18T11:22:00Z">
            <w:r w:rsidR="00661922">
              <w:t>t</w:t>
            </w:r>
          </w:ins>
          <w:r w:rsidR="00D2411E">
            <w:rPr>
              <w:color w:val="000000"/>
            </w:rPr>
            <w:t xml:space="preserve">he interaction between ROI and Age Group </w:t>
          </w:r>
          <w:customXmlDelRangeStart w:id="1250" w:author="William Mitchell" w:date="2021-05-19T13:24:00Z"/>
          <w:sdt>
            <w:sdtPr>
              <w:tag w:val="goog_rdk_222"/>
              <w:id w:val="-851103748"/>
            </w:sdtPr>
            <w:sdtEndPr/>
            <w:sdtContent>
              <w:customXmlDelRangeEnd w:id="1250"/>
              <w:del w:id="1251" w:author="William Mitchell" w:date="2021-04-21T20:48:00Z">
                <w:r w:rsidR="00D2411E">
                  <w:rPr>
                    <w:color w:val="000000"/>
                  </w:rPr>
                  <w:delText>[</w:delText>
                </w:r>
                <w:r w:rsidR="00D2411E">
                  <w:rPr>
                    <w:i/>
                    <w:color w:val="000000"/>
                  </w:rPr>
                  <w:delText>F</w:delText>
                </w:r>
                <w:r w:rsidR="00D2411E">
                  <w:rPr>
                    <w:color w:val="000000"/>
                  </w:rPr>
                  <w:delText xml:space="preserve">(2, </w:delText>
                </w:r>
              </w:del>
              <w:customXmlDelRangeStart w:id="1252" w:author="William Mitchell" w:date="2021-05-19T13:24:00Z"/>
            </w:sdtContent>
          </w:sdt>
          <w:customXmlDelRangeEnd w:id="1252"/>
          <w:customXmlDelRangeStart w:id="1253" w:author="William Mitchell" w:date="2021-05-19T13:24:00Z"/>
          <w:sdt>
            <w:sdtPr>
              <w:tag w:val="goog_rdk_223"/>
              <w:id w:val="-235019104"/>
            </w:sdtPr>
            <w:sdtEndPr/>
            <w:sdtContent>
              <w:customXmlDelRangeEnd w:id="1253"/>
              <w:ins w:id="1254" w:author="William Mitchell" w:date="2021-04-21T20:48:00Z">
                <w:del w:id="1255" w:author="William Mitchell" w:date="2021-04-21T20:48:00Z">
                  <w:r w:rsidR="00D2411E">
                    <w:rPr>
                      <w:color w:val="000000"/>
                    </w:rPr>
                    <w:delText>11279</w:delText>
                  </w:r>
                </w:del>
              </w:ins>
              <w:customXmlDelRangeStart w:id="1256" w:author="William Mitchell" w:date="2021-05-19T13:24:00Z"/>
            </w:sdtContent>
          </w:sdt>
          <w:customXmlDelRangeEnd w:id="1256"/>
          <w:customXmlDelRangeStart w:id="1257" w:author="William Mitchell" w:date="2021-05-19T13:24:00Z"/>
          <w:sdt>
            <w:sdtPr>
              <w:tag w:val="goog_rdk_225"/>
              <w:id w:val="943887415"/>
            </w:sdtPr>
            <w:sdtEndPr/>
            <w:sdtContent>
              <w:customXmlDelRangeEnd w:id="1257"/>
              <w:del w:id="1258" w:author="William Mitchell" w:date="2021-04-21T20:48:00Z">
                <w:r w:rsidR="00D2411E">
                  <w:rPr>
                    <w:color w:val="000000"/>
                  </w:rPr>
                  <w:delText xml:space="preserve">7503) = </w:delText>
                </w:r>
              </w:del>
              <w:customXmlDelRangeStart w:id="1259" w:author="William Mitchell" w:date="2021-05-19T13:24:00Z"/>
            </w:sdtContent>
          </w:sdt>
          <w:customXmlDelRangeEnd w:id="1259"/>
          <w:customXmlDelRangeStart w:id="1260" w:author="William Mitchell" w:date="2021-05-19T13:24:00Z"/>
          <w:sdt>
            <w:sdtPr>
              <w:tag w:val="goog_rdk_226"/>
              <w:id w:val="100543638"/>
            </w:sdtPr>
            <w:sdtEndPr/>
            <w:sdtContent>
              <w:customXmlDelRangeEnd w:id="1260"/>
              <w:ins w:id="1261" w:author="William Mitchell" w:date="2021-04-21T20:48:00Z">
                <w:del w:id="1262" w:author="William Mitchell" w:date="2021-04-21T20:48:00Z">
                  <w:r w:rsidR="00D2411E">
                    <w:rPr>
                      <w:color w:val="000000"/>
                    </w:rPr>
                    <w:delText>10.13</w:delText>
                  </w:r>
                </w:del>
              </w:ins>
              <w:customXmlDelRangeStart w:id="1263" w:author="William Mitchell" w:date="2021-05-19T13:24:00Z"/>
            </w:sdtContent>
          </w:sdt>
          <w:customXmlDelRangeEnd w:id="1263"/>
          <w:customXmlDelRangeStart w:id="1264" w:author="William Mitchell" w:date="2021-05-19T13:24:00Z"/>
          <w:sdt>
            <w:sdtPr>
              <w:tag w:val="goog_rdk_228"/>
              <w:id w:val="-922874672"/>
            </w:sdtPr>
            <w:sdtEndPr/>
            <w:sdtContent>
              <w:customXmlDelRangeEnd w:id="1264"/>
              <w:del w:id="1265" w:author="William Mitchell" w:date="2021-04-21T20:48:00Z">
                <w:r w:rsidR="00D2411E">
                  <w:rPr>
                    <w:color w:val="000000"/>
                  </w:rPr>
                  <w:delText>7.87,</w:delText>
                </w:r>
                <w:r w:rsidR="00D2411E">
                  <w:rPr>
                    <w:i/>
                    <w:color w:val="000000"/>
                  </w:rPr>
                  <w:delText xml:space="preserve"> p </w:delText>
                </w:r>
                <w:r w:rsidR="00D2411E">
                  <w:rPr>
                    <w:color w:val="000000"/>
                  </w:rPr>
                  <w:delText xml:space="preserve">&lt; 0.001] </w:delText>
                </w:r>
              </w:del>
              <w:customXmlDelRangeStart w:id="1266" w:author="William Mitchell" w:date="2021-05-19T13:24:00Z"/>
            </w:sdtContent>
          </w:sdt>
          <w:customXmlDelRangeEnd w:id="1266"/>
          <w:del w:id="1267" w:author="William Mitchell" w:date="2021-05-18T11:22:00Z">
            <w:r w:rsidR="00D2411E" w:rsidDel="00661922">
              <w:rPr>
                <w:color w:val="000000"/>
              </w:rPr>
              <w:delText>demonstrated significance</w:delText>
            </w:r>
          </w:del>
          <w:customXmlDelRangeStart w:id="1268" w:author="William Mitchell" w:date="2021-05-19T13:24:00Z"/>
          <w:sdt>
            <w:sdtPr>
              <w:tag w:val="goog_rdk_229"/>
              <w:id w:val="-919860041"/>
            </w:sdtPr>
            <w:sdtEndPr/>
            <w:sdtContent>
              <w:customXmlDelRangeEnd w:id="1268"/>
              <w:ins w:id="1269" w:author="William Mitchell" w:date="2021-04-21T20:48:00Z">
                <w:del w:id="1270" w:author="Billy Mitchell" w:date="2021-06-11T18:24:00Z">
                  <w:r w:rsidR="00D2411E" w:rsidDel="009C3D7A">
                    <w:rPr>
                      <w:color w:val="000000"/>
                    </w:rPr>
                    <w:delText xml:space="preserve"> </w:delText>
                  </w:r>
                </w:del>
                <w:r w:rsidR="00D2411E">
                  <w:rPr>
                    <w:color w:val="000000"/>
                  </w:rPr>
                  <w:t>[</w:t>
                </w:r>
                <w:r w:rsidR="00D2411E" w:rsidRPr="00546A63">
                  <w:rPr>
                    <w:i/>
                    <w:iCs/>
                    <w:color w:val="000000"/>
                    <w:rPrChange w:id="1271" w:author="Billy Mitchell" w:date="2021-05-25T11:06:00Z">
                      <w:rPr>
                        <w:color w:val="000000"/>
                      </w:rPr>
                    </w:rPrChange>
                  </w:rPr>
                  <w:t>F</w:t>
                </w:r>
                <w:r w:rsidR="00D2411E">
                  <w:rPr>
                    <w:color w:val="000000"/>
                  </w:rPr>
                  <w:t>(</w:t>
                </w:r>
              </w:ins>
              <w:ins w:id="1272" w:author="Billy Mitchell" w:date="2021-06-11T19:38:00Z">
                <w:r w:rsidR="00AB101B">
                  <w:rPr>
                    <w:color w:val="000000"/>
                  </w:rPr>
                  <w:t>2</w:t>
                </w:r>
              </w:ins>
              <w:ins w:id="1273" w:author="William Mitchell" w:date="2021-04-21T20:48:00Z">
                <w:del w:id="1274" w:author="Billy Mitchell" w:date="2021-06-11T19:37:00Z">
                  <w:r w:rsidR="00D2411E" w:rsidDel="005272F6">
                    <w:rPr>
                      <w:color w:val="000000"/>
                    </w:rPr>
                    <w:delText>2</w:delText>
                  </w:r>
                </w:del>
                <w:r w:rsidR="00D2411E">
                  <w:rPr>
                    <w:color w:val="000000"/>
                  </w:rPr>
                  <w:t xml:space="preserve">, 11279) = 10.13, </w:t>
                </w:r>
                <w:r w:rsidR="00D2411E" w:rsidRPr="00546A63">
                  <w:rPr>
                    <w:i/>
                    <w:iCs/>
                    <w:color w:val="000000"/>
                    <w:rPrChange w:id="1275" w:author="Billy Mitchell" w:date="2021-05-25T11:06:00Z">
                      <w:rPr>
                        <w:color w:val="000000"/>
                      </w:rPr>
                    </w:rPrChange>
                  </w:rPr>
                  <w:t>p</w:t>
                </w:r>
                <w:r w:rsidR="00D2411E">
                  <w:rPr>
                    <w:color w:val="000000"/>
                  </w:rPr>
                  <w:t xml:space="preserve"> &lt; 0.001]</w:t>
                </w:r>
              </w:ins>
              <w:customXmlDelRangeStart w:id="1276" w:author="William Mitchell" w:date="2021-05-19T13:24:00Z"/>
            </w:sdtContent>
          </w:sdt>
          <w:customXmlDelRangeEnd w:id="1276"/>
          <w:ins w:id="1277" w:author="William Mitchell" w:date="2021-05-18T11:22:00Z">
            <w:del w:id="1278" w:author="Billy Mitchell" w:date="2021-05-18T17:51:00Z">
              <w:r w:rsidR="00661922" w:rsidDel="00AB4054">
                <w:delText>, though</w:delText>
              </w:r>
            </w:del>
          </w:ins>
          <w:r w:rsidR="00D2411E">
            <w:rPr>
              <w:color w:val="000000"/>
            </w:rPr>
            <w:t xml:space="preserve">. </w:t>
          </w:r>
        </w:p>
        <w:p w14:paraId="00000052" w14:textId="17F0F9E9" w:rsidR="001D5C46" w:rsidRDefault="00D2411E">
          <w:pPr>
            <w:spacing w:line="480" w:lineRule="auto"/>
            <w:ind w:firstLine="720"/>
            <w:rPr>
              <w:ins w:id="1279" w:author="Billy Mitchell" w:date="2021-05-18T17:45:00Z"/>
            </w:rPr>
            <w:pPrChange w:id="1280" w:author="Billy Mitchell" w:date="2021-06-11T18:06:00Z">
              <w:pPr>
                <w:spacing w:line="480" w:lineRule="auto"/>
                <w:ind w:firstLine="720"/>
                <w:jc w:val="both"/>
              </w:pPr>
            </w:pPrChange>
          </w:pPr>
          <w:r>
            <w:rPr>
              <w:color w:val="000000"/>
            </w:rPr>
            <w:t>Bonferroni adjusted post-hoc contrasts further</w:t>
          </w:r>
          <w:del w:id="1281" w:author="Billy Mitchell" w:date="2021-06-11T18:24:00Z">
            <w:r w:rsidDel="009C3D7A">
              <w:rPr>
                <w:color w:val="000000"/>
              </w:rPr>
              <w:delText xml:space="preserve"> </w:delText>
            </w:r>
          </w:del>
          <w:customXmlDelRangeStart w:id="1282" w:author="William Mitchell" w:date="2021-05-19T13:24:00Z"/>
          <w:sdt>
            <w:sdtPr>
              <w:tag w:val="goog_rdk_230"/>
              <w:id w:val="523748959"/>
            </w:sdtPr>
            <w:sdtEndPr/>
            <w:sdtContent>
              <w:customXmlDelRangeEnd w:id="1282"/>
              <w:del w:id="1283" w:author="William Mitchell" w:date="2021-04-21T20:51:00Z">
                <w:r>
                  <w:rPr>
                    <w:color w:val="000000"/>
                  </w:rPr>
                  <w:delText>elucidated</w:delText>
                </w:r>
              </w:del>
              <w:customXmlDelRangeStart w:id="1284" w:author="William Mitchell" w:date="2021-05-19T13:24:00Z"/>
            </w:sdtContent>
          </w:sdt>
          <w:customXmlDelRangeEnd w:id="1284"/>
          <w:customXmlDelRangeStart w:id="1285" w:author="William Mitchell" w:date="2021-05-19T13:24:00Z"/>
          <w:sdt>
            <w:sdtPr>
              <w:tag w:val="goog_rdk_231"/>
              <w:id w:val="-1983539494"/>
            </w:sdtPr>
            <w:sdtEndPr/>
            <w:sdtContent>
              <w:customXmlDelRangeEnd w:id="1285"/>
              <w:ins w:id="1286" w:author="William Mitchell" w:date="2021-04-21T20:51:00Z">
                <w:r>
                  <w:rPr>
                    <w:color w:val="000000"/>
                  </w:rPr>
                  <w:t xml:space="preserve"> illustrated that</w:t>
                </w:r>
              </w:ins>
              <w:customXmlDelRangeStart w:id="1287" w:author="William Mitchell" w:date="2021-05-19T13:24:00Z"/>
            </w:sdtContent>
          </w:sdt>
          <w:customXmlDelRangeEnd w:id="1287"/>
          <w:r>
            <w:rPr>
              <w:color w:val="000000"/>
            </w:rPr>
            <w:t xml:space="preserve"> </w:t>
          </w:r>
          <w:customXmlDelRangeStart w:id="1288" w:author="William Mitchell" w:date="2021-05-19T13:24:00Z"/>
          <w:sdt>
            <w:sdtPr>
              <w:tag w:val="goog_rdk_232"/>
              <w:id w:val="-1961873118"/>
            </w:sdtPr>
            <w:sdtEndPr/>
            <w:sdtContent>
              <w:customXmlDelRangeEnd w:id="1288"/>
              <w:del w:id="1289" w:author="William Mitchell" w:date="2021-04-21T20:51:00Z">
                <w:r>
                  <w:rPr>
                    <w:color w:val="000000"/>
                  </w:rPr>
                  <w:delText xml:space="preserve">the statistical differences between these groups. </w:delText>
                </w:r>
              </w:del>
              <w:customXmlDelRangeStart w:id="1290" w:author="William Mitchell" w:date="2021-05-19T13:24:00Z"/>
            </w:sdtContent>
          </w:sdt>
          <w:customXmlDelRangeEnd w:id="1290"/>
          <w:customXmlDelRangeStart w:id="1291" w:author="William Mitchell" w:date="2021-05-19T13:24:00Z"/>
          <w:sdt>
            <w:sdtPr>
              <w:tag w:val="goog_rdk_233"/>
              <w:id w:val="267208652"/>
            </w:sdtPr>
            <w:sdtEndPr/>
            <w:sdtContent>
              <w:customXmlDelRangeEnd w:id="1291"/>
              <w:ins w:id="1292" w:author="William Mitchell" w:date="2021-04-21T20:51:00Z">
                <w:del w:id="1293" w:author="William Mitchell" w:date="2021-04-21T20:51:00Z">
                  <w:r>
                    <w:rPr>
                      <w:color w:val="000000"/>
                    </w:rPr>
                    <w:delText>c</w:delText>
                  </w:r>
                </w:del>
              </w:ins>
              <w:customXmlDelRangeStart w:id="1294" w:author="William Mitchell" w:date="2021-05-19T13:24:00Z"/>
            </w:sdtContent>
          </w:sdt>
          <w:customXmlDelRangeEnd w:id="1294"/>
          <w:customXmlDelRangeStart w:id="1295" w:author="William Mitchell" w:date="2021-05-19T13:24:00Z"/>
          <w:sdt>
            <w:sdtPr>
              <w:tag w:val="goog_rdk_235"/>
              <w:id w:val="-1092923584"/>
            </w:sdtPr>
            <w:sdtEndPr/>
            <w:sdtContent>
              <w:customXmlDelRangeEnd w:id="1295"/>
              <w:ins w:id="1296" w:author="William Mitchell" w:date="2021-05-18T11:22:00Z">
                <w:r w:rsidR="00661922">
                  <w:t>c</w:t>
                </w:r>
              </w:ins>
              <w:del w:id="1297" w:author="William Mitchell" w:date="2021-04-21T20:51:00Z">
                <w:r>
                  <w:rPr>
                    <w:color w:val="000000"/>
                  </w:rPr>
                  <w:delText>C</w:delText>
                </w:r>
              </w:del>
              <w:customXmlDelRangeStart w:id="1298" w:author="William Mitchell" w:date="2021-05-19T13:24:00Z"/>
            </w:sdtContent>
          </w:sdt>
          <w:customXmlDelRangeEnd w:id="1298"/>
          <w:r>
            <w:rPr>
              <w:color w:val="000000"/>
            </w:rPr>
            <w:t>hildren demonstrated greater representational similarity in</w:t>
          </w:r>
          <w:del w:id="1299" w:author="Billy Mitchell" w:date="2021-05-23T16:24:00Z">
            <w:r w:rsidDel="003E01E7">
              <w:rPr>
                <w:color w:val="000000"/>
              </w:rPr>
              <w:delText xml:space="preserve"> </w:delText>
            </w:r>
          </w:del>
          <w:customXmlDelRangeStart w:id="1300" w:author="William Mitchell" w:date="2021-05-19T13:24:00Z"/>
          <w:sdt>
            <w:sdtPr>
              <w:tag w:val="goog_rdk_236"/>
              <w:id w:val="-1672401653"/>
            </w:sdtPr>
            <w:sdtEndPr/>
            <w:sdtContent>
              <w:customXmlDelRangeEnd w:id="1300"/>
              <w:del w:id="1301" w:author="William Mitchell" w:date="2021-04-21T20:56:00Z">
                <w:r>
                  <w:rPr>
                    <w:color w:val="000000"/>
                  </w:rPr>
                  <w:delText>the</w:delText>
                </w:r>
              </w:del>
              <w:customXmlDelRangeStart w:id="1302" w:author="William Mitchell" w:date="2021-05-19T13:24:00Z"/>
            </w:sdtContent>
          </w:sdt>
          <w:customXmlDelRangeEnd w:id="1302"/>
          <w:r>
            <w:rPr>
              <w:color w:val="000000"/>
            </w:rPr>
            <w:t xml:space="preserve"> amygdala [</w:t>
          </w:r>
          <w:r>
            <w:rPr>
              <w:i/>
              <w:color w:val="000000"/>
            </w:rPr>
            <w:t>t</w:t>
          </w:r>
          <w:r>
            <w:rPr>
              <w:color w:val="000000"/>
            </w:rPr>
            <w:t>(</w:t>
          </w:r>
          <w:customXmlDelRangeStart w:id="1303" w:author="William Mitchell" w:date="2021-05-19T13:24:00Z"/>
          <w:sdt>
            <w:sdtPr>
              <w:tag w:val="goog_rdk_237"/>
              <w:id w:val="1243140582"/>
            </w:sdtPr>
            <w:sdtEndPr/>
            <w:sdtContent>
              <w:customXmlDelRangeEnd w:id="1303"/>
              <w:ins w:id="1304" w:author="William Mitchell" w:date="2021-04-21T20:57:00Z">
                <w:r>
                  <w:rPr>
                    <w:color w:val="000000"/>
                  </w:rPr>
                  <w:t>3757</w:t>
                </w:r>
              </w:ins>
              <w:customXmlDelRangeStart w:id="1305" w:author="William Mitchell" w:date="2021-05-19T13:24:00Z"/>
            </w:sdtContent>
          </w:sdt>
          <w:customXmlDelRangeEnd w:id="1305"/>
          <w:customXmlDelRangeStart w:id="1306" w:author="William Mitchell" w:date="2021-05-19T13:24:00Z"/>
          <w:sdt>
            <w:sdtPr>
              <w:tag w:val="goog_rdk_238"/>
              <w:id w:val="-726838640"/>
            </w:sdtPr>
            <w:sdtEndPr/>
            <w:sdtContent>
              <w:customXmlDelRangeEnd w:id="1306"/>
              <w:del w:id="1307" w:author="William Mitchell" w:date="2021-04-21T20:57:00Z">
                <w:r>
                  <w:rPr>
                    <w:color w:val="000000"/>
                  </w:rPr>
                  <w:delText>2502</w:delText>
                </w:r>
              </w:del>
              <w:customXmlDelRangeStart w:id="1308" w:author="William Mitchell" w:date="2021-05-19T13:24:00Z"/>
            </w:sdtContent>
          </w:sdt>
          <w:customXmlDelRangeEnd w:id="1308"/>
          <w:r>
            <w:rPr>
              <w:color w:val="000000"/>
            </w:rPr>
            <w:t>) = 3</w:t>
          </w:r>
          <w:customXmlDelRangeStart w:id="1309" w:author="William Mitchell" w:date="2021-05-19T13:24:00Z"/>
          <w:sdt>
            <w:sdtPr>
              <w:tag w:val="goog_rdk_239"/>
              <w:id w:val="-1447770728"/>
            </w:sdtPr>
            <w:sdtEndPr/>
            <w:sdtContent>
              <w:customXmlDelRangeEnd w:id="1309"/>
              <w:ins w:id="1310" w:author="William Mitchell" w:date="2021-04-21T20:57:00Z">
                <w:r>
                  <w:rPr>
                    <w:color w:val="000000"/>
                  </w:rPr>
                  <w:t>.784</w:t>
                </w:r>
              </w:ins>
              <w:customXmlDelRangeStart w:id="1311" w:author="William Mitchell" w:date="2021-05-19T13:24:00Z"/>
            </w:sdtContent>
          </w:sdt>
          <w:customXmlDelRangeEnd w:id="1311"/>
          <w:customXmlDelRangeStart w:id="1312" w:author="William Mitchell" w:date="2021-05-19T13:24:00Z"/>
          <w:sdt>
            <w:sdtPr>
              <w:tag w:val="goog_rdk_240"/>
              <w:id w:val="-1043588388"/>
            </w:sdtPr>
            <w:sdtEndPr/>
            <w:sdtContent>
              <w:customXmlDelRangeEnd w:id="1312"/>
              <w:del w:id="1313" w:author="William Mitchell" w:date="2021-04-21T20:57:00Z">
                <w:r>
                  <w:rPr>
                    <w:color w:val="000000"/>
                  </w:rPr>
                  <w:delText>.640</w:delText>
                </w:r>
              </w:del>
              <w:customXmlDelRangeStart w:id="1314" w:author="William Mitchell" w:date="2021-05-19T13:24:00Z"/>
            </w:sdtContent>
          </w:sdt>
          <w:customXmlDelRangeEnd w:id="1314"/>
          <w:r>
            <w:rPr>
              <w:color w:val="000000"/>
            </w:rPr>
            <w:t xml:space="preserve">, </w:t>
          </w:r>
          <w:r>
            <w:rPr>
              <w:i/>
              <w:color w:val="000000"/>
            </w:rPr>
            <w:t xml:space="preserve">p </w:t>
          </w:r>
          <w:r>
            <w:rPr>
              <w:i/>
              <w:color w:val="000000"/>
              <w:vertAlign w:val="subscript"/>
            </w:rPr>
            <w:t>adj.</w:t>
          </w:r>
          <w:r>
            <w:rPr>
              <w:i/>
              <w:color w:val="000000"/>
            </w:rPr>
            <w:t xml:space="preserve"> </w:t>
          </w:r>
          <w:r>
            <w:rPr>
              <w:color w:val="000000"/>
            </w:rPr>
            <w:t>&lt; 0.001], NAcc [</w:t>
          </w:r>
          <w:r>
            <w:rPr>
              <w:i/>
              <w:color w:val="000000"/>
            </w:rPr>
            <w:t>t</w:t>
          </w:r>
          <w:r>
            <w:rPr>
              <w:color w:val="000000"/>
            </w:rPr>
            <w:t>(</w:t>
          </w:r>
          <w:customXmlDelRangeStart w:id="1315" w:author="William Mitchell" w:date="2021-05-19T13:24:00Z"/>
          <w:sdt>
            <w:sdtPr>
              <w:tag w:val="goog_rdk_241"/>
              <w:id w:val="-1516384044"/>
            </w:sdtPr>
            <w:sdtEndPr/>
            <w:sdtContent>
              <w:customXmlDelRangeEnd w:id="1315"/>
              <w:ins w:id="1316" w:author="William Mitchell" w:date="2021-04-21T20:58:00Z">
                <w:r>
                  <w:rPr>
                    <w:color w:val="000000"/>
                  </w:rPr>
                  <w:t>3638</w:t>
                </w:r>
              </w:ins>
              <w:customXmlDelRangeStart w:id="1317" w:author="William Mitchell" w:date="2021-05-19T13:24:00Z"/>
            </w:sdtContent>
          </w:sdt>
          <w:customXmlDelRangeEnd w:id="1317"/>
          <w:customXmlDelRangeStart w:id="1318" w:author="William Mitchell" w:date="2021-05-19T13:24:00Z"/>
          <w:sdt>
            <w:sdtPr>
              <w:tag w:val="goog_rdk_242"/>
              <w:id w:val="-824744611"/>
            </w:sdtPr>
            <w:sdtEndPr/>
            <w:sdtContent>
              <w:customXmlDelRangeEnd w:id="1318"/>
              <w:del w:id="1319" w:author="William Mitchell" w:date="2021-04-21T20:58:00Z">
                <w:r>
                  <w:rPr>
                    <w:color w:val="000000"/>
                  </w:rPr>
                  <w:delText>2371</w:delText>
                </w:r>
              </w:del>
              <w:customXmlDelRangeStart w:id="1320" w:author="William Mitchell" w:date="2021-05-19T13:24:00Z"/>
            </w:sdtContent>
          </w:sdt>
          <w:customXmlDelRangeEnd w:id="1320"/>
          <w:r>
            <w:rPr>
              <w:color w:val="000000"/>
            </w:rPr>
            <w:t xml:space="preserve">) = </w:t>
          </w:r>
          <w:customXmlDelRangeStart w:id="1321" w:author="William Mitchell" w:date="2021-05-19T13:24:00Z"/>
          <w:sdt>
            <w:sdtPr>
              <w:tag w:val="goog_rdk_243"/>
              <w:id w:val="-269468243"/>
            </w:sdtPr>
            <w:sdtEndPr/>
            <w:sdtContent>
              <w:customXmlDelRangeEnd w:id="1321"/>
              <w:del w:id="1322" w:author="William Mitchell" w:date="2021-04-21T20:58:00Z">
                <w:r>
                  <w:rPr>
                    <w:color w:val="000000"/>
                  </w:rPr>
                  <w:delText>4</w:delText>
                </w:r>
              </w:del>
              <w:customXmlDelRangeStart w:id="1323" w:author="William Mitchell" w:date="2021-05-19T13:24:00Z"/>
            </w:sdtContent>
          </w:sdt>
          <w:customXmlDelRangeEnd w:id="1323"/>
          <w:customXmlDelRangeStart w:id="1324" w:author="William Mitchell" w:date="2021-05-19T13:24:00Z"/>
          <w:sdt>
            <w:sdtPr>
              <w:tag w:val="goog_rdk_244"/>
              <w:id w:val="1696277984"/>
            </w:sdtPr>
            <w:sdtEndPr/>
            <w:sdtContent>
              <w:customXmlDelRangeEnd w:id="1324"/>
              <w:ins w:id="1325" w:author="William Mitchell" w:date="2021-04-21T20:58:00Z">
                <w:r>
                  <w:rPr>
                    <w:color w:val="000000"/>
                  </w:rPr>
                  <w:t>3.588</w:t>
                </w:r>
              </w:ins>
              <w:customXmlDelRangeStart w:id="1326" w:author="William Mitchell" w:date="2021-05-19T13:24:00Z"/>
            </w:sdtContent>
          </w:sdt>
          <w:customXmlDelRangeEnd w:id="1326"/>
          <w:customXmlDelRangeStart w:id="1327" w:author="William Mitchell" w:date="2021-05-19T13:24:00Z"/>
          <w:sdt>
            <w:sdtPr>
              <w:tag w:val="goog_rdk_245"/>
              <w:id w:val="1284074886"/>
            </w:sdtPr>
            <w:sdtEndPr/>
            <w:sdtContent>
              <w:customXmlDelRangeEnd w:id="1327"/>
              <w:del w:id="1328" w:author="William Mitchell" w:date="2021-04-21T20:58:00Z">
                <w:r>
                  <w:rPr>
                    <w:color w:val="000000"/>
                  </w:rPr>
                  <w:delText>.068</w:delText>
                </w:r>
              </w:del>
              <w:customXmlDelRangeStart w:id="1329" w:author="William Mitchell" w:date="2021-05-19T13:24:00Z"/>
            </w:sdtContent>
          </w:sdt>
          <w:customXmlDelRangeEnd w:id="1329"/>
          <w:r>
            <w:rPr>
              <w:color w:val="000000"/>
            </w:rPr>
            <w:t xml:space="preserve">, </w:t>
          </w:r>
          <w:r>
            <w:rPr>
              <w:i/>
              <w:color w:val="000000"/>
            </w:rPr>
            <w:t xml:space="preserve">p </w:t>
          </w:r>
          <w:r>
            <w:rPr>
              <w:i/>
              <w:color w:val="000000"/>
              <w:vertAlign w:val="subscript"/>
            </w:rPr>
            <w:t>adj.</w:t>
          </w:r>
          <w:r>
            <w:rPr>
              <w:i/>
              <w:color w:val="000000"/>
            </w:rPr>
            <w:t xml:space="preserve"> </w:t>
          </w:r>
          <w:r>
            <w:rPr>
              <w:color w:val="000000"/>
            </w:rPr>
            <w:t>&lt; 0.001], and vmPFC [</w:t>
          </w:r>
          <w:r>
            <w:rPr>
              <w:i/>
              <w:color w:val="000000"/>
            </w:rPr>
            <w:t>t</w:t>
          </w:r>
          <w:r>
            <w:rPr>
              <w:color w:val="000000"/>
            </w:rPr>
            <w:t>(</w:t>
          </w:r>
          <w:customXmlDelRangeStart w:id="1330" w:author="William Mitchell" w:date="2021-05-19T13:24:00Z"/>
          <w:sdt>
            <w:sdtPr>
              <w:tag w:val="goog_rdk_246"/>
              <w:id w:val="77184687"/>
            </w:sdtPr>
            <w:sdtEndPr/>
            <w:sdtContent>
              <w:customXmlDelRangeEnd w:id="1330"/>
              <w:ins w:id="1331" w:author="William Mitchell" w:date="2021-04-21T20:59:00Z">
                <w:r>
                  <w:rPr>
                    <w:color w:val="000000"/>
                  </w:rPr>
                  <w:t>3676</w:t>
                </w:r>
              </w:ins>
              <w:customXmlDelRangeStart w:id="1332" w:author="William Mitchell" w:date="2021-05-19T13:24:00Z"/>
            </w:sdtContent>
          </w:sdt>
          <w:customXmlDelRangeEnd w:id="1332"/>
          <w:customXmlDelRangeStart w:id="1333" w:author="William Mitchell" w:date="2021-05-19T13:24:00Z"/>
          <w:sdt>
            <w:sdtPr>
              <w:tag w:val="goog_rdk_247"/>
              <w:id w:val="-1429739741"/>
            </w:sdtPr>
            <w:sdtEndPr/>
            <w:sdtContent>
              <w:customXmlDelRangeEnd w:id="1333"/>
              <w:del w:id="1334" w:author="William Mitchell" w:date="2021-04-21T20:59:00Z">
                <w:r>
                  <w:rPr>
                    <w:color w:val="000000"/>
                  </w:rPr>
                  <w:delText>2465</w:delText>
                </w:r>
              </w:del>
              <w:customXmlDelRangeStart w:id="1335" w:author="William Mitchell" w:date="2021-05-19T13:24:00Z"/>
            </w:sdtContent>
          </w:sdt>
          <w:customXmlDelRangeEnd w:id="1335"/>
          <w:r>
            <w:rPr>
              <w:color w:val="000000"/>
            </w:rPr>
            <w:t>) = 7.</w:t>
          </w:r>
          <w:customXmlDelRangeStart w:id="1336" w:author="William Mitchell" w:date="2021-05-19T13:24:00Z"/>
          <w:sdt>
            <w:sdtPr>
              <w:tag w:val="goog_rdk_248"/>
              <w:id w:val="-1765912853"/>
            </w:sdtPr>
            <w:sdtEndPr/>
            <w:sdtContent>
              <w:customXmlDelRangeEnd w:id="1336"/>
              <w:ins w:id="1337" w:author="William Mitchell" w:date="2021-04-21T20:59:00Z">
                <w:r>
                  <w:rPr>
                    <w:color w:val="000000"/>
                  </w:rPr>
                  <w:t>901</w:t>
                </w:r>
              </w:ins>
              <w:customXmlDelRangeStart w:id="1338" w:author="William Mitchell" w:date="2021-05-19T13:24:00Z"/>
            </w:sdtContent>
          </w:sdt>
          <w:customXmlDelRangeEnd w:id="1338"/>
          <w:customXmlDelRangeStart w:id="1339" w:author="William Mitchell" w:date="2021-05-19T13:24:00Z"/>
          <w:sdt>
            <w:sdtPr>
              <w:tag w:val="goog_rdk_249"/>
              <w:id w:val="-541599203"/>
            </w:sdtPr>
            <w:sdtEndPr/>
            <w:sdtContent>
              <w:customXmlDelRangeEnd w:id="1339"/>
              <w:del w:id="1340" w:author="William Mitchell" w:date="2021-04-21T20:59:00Z">
                <w:r>
                  <w:rPr>
                    <w:color w:val="000000"/>
                  </w:rPr>
                  <w:delText>366</w:delText>
                </w:r>
              </w:del>
              <w:customXmlDelRangeStart w:id="1341" w:author="William Mitchell" w:date="2021-05-19T13:24:00Z"/>
            </w:sdtContent>
          </w:sdt>
          <w:customXmlDelRangeEnd w:id="1341"/>
          <w:r>
            <w:rPr>
              <w:color w:val="000000"/>
            </w:rPr>
            <w:t xml:space="preserve">, </w:t>
          </w:r>
          <w:r>
            <w:rPr>
              <w:i/>
              <w:color w:val="000000"/>
            </w:rPr>
            <w:t xml:space="preserve">p </w:t>
          </w:r>
          <w:r>
            <w:rPr>
              <w:i/>
              <w:color w:val="000000"/>
              <w:vertAlign w:val="subscript"/>
            </w:rPr>
            <w:t>adj.</w:t>
          </w:r>
          <w:r>
            <w:rPr>
              <w:i/>
              <w:color w:val="000000"/>
            </w:rPr>
            <w:t xml:space="preserve"> </w:t>
          </w:r>
          <w:r>
            <w:rPr>
              <w:color w:val="000000"/>
            </w:rPr>
            <w:t xml:space="preserve">&lt; 0.001] activation patterns relative to adults (Figure </w:t>
          </w:r>
          <w:customXmlDelRangeStart w:id="1342" w:author="William Mitchell" w:date="2021-05-19T13:24:00Z"/>
          <w:sdt>
            <w:sdtPr>
              <w:tag w:val="goog_rdk_250"/>
              <w:id w:val="-312641144"/>
            </w:sdtPr>
            <w:sdtEndPr/>
            <w:sdtContent>
              <w:customXmlDelRangeEnd w:id="1342"/>
              <w:ins w:id="1343" w:author="William Mitchell" w:date="2021-05-19T15:23:00Z">
                <w:r w:rsidR="00A236EF">
                  <w:t>3</w:t>
                </w:r>
              </w:ins>
              <w:ins w:id="1344" w:author="Billy Mitchell" w:date="2021-05-18T18:18:00Z">
                <w:del w:id="1345" w:author="William Mitchell" w:date="2021-05-19T15:23:00Z">
                  <w:r w:rsidR="00676E2F" w:rsidDel="00A236EF">
                    <w:delText>2</w:delText>
                  </w:r>
                </w:del>
              </w:ins>
              <w:ins w:id="1346" w:author="William Mitchell" w:date="2021-04-21T23:50:00Z">
                <w:del w:id="1347" w:author="Billy Mitchell" w:date="2021-05-18T17:51:00Z">
                  <w:r w:rsidDel="00AB4054">
                    <w:rPr>
                      <w:color w:val="000000"/>
                    </w:rPr>
                    <w:delText>2</w:delText>
                  </w:r>
                </w:del>
              </w:ins>
              <w:customXmlDelRangeStart w:id="1348" w:author="William Mitchell" w:date="2021-05-19T13:24:00Z"/>
            </w:sdtContent>
          </w:sdt>
          <w:customXmlDelRangeEnd w:id="1348"/>
          <w:customXmlDelRangeStart w:id="1349" w:author="William Mitchell" w:date="2021-05-19T13:24:00Z"/>
          <w:sdt>
            <w:sdtPr>
              <w:tag w:val="goog_rdk_251"/>
              <w:id w:val="-1009991521"/>
            </w:sdtPr>
            <w:sdtEndPr/>
            <w:sdtContent>
              <w:customXmlDelRangeEnd w:id="1349"/>
              <w:del w:id="1350" w:author="William Mitchell" w:date="2021-04-21T23:50:00Z">
                <w:r>
                  <w:rPr>
                    <w:color w:val="000000"/>
                  </w:rPr>
                  <w:delText>4</w:delText>
                </w:r>
              </w:del>
              <w:customXmlDelRangeStart w:id="1351" w:author="William Mitchell" w:date="2021-05-19T13:24:00Z"/>
            </w:sdtContent>
          </w:sdt>
          <w:customXmlDelRangeEnd w:id="1351"/>
          <w:r>
            <w:rPr>
              <w:color w:val="000000"/>
            </w:rPr>
            <w:t>). Children also demonstrated differences in representational similarity between the amygdala and vmPFC [</w:t>
          </w:r>
          <w:r>
            <w:rPr>
              <w:i/>
              <w:color w:val="000000"/>
            </w:rPr>
            <w:t>t</w:t>
          </w:r>
          <w:r>
            <w:rPr>
              <w:color w:val="000000"/>
            </w:rPr>
            <w:t>(</w:t>
          </w:r>
          <w:customXmlDelRangeStart w:id="1352" w:author="William Mitchell" w:date="2021-05-19T13:24:00Z"/>
          <w:sdt>
            <w:sdtPr>
              <w:tag w:val="goog_rdk_252"/>
              <w:id w:val="47277937"/>
            </w:sdtPr>
            <w:sdtEndPr/>
            <w:sdtContent>
              <w:customXmlDelRangeEnd w:id="1352"/>
              <w:ins w:id="1353" w:author="William Mitchell" w:date="2021-04-21T20:59:00Z">
                <w:r>
                  <w:rPr>
                    <w:color w:val="000000"/>
                  </w:rPr>
                  <w:t>3931</w:t>
                </w:r>
              </w:ins>
              <w:customXmlDelRangeStart w:id="1354" w:author="William Mitchell" w:date="2021-05-19T13:24:00Z"/>
            </w:sdtContent>
          </w:sdt>
          <w:customXmlDelRangeEnd w:id="1354"/>
          <w:customXmlDelRangeStart w:id="1355" w:author="William Mitchell" w:date="2021-05-19T13:24:00Z"/>
          <w:sdt>
            <w:sdtPr>
              <w:tag w:val="goog_rdk_253"/>
              <w:id w:val="-1534956853"/>
            </w:sdtPr>
            <w:sdtEndPr/>
            <w:sdtContent>
              <w:customXmlDelRangeEnd w:id="1355"/>
              <w:del w:id="1356" w:author="William Mitchell" w:date="2021-04-21T20:59:00Z">
                <w:r>
                  <w:rPr>
                    <w:color w:val="000000"/>
                  </w:rPr>
                  <w:delText>2607</w:delText>
                </w:r>
              </w:del>
              <w:customXmlDelRangeStart w:id="1357" w:author="William Mitchell" w:date="2021-05-19T13:24:00Z"/>
            </w:sdtContent>
          </w:sdt>
          <w:customXmlDelRangeEnd w:id="1357"/>
          <w:r>
            <w:rPr>
              <w:color w:val="000000"/>
            </w:rPr>
            <w:t>) = -</w:t>
          </w:r>
          <w:customXmlDelRangeStart w:id="1358" w:author="William Mitchell" w:date="2021-05-19T13:24:00Z"/>
          <w:sdt>
            <w:sdtPr>
              <w:tag w:val="goog_rdk_254"/>
              <w:id w:val="1224642869"/>
            </w:sdtPr>
            <w:sdtEndPr/>
            <w:sdtContent>
              <w:customXmlDelRangeEnd w:id="1358"/>
              <w:ins w:id="1359" w:author="William Mitchell" w:date="2021-04-21T21:00:00Z">
                <w:r>
                  <w:rPr>
                    <w:color w:val="000000"/>
                  </w:rPr>
                  <w:t>7.300</w:t>
                </w:r>
              </w:ins>
              <w:customXmlDelRangeStart w:id="1360" w:author="William Mitchell" w:date="2021-05-19T13:24:00Z"/>
            </w:sdtContent>
          </w:sdt>
          <w:customXmlDelRangeEnd w:id="1360"/>
          <w:customXmlDelRangeStart w:id="1361" w:author="William Mitchell" w:date="2021-05-19T13:24:00Z"/>
          <w:sdt>
            <w:sdtPr>
              <w:tag w:val="goog_rdk_255"/>
              <w:id w:val="181023641"/>
            </w:sdtPr>
            <w:sdtEndPr/>
            <w:sdtContent>
              <w:customXmlDelRangeEnd w:id="1361"/>
              <w:del w:id="1362" w:author="William Mitchell" w:date="2021-04-21T21:00:00Z">
                <w:r>
                  <w:rPr>
                    <w:color w:val="000000"/>
                  </w:rPr>
                  <w:delText>6.536</w:delText>
                </w:r>
              </w:del>
              <w:customXmlDelRangeStart w:id="1363" w:author="William Mitchell" w:date="2021-05-19T13:24:00Z"/>
            </w:sdtContent>
          </w:sdt>
          <w:customXmlDelRangeEnd w:id="1363"/>
          <w:r>
            <w:rPr>
              <w:color w:val="000000"/>
            </w:rPr>
            <w:t xml:space="preserve">, </w:t>
          </w:r>
          <w:r>
            <w:rPr>
              <w:i/>
              <w:color w:val="000000"/>
            </w:rPr>
            <w:t xml:space="preserve">p </w:t>
          </w:r>
          <w:r>
            <w:rPr>
              <w:i/>
              <w:color w:val="000000"/>
              <w:vertAlign w:val="subscript"/>
            </w:rPr>
            <w:t>adj.</w:t>
          </w:r>
          <w:r>
            <w:rPr>
              <w:i/>
              <w:color w:val="000000"/>
            </w:rPr>
            <w:t xml:space="preserve"> </w:t>
          </w:r>
          <w:r>
            <w:rPr>
              <w:color w:val="000000"/>
            </w:rPr>
            <w:t>&lt; 0.001] and NAcc and vmPFC [</w:t>
          </w:r>
          <w:r>
            <w:rPr>
              <w:i/>
              <w:color w:val="000000"/>
            </w:rPr>
            <w:t>t</w:t>
          </w:r>
          <w:r>
            <w:rPr>
              <w:color w:val="000000"/>
            </w:rPr>
            <w:t>(</w:t>
          </w:r>
          <w:customXmlDelRangeStart w:id="1364" w:author="William Mitchell" w:date="2021-05-19T13:24:00Z"/>
          <w:sdt>
            <w:sdtPr>
              <w:tag w:val="goog_rdk_256"/>
              <w:id w:val="-1279413110"/>
            </w:sdtPr>
            <w:sdtEndPr/>
            <w:sdtContent>
              <w:customXmlDelRangeEnd w:id="1364"/>
              <w:ins w:id="1365" w:author="William Mitchell" w:date="2021-04-21T21:00:00Z">
                <w:r>
                  <w:rPr>
                    <w:color w:val="000000"/>
                  </w:rPr>
                  <w:t>4188</w:t>
                </w:r>
              </w:ins>
              <w:customXmlDelRangeStart w:id="1366" w:author="William Mitchell" w:date="2021-05-19T13:24:00Z"/>
            </w:sdtContent>
          </w:sdt>
          <w:customXmlDelRangeEnd w:id="1366"/>
          <w:customXmlDelRangeStart w:id="1367" w:author="William Mitchell" w:date="2021-05-19T13:24:00Z"/>
          <w:sdt>
            <w:sdtPr>
              <w:tag w:val="goog_rdk_257"/>
              <w:id w:val="1832247211"/>
            </w:sdtPr>
            <w:sdtEndPr/>
            <w:sdtContent>
              <w:customXmlDelRangeEnd w:id="1367"/>
              <w:del w:id="1368" w:author="William Mitchell" w:date="2021-04-21T21:00:00Z">
                <w:r>
                  <w:rPr>
                    <w:color w:val="000000"/>
                  </w:rPr>
                  <w:delText>2776</w:delText>
                </w:r>
              </w:del>
              <w:customXmlDelRangeStart w:id="1369" w:author="William Mitchell" w:date="2021-05-19T13:24:00Z"/>
            </w:sdtContent>
          </w:sdt>
          <w:customXmlDelRangeEnd w:id="1369"/>
          <w:r>
            <w:rPr>
              <w:color w:val="000000"/>
            </w:rPr>
            <w:t>) = -</w:t>
          </w:r>
          <w:customXmlDelRangeStart w:id="1370" w:author="William Mitchell" w:date="2021-05-19T13:24:00Z"/>
          <w:sdt>
            <w:sdtPr>
              <w:tag w:val="goog_rdk_258"/>
              <w:id w:val="6650556"/>
            </w:sdtPr>
            <w:sdtEndPr/>
            <w:sdtContent>
              <w:customXmlDelRangeEnd w:id="1370"/>
              <w:ins w:id="1371" w:author="William Mitchell" w:date="2021-04-21T21:00:00Z">
                <w:r>
                  <w:rPr>
                    <w:color w:val="000000"/>
                  </w:rPr>
                  <w:t>4.569</w:t>
                </w:r>
              </w:ins>
              <w:customXmlDelRangeStart w:id="1372" w:author="William Mitchell" w:date="2021-05-19T13:24:00Z"/>
            </w:sdtContent>
          </w:sdt>
          <w:customXmlDelRangeEnd w:id="1372"/>
          <w:customXmlDelRangeStart w:id="1373" w:author="William Mitchell" w:date="2021-05-19T13:24:00Z"/>
          <w:sdt>
            <w:sdtPr>
              <w:tag w:val="goog_rdk_259"/>
              <w:id w:val="-838000312"/>
            </w:sdtPr>
            <w:sdtEndPr/>
            <w:sdtContent>
              <w:customXmlDelRangeEnd w:id="1373"/>
              <w:del w:id="1374" w:author="William Mitchell" w:date="2021-04-21T21:00:00Z">
                <w:r>
                  <w:rPr>
                    <w:color w:val="000000"/>
                  </w:rPr>
                  <w:delText>3.571</w:delText>
                </w:r>
              </w:del>
              <w:customXmlDelRangeStart w:id="1375" w:author="William Mitchell" w:date="2021-05-19T13:24:00Z"/>
            </w:sdtContent>
          </w:sdt>
          <w:customXmlDelRangeEnd w:id="1375"/>
          <w:r>
            <w:rPr>
              <w:color w:val="000000"/>
            </w:rPr>
            <w:t xml:space="preserve">, </w:t>
          </w:r>
          <w:r>
            <w:rPr>
              <w:i/>
              <w:color w:val="000000"/>
            </w:rPr>
            <w:t xml:space="preserve">p </w:t>
          </w:r>
          <w:r>
            <w:rPr>
              <w:i/>
              <w:color w:val="000000"/>
              <w:vertAlign w:val="subscript"/>
            </w:rPr>
            <w:t>adj.</w:t>
          </w:r>
          <w:r>
            <w:rPr>
              <w:i/>
              <w:color w:val="000000"/>
            </w:rPr>
            <w:t xml:space="preserve"> </w:t>
          </w:r>
          <w:r>
            <w:rPr>
              <w:color w:val="000000"/>
            </w:rPr>
            <w:t>&lt; 0.001], but not AMY and NAcc [</w:t>
          </w:r>
          <w:r>
            <w:rPr>
              <w:i/>
              <w:color w:val="000000"/>
            </w:rPr>
            <w:t>t</w:t>
          </w:r>
          <w:r>
            <w:rPr>
              <w:color w:val="000000"/>
            </w:rPr>
            <w:t>(</w:t>
          </w:r>
          <w:customXmlDelRangeStart w:id="1376" w:author="William Mitchell" w:date="2021-05-19T13:24:00Z"/>
          <w:sdt>
            <w:sdtPr>
              <w:tag w:val="goog_rdk_260"/>
              <w:id w:val="228583587"/>
            </w:sdtPr>
            <w:sdtEndPr/>
            <w:sdtContent>
              <w:customXmlDelRangeEnd w:id="1376"/>
              <w:ins w:id="1377" w:author="William Mitchell" w:date="2021-04-21T21:01:00Z">
                <w:r>
                  <w:rPr>
                    <w:color w:val="000000"/>
                  </w:rPr>
                  <w:t>4013</w:t>
                </w:r>
              </w:ins>
              <w:customXmlDelRangeStart w:id="1378" w:author="William Mitchell" w:date="2021-05-19T13:24:00Z"/>
            </w:sdtContent>
          </w:sdt>
          <w:customXmlDelRangeEnd w:id="1378"/>
          <w:customXmlDelRangeStart w:id="1379" w:author="William Mitchell" w:date="2021-05-19T13:24:00Z"/>
          <w:sdt>
            <w:sdtPr>
              <w:tag w:val="goog_rdk_261"/>
              <w:id w:val="349227880"/>
            </w:sdtPr>
            <w:sdtEndPr/>
            <w:sdtContent>
              <w:customXmlDelRangeEnd w:id="1379"/>
              <w:del w:id="1380" w:author="William Mitchell" w:date="2021-04-21T21:01:00Z">
                <w:r>
                  <w:rPr>
                    <w:color w:val="000000"/>
                  </w:rPr>
                  <w:delText>2705</w:delText>
                </w:r>
              </w:del>
              <w:customXmlDelRangeStart w:id="1381" w:author="William Mitchell" w:date="2021-05-19T13:24:00Z"/>
            </w:sdtContent>
          </w:sdt>
          <w:customXmlDelRangeEnd w:id="1381"/>
          <w:r>
            <w:rPr>
              <w:color w:val="000000"/>
            </w:rPr>
            <w:t>) = -2.</w:t>
          </w:r>
          <w:customXmlDelRangeStart w:id="1382" w:author="William Mitchell" w:date="2021-05-19T13:24:00Z"/>
          <w:sdt>
            <w:sdtPr>
              <w:tag w:val="goog_rdk_262"/>
              <w:id w:val="-979923202"/>
            </w:sdtPr>
            <w:sdtEndPr/>
            <w:sdtContent>
              <w:customXmlDelRangeEnd w:id="1382"/>
              <w:ins w:id="1383" w:author="William Mitchell" w:date="2021-04-21T21:01:00Z">
                <w:r>
                  <w:rPr>
                    <w:color w:val="000000"/>
                  </w:rPr>
                  <w:t>361</w:t>
                </w:r>
              </w:ins>
              <w:customXmlDelRangeStart w:id="1384" w:author="William Mitchell" w:date="2021-05-19T13:24:00Z"/>
            </w:sdtContent>
          </w:sdt>
          <w:customXmlDelRangeEnd w:id="1384"/>
          <w:customXmlDelRangeStart w:id="1385" w:author="William Mitchell" w:date="2021-05-19T13:24:00Z"/>
          <w:sdt>
            <w:sdtPr>
              <w:tag w:val="goog_rdk_263"/>
              <w:id w:val="-124159880"/>
            </w:sdtPr>
            <w:sdtEndPr/>
            <w:sdtContent>
              <w:customXmlDelRangeEnd w:id="1385"/>
              <w:del w:id="1386" w:author="William Mitchell" w:date="2021-04-21T21:01:00Z">
                <w:r>
                  <w:rPr>
                    <w:color w:val="000000"/>
                  </w:rPr>
                  <w:delText>834</w:delText>
                </w:r>
              </w:del>
              <w:customXmlDelRangeStart w:id="1387" w:author="William Mitchell" w:date="2021-05-19T13:24:00Z"/>
            </w:sdtContent>
          </w:sdt>
          <w:customXmlDelRangeEnd w:id="1387"/>
          <w:r>
            <w:rPr>
              <w:color w:val="000000"/>
            </w:rPr>
            <w:t xml:space="preserve">, </w:t>
          </w:r>
          <w:r>
            <w:rPr>
              <w:i/>
              <w:color w:val="000000"/>
            </w:rPr>
            <w:t xml:space="preserve">p </w:t>
          </w:r>
          <w:r>
            <w:rPr>
              <w:i/>
              <w:color w:val="000000"/>
              <w:vertAlign w:val="subscript"/>
            </w:rPr>
            <w:t>adj.</w:t>
          </w:r>
          <w:r>
            <w:rPr>
              <w:color w:val="000000"/>
            </w:rPr>
            <w:t xml:space="preserve"> = 0.</w:t>
          </w:r>
          <w:customXmlDelRangeStart w:id="1388" w:author="William Mitchell" w:date="2021-05-19T13:24:00Z"/>
          <w:sdt>
            <w:sdtPr>
              <w:tag w:val="goog_rdk_264"/>
              <w:id w:val="-315961159"/>
            </w:sdtPr>
            <w:sdtEndPr/>
            <w:sdtContent>
              <w:customXmlDelRangeEnd w:id="1388"/>
              <w:ins w:id="1389" w:author="William Mitchell" w:date="2021-04-21T21:01:00Z">
                <w:r>
                  <w:rPr>
                    <w:color w:val="000000"/>
                  </w:rPr>
                  <w:t>4</w:t>
                </w:r>
              </w:ins>
              <w:ins w:id="1390" w:author="Billy Mitchell" w:date="2021-05-18T17:49:00Z">
                <w:r w:rsidR="00AB4054">
                  <w:rPr>
                    <w:color w:val="000000"/>
                  </w:rPr>
                  <w:t>68</w:t>
                </w:r>
              </w:ins>
              <w:ins w:id="1391" w:author="William Mitchell" w:date="2021-04-21T21:01:00Z">
                <w:del w:id="1392" w:author="Billy Mitchell" w:date="2021-05-18T17:49:00Z">
                  <w:r w:rsidDel="00AB4054">
                    <w:rPr>
                      <w:color w:val="000000"/>
                    </w:rPr>
                    <w:delText>50</w:delText>
                  </w:r>
                </w:del>
              </w:ins>
              <w:customXmlDelRangeStart w:id="1393" w:author="William Mitchell" w:date="2021-05-19T13:24:00Z"/>
            </w:sdtContent>
          </w:sdt>
          <w:customXmlDelRangeEnd w:id="1393"/>
          <w:customXmlDelRangeStart w:id="1394" w:author="William Mitchell" w:date="2021-05-19T13:24:00Z"/>
          <w:sdt>
            <w:sdtPr>
              <w:tag w:val="goog_rdk_265"/>
              <w:id w:val="-1037814885"/>
            </w:sdtPr>
            <w:sdtEndPr/>
            <w:sdtContent>
              <w:customXmlDelRangeEnd w:id="1394"/>
              <w:del w:id="1395" w:author="William Mitchell" w:date="2021-04-21T21:01:00Z">
                <w:r>
                  <w:rPr>
                    <w:color w:val="000000"/>
                  </w:rPr>
                  <w:delText>085</w:delText>
                </w:r>
              </w:del>
              <w:customXmlDelRangeStart w:id="1396" w:author="William Mitchell" w:date="2021-05-19T13:24:00Z"/>
            </w:sdtContent>
          </w:sdt>
          <w:customXmlDelRangeEnd w:id="1396"/>
          <w:r>
            <w:rPr>
              <w:color w:val="000000"/>
            </w:rPr>
            <w:t>]</w:t>
          </w:r>
          <w:del w:id="1397" w:author="William Mitchell" w:date="2021-05-19T15:24:00Z">
            <w:r w:rsidDel="00A236EF">
              <w:rPr>
                <w:color w:val="000000"/>
              </w:rPr>
              <w:delText xml:space="preserve"> (Figure 4)</w:delText>
            </w:r>
          </w:del>
          <w:r>
            <w:rPr>
              <w:color w:val="000000"/>
            </w:rPr>
            <w:t xml:space="preserve">. No such ROI differences were observed in our adult sample [AMY-NAcc: </w:t>
          </w:r>
          <w:r>
            <w:rPr>
              <w:i/>
              <w:color w:val="000000"/>
            </w:rPr>
            <w:t>t</w:t>
          </w:r>
          <w:r>
            <w:rPr>
              <w:color w:val="000000"/>
            </w:rPr>
            <w:t>(</w:t>
          </w:r>
          <w:customXmlDelRangeStart w:id="1398" w:author="William Mitchell" w:date="2021-05-19T13:24:00Z"/>
          <w:sdt>
            <w:sdtPr>
              <w:tag w:val="goog_rdk_266"/>
              <w:id w:val="372660148"/>
            </w:sdtPr>
            <w:sdtEndPr/>
            <w:sdtContent>
              <w:customXmlDelRangeEnd w:id="1398"/>
              <w:ins w:id="1399" w:author="William Mitchell" w:date="2021-04-21T21:01:00Z">
                <w:r>
                  <w:rPr>
                    <w:color w:val="000000"/>
                  </w:rPr>
                  <w:t>3036</w:t>
                </w:r>
              </w:ins>
              <w:customXmlDelRangeStart w:id="1400" w:author="William Mitchell" w:date="2021-05-19T13:24:00Z"/>
            </w:sdtContent>
          </w:sdt>
          <w:customXmlDelRangeEnd w:id="1400"/>
          <w:customXmlDelRangeStart w:id="1401" w:author="William Mitchell" w:date="2021-05-19T13:24:00Z"/>
          <w:sdt>
            <w:sdtPr>
              <w:tag w:val="goog_rdk_267"/>
              <w:id w:val="-438604285"/>
            </w:sdtPr>
            <w:sdtEndPr/>
            <w:sdtContent>
              <w:customXmlDelRangeEnd w:id="1401"/>
              <w:del w:id="1402" w:author="William Mitchell" w:date="2021-04-21T21:01:00Z">
                <w:r>
                  <w:rPr>
                    <w:color w:val="000000"/>
                  </w:rPr>
                  <w:delText>2005</w:delText>
                </w:r>
              </w:del>
              <w:customXmlDelRangeStart w:id="1403" w:author="William Mitchell" w:date="2021-05-19T13:24:00Z"/>
            </w:sdtContent>
          </w:sdt>
          <w:customXmlDelRangeEnd w:id="1403"/>
          <w:r>
            <w:rPr>
              <w:color w:val="000000"/>
            </w:rPr>
            <w:t>) = -</w:t>
          </w:r>
          <w:customXmlDelRangeStart w:id="1404" w:author="William Mitchell" w:date="2021-05-19T13:24:00Z"/>
          <w:sdt>
            <w:sdtPr>
              <w:tag w:val="goog_rdk_268"/>
              <w:id w:val="-833834641"/>
            </w:sdtPr>
            <w:sdtEndPr/>
            <w:sdtContent>
              <w:customXmlDelRangeEnd w:id="1404"/>
              <w:ins w:id="1405" w:author="William Mitchell" w:date="2021-04-21T21:02:00Z">
                <w:r>
                  <w:rPr>
                    <w:color w:val="000000"/>
                  </w:rPr>
                  <w:t>1.465</w:t>
                </w:r>
              </w:ins>
              <w:customXmlDelRangeStart w:id="1406" w:author="William Mitchell" w:date="2021-05-19T13:24:00Z"/>
            </w:sdtContent>
          </w:sdt>
          <w:customXmlDelRangeEnd w:id="1406"/>
          <w:customXmlDelRangeStart w:id="1407" w:author="William Mitchell" w:date="2021-05-19T13:24:00Z"/>
          <w:sdt>
            <w:sdtPr>
              <w:tag w:val="goog_rdk_269"/>
              <w:id w:val="1587576262"/>
            </w:sdtPr>
            <w:sdtEndPr/>
            <w:sdtContent>
              <w:customXmlDelRangeEnd w:id="1407"/>
              <w:del w:id="1408" w:author="William Mitchell" w:date="2021-04-21T21:02:00Z">
                <w:r>
                  <w:rPr>
                    <w:color w:val="000000"/>
                  </w:rPr>
                  <w:delText>1.209</w:delText>
                </w:r>
              </w:del>
              <w:customXmlDelRangeStart w:id="1409" w:author="William Mitchell" w:date="2021-05-19T13:24:00Z"/>
            </w:sdtContent>
          </w:sdt>
          <w:customXmlDelRangeEnd w:id="1409"/>
          <w:r>
            <w:rPr>
              <w:color w:val="000000"/>
            </w:rPr>
            <w:t xml:space="preserve">, </w:t>
          </w:r>
          <w:r>
            <w:rPr>
              <w:i/>
              <w:color w:val="000000"/>
            </w:rPr>
            <w:t xml:space="preserve">p </w:t>
          </w:r>
          <w:r>
            <w:rPr>
              <w:i/>
              <w:color w:val="000000"/>
              <w:vertAlign w:val="subscript"/>
            </w:rPr>
            <w:t>adj.</w:t>
          </w:r>
          <w:r>
            <w:rPr>
              <w:color w:val="000000"/>
            </w:rPr>
            <w:t xml:space="preserve"> = 1.000; AMY-vmPFC: </w:t>
          </w:r>
          <w:r>
            <w:rPr>
              <w:i/>
              <w:color w:val="000000"/>
            </w:rPr>
            <w:t>t</w:t>
          </w:r>
          <w:r>
            <w:rPr>
              <w:color w:val="000000"/>
            </w:rPr>
            <w:t>(</w:t>
          </w:r>
          <w:customXmlDelRangeStart w:id="1410" w:author="William Mitchell" w:date="2021-05-19T13:24:00Z"/>
          <w:sdt>
            <w:sdtPr>
              <w:tag w:val="goog_rdk_270"/>
              <w:id w:val="2029139410"/>
            </w:sdtPr>
            <w:sdtEndPr/>
            <w:sdtContent>
              <w:customXmlDelRangeEnd w:id="1410"/>
              <w:ins w:id="1411" w:author="William Mitchell" w:date="2021-04-21T21:02:00Z">
                <w:r>
                  <w:rPr>
                    <w:color w:val="000000"/>
                  </w:rPr>
                  <w:t>3004</w:t>
                </w:r>
              </w:ins>
              <w:customXmlDelRangeStart w:id="1412" w:author="William Mitchell" w:date="2021-05-19T13:24:00Z"/>
            </w:sdtContent>
          </w:sdt>
          <w:customXmlDelRangeEnd w:id="1412"/>
          <w:customXmlDelRangeStart w:id="1413" w:author="William Mitchell" w:date="2021-05-19T13:24:00Z"/>
          <w:sdt>
            <w:sdtPr>
              <w:tag w:val="goog_rdk_271"/>
              <w:id w:val="-107585328"/>
            </w:sdtPr>
            <w:sdtEndPr/>
            <w:sdtContent>
              <w:customXmlDelRangeEnd w:id="1413"/>
              <w:del w:id="1414" w:author="William Mitchell" w:date="2021-04-21T21:02:00Z">
                <w:r>
                  <w:rPr>
                    <w:color w:val="000000"/>
                  </w:rPr>
                  <w:delText>2018</w:delText>
                </w:r>
              </w:del>
              <w:customXmlDelRangeStart w:id="1415" w:author="William Mitchell" w:date="2021-05-19T13:24:00Z"/>
            </w:sdtContent>
          </w:sdt>
          <w:customXmlDelRangeEnd w:id="1415"/>
          <w:r>
            <w:rPr>
              <w:color w:val="000000"/>
            </w:rPr>
            <w:t>) = -1.</w:t>
          </w:r>
          <w:customXmlDelRangeStart w:id="1416" w:author="William Mitchell" w:date="2021-05-19T13:24:00Z"/>
          <w:sdt>
            <w:sdtPr>
              <w:tag w:val="goog_rdk_272"/>
              <w:id w:val="1882669689"/>
            </w:sdtPr>
            <w:sdtEndPr/>
            <w:sdtContent>
              <w:customXmlDelRangeEnd w:id="1416"/>
              <w:ins w:id="1417" w:author="William Mitchell" w:date="2021-04-21T21:02:00Z">
                <w:r>
                  <w:rPr>
                    <w:color w:val="000000"/>
                  </w:rPr>
                  <w:t>341</w:t>
                </w:r>
              </w:ins>
              <w:customXmlDelRangeStart w:id="1418" w:author="William Mitchell" w:date="2021-05-19T13:24:00Z"/>
            </w:sdtContent>
          </w:sdt>
          <w:customXmlDelRangeEnd w:id="1418"/>
          <w:customXmlDelRangeStart w:id="1419" w:author="William Mitchell" w:date="2021-05-19T13:24:00Z"/>
          <w:sdt>
            <w:sdtPr>
              <w:tag w:val="goog_rdk_273"/>
              <w:id w:val="2131052366"/>
            </w:sdtPr>
            <w:sdtEndPr/>
            <w:sdtContent>
              <w:customXmlDelRangeEnd w:id="1419"/>
              <w:del w:id="1420" w:author="William Mitchell" w:date="2021-04-21T21:02:00Z">
                <w:r>
                  <w:rPr>
                    <w:color w:val="000000"/>
                  </w:rPr>
                  <w:delText>136</w:delText>
                </w:r>
              </w:del>
              <w:customXmlDelRangeStart w:id="1421" w:author="William Mitchell" w:date="2021-05-19T13:24:00Z"/>
            </w:sdtContent>
          </w:sdt>
          <w:customXmlDelRangeEnd w:id="1421"/>
          <w:r>
            <w:rPr>
              <w:color w:val="000000"/>
            </w:rPr>
            <w:t xml:space="preserve">, </w:t>
          </w:r>
          <w:r>
            <w:rPr>
              <w:i/>
              <w:color w:val="000000"/>
            </w:rPr>
            <w:t xml:space="preserve">p </w:t>
          </w:r>
          <w:r>
            <w:rPr>
              <w:i/>
              <w:color w:val="000000"/>
              <w:vertAlign w:val="subscript"/>
            </w:rPr>
            <w:t>adj.</w:t>
          </w:r>
          <w:r>
            <w:rPr>
              <w:color w:val="000000"/>
            </w:rPr>
            <w:t xml:space="preserve"> = 1.000; NAcc-vmPFC: </w:t>
          </w:r>
          <w:r>
            <w:rPr>
              <w:i/>
              <w:color w:val="000000"/>
            </w:rPr>
            <w:t>t</w:t>
          </w:r>
          <w:r>
            <w:rPr>
              <w:color w:val="000000"/>
            </w:rPr>
            <w:t>(</w:t>
          </w:r>
          <w:customXmlDelRangeStart w:id="1422" w:author="William Mitchell" w:date="2021-05-19T13:24:00Z"/>
          <w:sdt>
            <w:sdtPr>
              <w:tag w:val="goog_rdk_274"/>
              <w:id w:val="-1039660365"/>
            </w:sdtPr>
            <w:sdtEndPr/>
            <w:sdtContent>
              <w:customXmlDelRangeEnd w:id="1422"/>
              <w:ins w:id="1423" w:author="William Mitchell" w:date="2021-04-21T21:02:00Z">
                <w:r>
                  <w:rPr>
                    <w:color w:val="000000"/>
                  </w:rPr>
                  <w:t>3357</w:t>
                </w:r>
              </w:ins>
              <w:customXmlDelRangeStart w:id="1424" w:author="William Mitchell" w:date="2021-05-19T13:24:00Z"/>
            </w:sdtContent>
          </w:sdt>
          <w:customXmlDelRangeEnd w:id="1424"/>
          <w:customXmlDelRangeStart w:id="1425" w:author="William Mitchell" w:date="2021-05-19T13:24:00Z"/>
          <w:sdt>
            <w:sdtPr>
              <w:tag w:val="goog_rdk_275"/>
              <w:id w:val="-1158844483"/>
            </w:sdtPr>
            <w:sdtEndPr/>
            <w:sdtContent>
              <w:customXmlDelRangeEnd w:id="1425"/>
              <w:del w:id="1426" w:author="William Mitchell" w:date="2021-04-21T21:02:00Z">
                <w:r>
                  <w:rPr>
                    <w:color w:val="000000"/>
                  </w:rPr>
                  <w:delText>2238</w:delText>
                </w:r>
              </w:del>
              <w:customXmlDelRangeStart w:id="1427" w:author="William Mitchell" w:date="2021-05-19T13:24:00Z"/>
            </w:sdtContent>
          </w:sdt>
          <w:customXmlDelRangeEnd w:id="1427"/>
          <w:r>
            <w:rPr>
              <w:color w:val="000000"/>
            </w:rPr>
            <w:t>) = 0.0</w:t>
          </w:r>
          <w:customXmlDelRangeStart w:id="1428" w:author="William Mitchell" w:date="2021-05-19T13:24:00Z"/>
          <w:sdt>
            <w:sdtPr>
              <w:tag w:val="goog_rdk_276"/>
              <w:id w:val="165374774"/>
            </w:sdtPr>
            <w:sdtEndPr/>
            <w:sdtContent>
              <w:customXmlDelRangeEnd w:id="1428"/>
              <w:ins w:id="1429" w:author="William Mitchell" w:date="2021-04-21T21:02:00Z">
                <w:r>
                  <w:rPr>
                    <w:color w:val="000000"/>
                  </w:rPr>
                  <w:t>92</w:t>
                </w:r>
              </w:ins>
              <w:customXmlDelRangeStart w:id="1430" w:author="William Mitchell" w:date="2021-05-19T13:24:00Z"/>
            </w:sdtContent>
          </w:sdt>
          <w:customXmlDelRangeEnd w:id="1430"/>
          <w:customXmlDelRangeStart w:id="1431" w:author="William Mitchell" w:date="2021-05-19T13:24:00Z"/>
          <w:sdt>
            <w:sdtPr>
              <w:tag w:val="goog_rdk_277"/>
              <w:id w:val="1462307675"/>
            </w:sdtPr>
            <w:sdtEndPr/>
            <w:sdtContent>
              <w:customXmlDelRangeEnd w:id="1431"/>
              <w:del w:id="1432" w:author="William Mitchell" w:date="2021-04-21T21:02:00Z">
                <w:r>
                  <w:rPr>
                    <w:color w:val="000000"/>
                  </w:rPr>
                  <w:delText>72</w:delText>
                </w:r>
              </w:del>
              <w:customXmlDelRangeStart w:id="1433" w:author="William Mitchell" w:date="2021-05-19T13:24:00Z"/>
            </w:sdtContent>
          </w:sdt>
          <w:customXmlDelRangeEnd w:id="1433"/>
          <w:r>
            <w:rPr>
              <w:color w:val="000000"/>
            </w:rPr>
            <w:t xml:space="preserve">, </w:t>
          </w:r>
          <w:r>
            <w:rPr>
              <w:i/>
              <w:color w:val="000000"/>
            </w:rPr>
            <w:t xml:space="preserve">p </w:t>
          </w:r>
          <w:r>
            <w:rPr>
              <w:i/>
              <w:color w:val="000000"/>
              <w:vertAlign w:val="subscript"/>
            </w:rPr>
            <w:t>adj.</w:t>
          </w:r>
          <w:r>
            <w:rPr>
              <w:color w:val="000000"/>
            </w:rPr>
            <w:t xml:space="preserve"> = 1.000]</w:t>
          </w:r>
          <w:del w:id="1434" w:author="William Mitchell" w:date="2021-05-19T15:24:00Z">
            <w:r w:rsidDel="00A236EF">
              <w:rPr>
                <w:color w:val="000000"/>
              </w:rPr>
              <w:delText xml:space="preserve"> (Figure</w:delText>
            </w:r>
          </w:del>
          <w:customXmlDelRangeStart w:id="1435" w:author="William Mitchell" w:date="2021-05-19T13:24:00Z"/>
          <w:sdt>
            <w:sdtPr>
              <w:tag w:val="goog_rdk_278"/>
              <w:id w:val="-137112287"/>
            </w:sdtPr>
            <w:sdtEndPr/>
            <w:sdtContent>
              <w:customXmlDelRangeEnd w:id="1435"/>
              <w:customXmlDelRangeStart w:id="1436" w:author="William Mitchell" w:date="2021-05-19T13:24:00Z"/>
            </w:sdtContent>
          </w:sdt>
          <w:customXmlDelRangeEnd w:id="1436"/>
          <w:customXmlDelRangeStart w:id="1437" w:author="William Mitchell" w:date="2021-05-19T13:24:00Z"/>
          <w:sdt>
            <w:sdtPr>
              <w:tag w:val="goog_rdk_279"/>
              <w:id w:val="-1231462771"/>
            </w:sdtPr>
            <w:sdtEndPr/>
            <w:sdtContent>
              <w:customXmlDelRangeEnd w:id="1437"/>
              <w:del w:id="1438" w:author="William Mitchell" w:date="2021-04-21T23:50:00Z">
                <w:r>
                  <w:rPr>
                    <w:color w:val="000000"/>
                  </w:rPr>
                  <w:delText xml:space="preserve"> 4</w:delText>
                </w:r>
              </w:del>
              <w:customXmlDelRangeStart w:id="1439" w:author="William Mitchell" w:date="2021-05-19T13:24:00Z"/>
            </w:sdtContent>
          </w:sdt>
          <w:customXmlDelRangeEnd w:id="1439"/>
          <w:del w:id="1440" w:author="William Mitchell" w:date="2021-05-19T15:24:00Z">
            <w:r w:rsidDel="00A236EF">
              <w:rPr>
                <w:color w:val="000000"/>
              </w:rPr>
              <w:delText>)</w:delText>
            </w:r>
          </w:del>
          <w:r>
            <w:rPr>
              <w:color w:val="000000"/>
            </w:rPr>
            <w:t>. Interaction contrasts found that the differences between the adult amygdala and vmPFC to be different than that of the child amygdala and vmPFC [</w:t>
          </w:r>
          <w:r>
            <w:rPr>
              <w:i/>
              <w:color w:val="000000"/>
            </w:rPr>
            <w:t>t</w:t>
          </w:r>
          <w:r>
            <w:rPr>
              <w:color w:val="000000"/>
            </w:rPr>
            <w:t>(</w:t>
          </w:r>
          <w:customXmlDelRangeStart w:id="1441" w:author="William Mitchell" w:date="2021-05-19T13:24:00Z"/>
          <w:sdt>
            <w:sdtPr>
              <w:tag w:val="goog_rdk_280"/>
              <w:id w:val="-1496408927"/>
            </w:sdtPr>
            <w:sdtEndPr/>
            <w:sdtContent>
              <w:customXmlDelRangeEnd w:id="1441"/>
              <w:ins w:id="1442" w:author="William Mitchell" w:date="2021-04-21T21:03:00Z">
                <w:r>
                  <w:rPr>
                    <w:color w:val="000000"/>
                  </w:rPr>
                  <w:t>7551</w:t>
                </w:r>
              </w:ins>
              <w:customXmlDelRangeStart w:id="1443" w:author="William Mitchell" w:date="2021-05-19T13:24:00Z"/>
            </w:sdtContent>
          </w:sdt>
          <w:customXmlDelRangeEnd w:id="1443"/>
          <w:customXmlDelRangeStart w:id="1444" w:author="William Mitchell" w:date="2021-05-19T13:24:00Z"/>
          <w:sdt>
            <w:sdtPr>
              <w:tag w:val="goog_rdk_281"/>
              <w:id w:val="549196169"/>
            </w:sdtPr>
            <w:sdtEndPr/>
            <w:sdtContent>
              <w:customXmlDelRangeEnd w:id="1444"/>
              <w:del w:id="1445" w:author="William Mitchell" w:date="2021-04-21T21:03:00Z">
                <w:r>
                  <w:rPr>
                    <w:color w:val="000000"/>
                  </w:rPr>
                  <w:delText>5026</w:delText>
                </w:r>
              </w:del>
              <w:customXmlDelRangeStart w:id="1446" w:author="William Mitchell" w:date="2021-05-19T13:24:00Z"/>
            </w:sdtContent>
          </w:sdt>
          <w:customXmlDelRangeEnd w:id="1446"/>
          <w:r>
            <w:rPr>
              <w:color w:val="000000"/>
            </w:rPr>
            <w:t>) = -4.</w:t>
          </w:r>
          <w:customXmlDelRangeStart w:id="1447" w:author="William Mitchell" w:date="2021-05-19T13:24:00Z"/>
          <w:sdt>
            <w:sdtPr>
              <w:tag w:val="goog_rdk_282"/>
              <w:id w:val="314074175"/>
            </w:sdtPr>
            <w:sdtEndPr/>
            <w:sdtContent>
              <w:customXmlDelRangeEnd w:id="1447"/>
              <w:ins w:id="1448" w:author="William Mitchell" w:date="2021-04-21T21:03:00Z">
                <w:r>
                  <w:rPr>
                    <w:color w:val="000000"/>
                  </w:rPr>
                  <w:t>766</w:t>
                </w:r>
              </w:ins>
              <w:customXmlDelRangeStart w:id="1449" w:author="William Mitchell" w:date="2021-05-19T13:24:00Z"/>
            </w:sdtContent>
          </w:sdt>
          <w:customXmlDelRangeEnd w:id="1449"/>
          <w:customXmlDelRangeStart w:id="1450" w:author="William Mitchell" w:date="2021-05-19T13:24:00Z"/>
          <w:sdt>
            <w:sdtPr>
              <w:tag w:val="goog_rdk_283"/>
              <w:id w:val="603930238"/>
            </w:sdtPr>
            <w:sdtEndPr/>
            <w:sdtContent>
              <w:customXmlDelRangeEnd w:id="1450"/>
              <w:del w:id="1451" w:author="William Mitchell" w:date="2021-04-21T21:03:00Z">
                <w:r>
                  <w:rPr>
                    <w:color w:val="000000"/>
                  </w:rPr>
                  <w:delText>327</w:delText>
                </w:r>
              </w:del>
              <w:customXmlDelRangeStart w:id="1452" w:author="William Mitchell" w:date="2021-05-19T13:24:00Z"/>
            </w:sdtContent>
          </w:sdt>
          <w:customXmlDelRangeEnd w:id="1452"/>
          <w:r>
            <w:rPr>
              <w:color w:val="000000"/>
            </w:rPr>
            <w:t xml:space="preserve">, </w:t>
          </w:r>
          <w:r>
            <w:rPr>
              <w:i/>
              <w:color w:val="000000"/>
            </w:rPr>
            <w:t xml:space="preserve">p </w:t>
          </w:r>
          <w:r>
            <w:rPr>
              <w:i/>
              <w:color w:val="000000"/>
              <w:vertAlign w:val="subscript"/>
            </w:rPr>
            <w:t>adj.</w:t>
          </w:r>
          <w:r>
            <w:rPr>
              <w:i/>
              <w:color w:val="000000"/>
            </w:rPr>
            <w:t xml:space="preserve"> </w:t>
          </w:r>
          <w:r>
            <w:rPr>
              <w:color w:val="000000"/>
            </w:rPr>
            <w:t xml:space="preserve">&lt; 0.001], </w:t>
          </w:r>
          <w:customXmlDelRangeStart w:id="1453" w:author="William Mitchell" w:date="2021-05-19T13:24:00Z"/>
          <w:sdt>
            <w:sdtPr>
              <w:tag w:val="goog_rdk_284"/>
              <w:id w:val="-1309552674"/>
            </w:sdtPr>
            <w:sdtEndPr/>
            <w:sdtContent>
              <w:customXmlDelRangeEnd w:id="1453"/>
              <w:ins w:id="1454" w:author="William Mitchell" w:date="2021-04-21T21:04:00Z">
                <w:r>
                  <w:rPr>
                    <w:color w:val="000000"/>
                  </w:rPr>
                  <w:t>as well a</w:t>
                </w:r>
              </w:ins>
              <w:ins w:id="1455" w:author="Billy Mitchell" w:date="2021-05-23T16:24:00Z">
                <w:r w:rsidR="003E01E7">
                  <w:rPr>
                    <w:color w:val="000000"/>
                  </w:rPr>
                  <w:t>s</w:t>
                </w:r>
              </w:ins>
              <w:ins w:id="1456" w:author="William Mitchell" w:date="2021-04-21T21:04:00Z">
                <w:r>
                  <w:rPr>
                    <w:color w:val="000000"/>
                  </w:rPr>
                  <w:t xml:space="preserve"> between vmPFC and NAcc, [</w:t>
                </w:r>
                <w:r w:rsidRPr="00546A63">
                  <w:rPr>
                    <w:i/>
                    <w:iCs/>
                    <w:color w:val="000000"/>
                    <w:rPrChange w:id="1457" w:author="Billy Mitchell" w:date="2021-05-25T11:06:00Z">
                      <w:rPr>
                        <w:color w:val="000000"/>
                      </w:rPr>
                    </w:rPrChange>
                  </w:rPr>
                  <w:t>t</w:t>
                </w:r>
                <w:r>
                  <w:rPr>
                    <w:color w:val="000000"/>
                  </w:rPr>
                  <w:t xml:space="preserve">(7553) = 3.511, </w:t>
                </w:r>
                <w:r w:rsidRPr="00546A63">
                  <w:rPr>
                    <w:i/>
                    <w:iCs/>
                    <w:color w:val="000000"/>
                    <w:rPrChange w:id="1458" w:author="Billy Mitchell" w:date="2021-05-25T11:06:00Z">
                      <w:rPr>
                        <w:color w:val="000000"/>
                      </w:rPr>
                    </w:rPrChange>
                  </w:rPr>
                  <w:t xml:space="preserve">p </w:t>
                </w:r>
                <w:r w:rsidRPr="00546A63">
                  <w:rPr>
                    <w:i/>
                    <w:iCs/>
                    <w:color w:val="000000"/>
                    <w:vertAlign w:val="subscript"/>
                    <w:rPrChange w:id="1459" w:author="Billy Mitchell" w:date="2021-05-25T11:06:00Z">
                      <w:rPr>
                        <w:color w:val="000000"/>
                      </w:rPr>
                    </w:rPrChange>
                  </w:rPr>
                  <w:t>adj.</w:t>
                </w:r>
                <w:r>
                  <w:rPr>
                    <w:color w:val="000000"/>
                  </w:rPr>
                  <w:t xml:space="preserve"> &lt; 0.001], </w:t>
                </w:r>
              </w:ins>
              <w:customXmlDelRangeStart w:id="1460" w:author="William Mitchell" w:date="2021-05-19T13:24:00Z"/>
            </w:sdtContent>
          </w:sdt>
          <w:customXmlDelRangeEnd w:id="1460"/>
          <w:r>
            <w:rPr>
              <w:color w:val="000000"/>
            </w:rPr>
            <w:t xml:space="preserve">but </w:t>
          </w:r>
          <w:r>
            <w:rPr>
              <w:color w:val="000000"/>
            </w:rPr>
            <w:lastRenderedPageBreak/>
            <w:t>no such differences were observed between the amygdala and NAcc [</w:t>
          </w:r>
          <w:r>
            <w:rPr>
              <w:i/>
              <w:color w:val="000000"/>
            </w:rPr>
            <w:t>t</w:t>
          </w:r>
          <w:r>
            <w:rPr>
              <w:color w:val="000000"/>
            </w:rPr>
            <w:t>(</w:t>
          </w:r>
          <w:customXmlDelRangeStart w:id="1461" w:author="William Mitchell" w:date="2021-05-19T13:24:00Z"/>
          <w:sdt>
            <w:sdtPr>
              <w:tag w:val="goog_rdk_285"/>
              <w:id w:val="-631172500"/>
            </w:sdtPr>
            <w:sdtEndPr/>
            <w:sdtContent>
              <w:customXmlDelRangeEnd w:id="1461"/>
              <w:ins w:id="1462" w:author="William Mitchell" w:date="2021-04-21T21:06:00Z">
                <w:r>
                  <w:rPr>
                    <w:color w:val="000000"/>
                  </w:rPr>
                  <w:t>7558</w:t>
                </w:r>
              </w:ins>
              <w:customXmlDelRangeStart w:id="1463" w:author="William Mitchell" w:date="2021-05-19T13:24:00Z"/>
            </w:sdtContent>
          </w:sdt>
          <w:customXmlDelRangeEnd w:id="1463"/>
          <w:customXmlDelRangeStart w:id="1464" w:author="William Mitchell" w:date="2021-05-19T13:24:00Z"/>
          <w:sdt>
            <w:sdtPr>
              <w:tag w:val="goog_rdk_286"/>
              <w:id w:val="-124621624"/>
            </w:sdtPr>
            <w:sdtEndPr/>
            <w:sdtContent>
              <w:customXmlDelRangeEnd w:id="1464"/>
              <w:del w:id="1465" w:author="William Mitchell" w:date="2021-04-21T21:06:00Z">
                <w:r>
                  <w:rPr>
                    <w:color w:val="000000"/>
                  </w:rPr>
                  <w:delText>5033</w:delText>
                </w:r>
              </w:del>
              <w:customXmlDelRangeStart w:id="1466" w:author="William Mitchell" w:date="2021-05-19T13:24:00Z"/>
            </w:sdtContent>
          </w:sdt>
          <w:customXmlDelRangeEnd w:id="1466"/>
          <w:r>
            <w:rPr>
              <w:color w:val="000000"/>
            </w:rPr>
            <w:t>) = -</w:t>
          </w:r>
          <w:customXmlDelRangeStart w:id="1467" w:author="William Mitchell" w:date="2021-05-19T13:24:00Z"/>
          <w:sdt>
            <w:sdtPr>
              <w:tag w:val="goog_rdk_287"/>
              <w:id w:val="-1731921059"/>
            </w:sdtPr>
            <w:sdtEndPr/>
            <w:sdtContent>
              <w:customXmlDelRangeEnd w:id="1467"/>
              <w:ins w:id="1468" w:author="William Mitchell" w:date="2021-04-21T21:06:00Z">
                <w:r>
                  <w:rPr>
                    <w:color w:val="000000"/>
                  </w:rPr>
                  <w:t>0.875</w:t>
                </w:r>
              </w:ins>
              <w:customXmlDelRangeStart w:id="1469" w:author="William Mitchell" w:date="2021-05-19T13:24:00Z"/>
            </w:sdtContent>
          </w:sdt>
          <w:customXmlDelRangeEnd w:id="1469"/>
          <w:customXmlDelRangeStart w:id="1470" w:author="William Mitchell" w:date="2021-05-19T13:24:00Z"/>
          <w:sdt>
            <w:sdtPr>
              <w:tag w:val="goog_rdk_288"/>
              <w:id w:val="-1982301334"/>
            </w:sdtPr>
            <w:sdtEndPr/>
            <w:sdtContent>
              <w:customXmlDelRangeEnd w:id="1470"/>
              <w:del w:id="1471" w:author="William Mitchell" w:date="2021-04-21T21:06:00Z">
                <w:r>
                  <w:rPr>
                    <w:color w:val="000000"/>
                  </w:rPr>
                  <w:delText>1.351</w:delText>
                </w:r>
              </w:del>
              <w:customXmlDelRangeStart w:id="1472" w:author="William Mitchell" w:date="2021-05-19T13:24:00Z"/>
            </w:sdtContent>
          </w:sdt>
          <w:customXmlDelRangeEnd w:id="1472"/>
          <w:r>
            <w:rPr>
              <w:color w:val="000000"/>
            </w:rPr>
            <w:t xml:space="preserve">, </w:t>
          </w:r>
          <w:r>
            <w:rPr>
              <w:i/>
              <w:color w:val="000000"/>
            </w:rPr>
            <w:t xml:space="preserve">p </w:t>
          </w:r>
          <w:r>
            <w:rPr>
              <w:i/>
              <w:color w:val="000000"/>
              <w:vertAlign w:val="subscript"/>
            </w:rPr>
            <w:t>adj.</w:t>
          </w:r>
          <w:r>
            <w:rPr>
              <w:color w:val="000000"/>
              <w:vertAlign w:val="subscript"/>
            </w:rPr>
            <w:t xml:space="preserve"> </w:t>
          </w:r>
          <w:r>
            <w:rPr>
              <w:color w:val="000000"/>
            </w:rPr>
            <w:t xml:space="preserve">= 1.000] </w:t>
          </w:r>
          <w:customXmlDelRangeStart w:id="1473" w:author="William Mitchell" w:date="2021-05-19T13:24:00Z"/>
          <w:sdt>
            <w:sdtPr>
              <w:tag w:val="goog_rdk_289"/>
              <w:id w:val="-376474083"/>
            </w:sdtPr>
            <w:sdtEndPr/>
            <w:sdtContent>
              <w:customXmlDelRangeEnd w:id="1473"/>
              <w:del w:id="1474" w:author="William Mitchell" w:date="2021-04-21T21:05:00Z">
                <w:r>
                  <w:rPr>
                    <w:color w:val="000000"/>
                  </w:rPr>
                  <w:delText>or the NAcc and vmPFC [</w:delText>
                </w:r>
                <w:r>
                  <w:rPr>
                    <w:i/>
                    <w:color w:val="000000"/>
                  </w:rPr>
                  <w:delText>t</w:delText>
                </w:r>
                <w:r>
                  <w:rPr>
                    <w:color w:val="000000"/>
                  </w:rPr>
                  <w:delText xml:space="preserve">(5018) = 2.723, </w:delText>
                </w:r>
                <w:r>
                  <w:rPr>
                    <w:i/>
                    <w:color w:val="000000"/>
                  </w:rPr>
                  <w:delText xml:space="preserve">p </w:delText>
                </w:r>
                <w:r>
                  <w:rPr>
                    <w:i/>
                    <w:color w:val="000000"/>
                    <w:vertAlign w:val="subscript"/>
                  </w:rPr>
                  <w:delText>adj.</w:delText>
                </w:r>
                <w:r>
                  <w:rPr>
                    <w:color w:val="000000"/>
                  </w:rPr>
                  <w:delText xml:space="preserve"> = 0.102]</w:delText>
                </w:r>
              </w:del>
              <w:customXmlDelRangeStart w:id="1475" w:author="William Mitchell" w:date="2021-05-19T13:24:00Z"/>
            </w:sdtContent>
          </w:sdt>
          <w:customXmlDelRangeEnd w:id="1475"/>
          <w:r>
            <w:rPr>
              <w:color w:val="000000"/>
            </w:rPr>
            <w:t>. See Table 1 for additional ROI and Age Group contrast results.</w:t>
          </w:r>
        </w:p>
        <w:customXmlDelRangeStart w:id="1476" w:author="William Mitchell" w:date="2021-05-19T13:24:00Z"/>
      </w:sdtContent>
    </w:sdt>
    <w:customXmlDelRangeEnd w:id="1476"/>
    <w:p w14:paraId="722584DE" w14:textId="780F8A34" w:rsidR="00AB4054" w:rsidRPr="001D5C46" w:rsidDel="00AB4054" w:rsidRDefault="009A36EA">
      <w:pPr>
        <w:spacing w:line="480" w:lineRule="auto"/>
        <w:ind w:firstLine="720"/>
        <w:rPr>
          <w:del w:id="1477" w:author="Billy Mitchell" w:date="2021-05-18T17:47:00Z"/>
          <w:rPrChange w:id="1478" w:author="William Mitchell" w:date="2021-04-21T20:48:00Z">
            <w:rPr>
              <w:del w:id="1479" w:author="Billy Mitchell" w:date="2021-05-18T17:47:00Z"/>
              <w:color w:val="000000"/>
            </w:rPr>
          </w:rPrChange>
        </w:rPr>
        <w:pPrChange w:id="1480" w:author="Billy Mitchell" w:date="2021-06-11T18:06:00Z">
          <w:pPr>
            <w:spacing w:line="480" w:lineRule="auto"/>
            <w:jc w:val="both"/>
          </w:pPr>
        </w:pPrChange>
      </w:pPr>
      <w:del w:id="1481" w:author="Billy Mitchell" w:date="2021-05-18T18:14:00Z">
        <w:r w:rsidDel="00EE036E">
          <w:delText xml:space="preserve">          </w:delText>
        </w:r>
      </w:del>
      <w:del w:id="1482" w:author="Billy Mitchell" w:date="2021-05-18T17:55:00Z">
        <w:r w:rsidDel="009A36EA">
          <w:delText xml:space="preserve">     </w:delText>
        </w:r>
      </w:del>
      <w:del w:id="1483" w:author="Billy Mitchell" w:date="2021-05-18T18:14:00Z">
        <w:r w:rsidDel="00EE036E">
          <w:delText xml:space="preserve">     </w:delText>
        </w:r>
      </w:del>
      <w:ins w:id="1484" w:author="Billy Mitchell" w:date="2021-05-18T18:16:00Z">
        <w:r w:rsidR="00676E2F">
          <w:t>Contrasts</w:t>
        </w:r>
      </w:ins>
      <w:ins w:id="1485" w:author="Billy Mitchell" w:date="2021-05-18T17:45:00Z">
        <w:r w:rsidR="00AB4054">
          <w:t xml:space="preserve"> of valence within age group suggest that adults d</w:t>
        </w:r>
      </w:ins>
      <w:ins w:id="1486" w:author="Billy Mitchell" w:date="2021-05-18T18:16:00Z">
        <w:r w:rsidR="00676E2F">
          <w:t>o</w:t>
        </w:r>
      </w:ins>
      <w:ins w:id="1487" w:author="Billy Mitchell" w:date="2021-05-18T17:45:00Z">
        <w:r w:rsidR="00AB4054">
          <w:t xml:space="preserve"> demonstrate relatively less representational similarity in response to valen</w:t>
        </w:r>
      </w:ins>
      <w:ins w:id="1488" w:author="Billy Mitchell" w:date="2021-05-18T17:46:00Z">
        <w:r w:rsidR="00AB4054">
          <w:t>ced stimuli [</w:t>
        </w:r>
        <w:proofErr w:type="gramStart"/>
        <w:r w:rsidR="00AB4054" w:rsidRPr="00AB4054">
          <w:rPr>
            <w:i/>
            <w:iCs/>
            <w:rPrChange w:id="1489" w:author="Billy Mitchell" w:date="2021-05-18T17:46:00Z">
              <w:rPr/>
            </w:rPrChange>
          </w:rPr>
          <w:t>t</w:t>
        </w:r>
        <w:r w:rsidR="00AB4054">
          <w:t>(</w:t>
        </w:r>
      </w:ins>
      <w:proofErr w:type="gramEnd"/>
      <w:ins w:id="1490" w:author="Billy Mitchell" w:date="2021-05-18T17:47:00Z">
        <w:r w:rsidR="00AB4054">
          <w:t>7355</w:t>
        </w:r>
      </w:ins>
      <w:ins w:id="1491" w:author="Billy Mitchell" w:date="2021-05-18T17:46:00Z">
        <w:r w:rsidR="00AB4054">
          <w:t>) =</w:t>
        </w:r>
      </w:ins>
      <w:ins w:id="1492" w:author="Billy Mitchell" w:date="2021-05-18T17:47:00Z">
        <w:r w:rsidR="00AB4054">
          <w:t xml:space="preserve"> -8.863, </w:t>
        </w:r>
        <w:r w:rsidR="00AB4054">
          <w:rPr>
            <w:i/>
            <w:color w:val="000000"/>
          </w:rPr>
          <w:t xml:space="preserve">p </w:t>
        </w:r>
        <w:r w:rsidR="00AB4054">
          <w:rPr>
            <w:i/>
            <w:color w:val="000000"/>
            <w:vertAlign w:val="subscript"/>
          </w:rPr>
          <w:t>adj.</w:t>
        </w:r>
        <w:r w:rsidR="00AB4054">
          <w:rPr>
            <w:i/>
            <w:color w:val="000000"/>
          </w:rPr>
          <w:t xml:space="preserve"> </w:t>
        </w:r>
        <w:r w:rsidR="00AB4054">
          <w:rPr>
            <w:color w:val="000000"/>
          </w:rPr>
          <w:t>&lt; 0.001] compared to their younger counterparts</w:t>
        </w:r>
      </w:ins>
      <w:ins w:id="1493" w:author="William Mitchell" w:date="2021-05-19T15:25:00Z">
        <w:r w:rsidR="00A236EF">
          <w:rPr>
            <w:color w:val="000000"/>
          </w:rPr>
          <w:t xml:space="preserve"> (Figure 4)</w:t>
        </w:r>
      </w:ins>
      <w:ins w:id="1494" w:author="Billy Mitchell" w:date="2021-05-18T17:47:00Z">
        <w:r w:rsidR="00AB4054">
          <w:rPr>
            <w:color w:val="000000"/>
          </w:rPr>
          <w:t xml:space="preserve">. </w:t>
        </w:r>
      </w:ins>
    </w:p>
    <w:customXmlDelRangeStart w:id="1495" w:author="William Mitchell" w:date="2021-05-19T13:24:00Z"/>
    <w:sdt>
      <w:sdtPr>
        <w:tag w:val="goog_rdk_314"/>
        <w:id w:val="-1271313631"/>
      </w:sdtPr>
      <w:sdtEndPr/>
      <w:sdtContent>
        <w:customXmlDelRangeEnd w:id="1495"/>
        <w:p w14:paraId="00000053" w14:textId="7DAD4EF0" w:rsidR="001D5C46" w:rsidRDefault="00D2411E">
          <w:pPr>
            <w:spacing w:line="480" w:lineRule="auto"/>
            <w:ind w:firstLine="720"/>
            <w:rPr>
              <w:del w:id="1496" w:author="William Mitchell" w:date="2021-04-21T23:54:00Z"/>
              <w:color w:val="000000"/>
            </w:rPr>
            <w:pPrChange w:id="1497" w:author="Billy Mitchell" w:date="2021-06-11T18:06:00Z">
              <w:pPr>
                <w:spacing w:line="480" w:lineRule="auto"/>
                <w:ind w:firstLine="720"/>
                <w:jc w:val="both"/>
              </w:pPr>
            </w:pPrChange>
          </w:pPr>
          <w:r>
            <w:rPr>
              <w:color w:val="000000"/>
            </w:rPr>
            <w:t>The interaction between Age Group and Valence</w:t>
          </w:r>
          <w:customXmlDelRangeStart w:id="1498" w:author="William Mitchell" w:date="2021-05-19T13:24:00Z"/>
          <w:sdt>
            <w:sdtPr>
              <w:tag w:val="goog_rdk_291"/>
              <w:id w:val="-1701468009"/>
            </w:sdtPr>
            <w:sdtEndPr/>
            <w:sdtContent>
              <w:customXmlDelRangeEnd w:id="1498"/>
              <w:del w:id="1499" w:author="William Mitchell" w:date="2021-04-21T21:07:00Z">
                <w:r>
                  <w:rPr>
                    <w:color w:val="000000"/>
                  </w:rPr>
                  <w:delText xml:space="preserve"> [</w:delText>
                </w:r>
                <w:r>
                  <w:rPr>
                    <w:i/>
                    <w:color w:val="000000"/>
                  </w:rPr>
                  <w:delText>F</w:delText>
                </w:r>
                <w:r>
                  <w:rPr>
                    <w:color w:val="000000"/>
                  </w:rPr>
                  <w:delText>(1, 7504) = 12.54,</w:delText>
                </w:r>
                <w:r>
                  <w:rPr>
                    <w:i/>
                    <w:color w:val="000000"/>
                  </w:rPr>
                  <w:delText xml:space="preserve"> p </w:delText>
                </w:r>
                <w:r>
                  <w:rPr>
                    <w:color w:val="000000"/>
                  </w:rPr>
                  <w:delText>&lt; 0.001]</w:delText>
                </w:r>
              </w:del>
              <w:customXmlDelRangeStart w:id="1500" w:author="William Mitchell" w:date="2021-05-19T13:24:00Z"/>
            </w:sdtContent>
          </w:sdt>
          <w:customXmlDelRangeEnd w:id="1500"/>
          <w:r>
            <w:rPr>
              <w:color w:val="000000"/>
            </w:rPr>
            <w:t xml:space="preserve"> </w:t>
          </w:r>
          <w:customXmlDelRangeStart w:id="1501" w:author="William Mitchell" w:date="2021-05-19T13:24:00Z"/>
          <w:sdt>
            <w:sdtPr>
              <w:tag w:val="goog_rdk_292"/>
              <w:id w:val="97764702"/>
            </w:sdtPr>
            <w:sdtEndPr/>
            <w:sdtContent>
              <w:customXmlDelRangeEnd w:id="1501"/>
              <w:ins w:id="1502" w:author="William Mitchell" w:date="2021-04-21T21:08:00Z">
                <w:r>
                  <w:rPr>
                    <w:color w:val="000000"/>
                  </w:rPr>
                  <w:t xml:space="preserve">was </w:t>
                </w:r>
              </w:ins>
              <w:customXmlDelRangeStart w:id="1503" w:author="William Mitchell" w:date="2021-05-19T13:24:00Z"/>
            </w:sdtContent>
          </w:sdt>
          <w:customXmlDelRangeEnd w:id="1503"/>
          <w:r>
            <w:rPr>
              <w:color w:val="000000"/>
            </w:rPr>
            <w:t xml:space="preserve">also </w:t>
          </w:r>
          <w:customXmlDelRangeStart w:id="1504" w:author="William Mitchell" w:date="2021-05-19T13:24:00Z"/>
          <w:sdt>
            <w:sdtPr>
              <w:tag w:val="goog_rdk_293"/>
              <w:id w:val="157051726"/>
            </w:sdtPr>
            <w:sdtEndPr/>
            <w:sdtContent>
              <w:customXmlDelRangeEnd w:id="1504"/>
              <w:ins w:id="1505" w:author="William Mitchell" w:date="2021-04-21T21:07:00Z">
                <w:r>
                  <w:rPr>
                    <w:color w:val="000000"/>
                  </w:rPr>
                  <w:t>deemed significant</w:t>
                </w:r>
              </w:ins>
              <w:customXmlDelRangeStart w:id="1506" w:author="William Mitchell" w:date="2021-05-19T13:24:00Z"/>
            </w:sdtContent>
          </w:sdt>
          <w:customXmlDelRangeEnd w:id="1506"/>
          <w:customXmlDelRangeStart w:id="1507" w:author="William Mitchell" w:date="2021-05-19T13:24:00Z"/>
          <w:sdt>
            <w:sdtPr>
              <w:tag w:val="goog_rdk_294"/>
              <w:id w:val="-196466668"/>
            </w:sdtPr>
            <w:sdtEndPr/>
            <w:sdtContent>
              <w:customXmlDelRangeEnd w:id="1507"/>
              <w:del w:id="1508" w:author="William Mitchell" w:date="2021-04-21T21:07:00Z">
                <w:r>
                  <w:rPr>
                    <w:color w:val="000000"/>
                  </w:rPr>
                  <w:delText>showed significance</w:delText>
                </w:r>
              </w:del>
              <w:customXmlDelRangeStart w:id="1509" w:author="William Mitchell" w:date="2021-05-19T13:24:00Z"/>
            </w:sdtContent>
          </w:sdt>
          <w:customXmlDelRangeEnd w:id="1509"/>
          <w:customXmlDelRangeStart w:id="1510" w:author="William Mitchell" w:date="2021-05-19T13:24:00Z"/>
          <w:sdt>
            <w:sdtPr>
              <w:tag w:val="goog_rdk_295"/>
              <w:id w:val="-854643905"/>
            </w:sdtPr>
            <w:sdtEndPr/>
            <w:sdtContent>
              <w:customXmlDelRangeEnd w:id="1510"/>
              <w:ins w:id="1511" w:author="William Mitchell" w:date="2021-04-21T21:07:00Z">
                <w:r>
                  <w:rPr>
                    <w:color w:val="000000"/>
                  </w:rPr>
                  <w:t xml:space="preserve">  [</w:t>
                </w:r>
                <w:r w:rsidRPr="00546A63">
                  <w:rPr>
                    <w:i/>
                    <w:iCs/>
                    <w:color w:val="000000"/>
                    <w:rPrChange w:id="1512" w:author="Billy Mitchell" w:date="2021-05-25T11:06:00Z">
                      <w:rPr>
                        <w:color w:val="000000"/>
                      </w:rPr>
                    </w:rPrChange>
                  </w:rPr>
                  <w:t>F</w:t>
                </w:r>
                <w:r>
                  <w:rPr>
                    <w:color w:val="000000"/>
                  </w:rPr>
                  <w:t xml:space="preserve">(2, 11279) = 10.74, </w:t>
                </w:r>
                <w:r w:rsidRPr="00546A63">
                  <w:rPr>
                    <w:i/>
                    <w:iCs/>
                    <w:color w:val="000000"/>
                    <w:rPrChange w:id="1513" w:author="Billy Mitchell" w:date="2021-05-25T11:06:00Z">
                      <w:rPr>
                        <w:color w:val="000000"/>
                      </w:rPr>
                    </w:rPrChange>
                  </w:rPr>
                  <w:t>p</w:t>
                </w:r>
                <w:r>
                  <w:rPr>
                    <w:color w:val="000000"/>
                  </w:rPr>
                  <w:t xml:space="preserve"> &lt; 0.001] with</w:t>
                </w:r>
              </w:ins>
              <w:customXmlDelRangeStart w:id="1514" w:author="William Mitchell" w:date="2021-05-19T13:24:00Z"/>
            </w:sdtContent>
          </w:sdt>
          <w:customXmlDelRangeEnd w:id="1514"/>
          <w:customXmlDelRangeStart w:id="1515" w:author="William Mitchell" w:date="2021-05-19T13:24:00Z"/>
          <w:sdt>
            <w:sdtPr>
              <w:tag w:val="goog_rdk_296"/>
              <w:id w:val="1606539040"/>
            </w:sdtPr>
            <w:sdtEndPr/>
            <w:sdtContent>
              <w:customXmlDelRangeEnd w:id="1515"/>
              <w:del w:id="1516" w:author="William Mitchell" w:date="2021-04-21T21:07:00Z">
                <w:r>
                  <w:rPr>
                    <w:color w:val="000000"/>
                  </w:rPr>
                  <w:delText>. C</w:delText>
                </w:r>
              </w:del>
              <w:customXmlDelRangeStart w:id="1517" w:author="William Mitchell" w:date="2021-05-19T13:24:00Z"/>
            </w:sdtContent>
          </w:sdt>
          <w:customXmlDelRangeEnd w:id="1517"/>
          <w:customXmlDelRangeStart w:id="1518" w:author="William Mitchell" w:date="2021-05-19T13:24:00Z"/>
          <w:sdt>
            <w:sdtPr>
              <w:tag w:val="goog_rdk_297"/>
              <w:id w:val="1328252768"/>
            </w:sdtPr>
            <w:sdtEndPr/>
            <w:sdtContent>
              <w:customXmlDelRangeEnd w:id="1518"/>
              <w:ins w:id="1519" w:author="William Mitchell" w:date="2021-05-18T11:25:00Z">
                <w:r w:rsidR="00661922">
                  <w:t xml:space="preserve"> </w:t>
                </w:r>
              </w:ins>
              <w:ins w:id="1520" w:author="William Mitchell" w:date="2021-04-21T21:07:00Z">
                <w:r>
                  <w:rPr>
                    <w:color w:val="000000"/>
                  </w:rPr>
                  <w:t>c</w:t>
                </w:r>
              </w:ins>
              <w:customXmlDelRangeStart w:id="1521" w:author="William Mitchell" w:date="2021-05-19T13:24:00Z"/>
            </w:sdtContent>
          </w:sdt>
          <w:customXmlDelRangeEnd w:id="1521"/>
          <w:r>
            <w:rPr>
              <w:color w:val="000000"/>
            </w:rPr>
            <w:t xml:space="preserve">hildren </w:t>
          </w:r>
          <w:customXmlDelRangeStart w:id="1522" w:author="William Mitchell" w:date="2021-05-19T13:24:00Z"/>
          <w:sdt>
            <w:sdtPr>
              <w:tag w:val="goog_rdk_298"/>
              <w:id w:val="-939068344"/>
            </w:sdtPr>
            <w:sdtEndPr/>
            <w:sdtContent>
              <w:customXmlDelRangeEnd w:id="1522"/>
              <w:del w:id="1523" w:author="William Mitchell" w:date="2021-04-21T21:10:00Z">
                <w:r>
                  <w:rPr>
                    <w:color w:val="000000"/>
                  </w:rPr>
                  <w:delText xml:space="preserve">and adults </w:delText>
                </w:r>
              </w:del>
              <w:customXmlDelRangeStart w:id="1524" w:author="William Mitchell" w:date="2021-05-19T13:24:00Z"/>
            </w:sdtContent>
          </w:sdt>
          <w:customXmlDelRangeEnd w:id="1524"/>
          <w:del w:id="1525" w:author="William Mitchell" w:date="2021-05-18T11:25:00Z">
            <w:r w:rsidDel="00661922">
              <w:rPr>
                <w:color w:val="000000"/>
              </w:rPr>
              <w:delText>demonstrat</w:delText>
            </w:r>
          </w:del>
          <w:customXmlDelRangeStart w:id="1526" w:author="William Mitchell" w:date="2021-05-18T11:25:00Z"/>
          <w:sdt>
            <w:sdtPr>
              <w:tag w:val="goog_rdk_299"/>
              <w:id w:val="-682368080"/>
            </w:sdtPr>
            <w:sdtEndPr/>
            <w:sdtContent>
              <w:customXmlDelRangeEnd w:id="1526"/>
              <w:customXmlDelRangeStart w:id="1527" w:author="William Mitchell" w:date="2021-05-18T11:25:00Z"/>
            </w:sdtContent>
          </w:sdt>
          <w:customXmlDelRangeEnd w:id="1527"/>
          <w:customXmlDelRangeStart w:id="1528" w:author="William Mitchell" w:date="2021-05-19T13:24:00Z"/>
          <w:sdt>
            <w:sdtPr>
              <w:tag w:val="goog_rdk_300"/>
              <w:id w:val="856468157"/>
            </w:sdtPr>
            <w:sdtEndPr/>
            <w:sdtContent>
              <w:customXmlDelRangeEnd w:id="1528"/>
              <w:del w:id="1529" w:author="William Mitchell" w:date="2021-04-21T21:10:00Z">
                <w:r>
                  <w:rPr>
                    <w:color w:val="000000"/>
                  </w:rPr>
                  <w:delText xml:space="preserve">ed </w:delText>
                </w:r>
              </w:del>
              <w:customXmlDelRangeStart w:id="1530" w:author="William Mitchell" w:date="2021-05-19T13:24:00Z"/>
            </w:sdtContent>
          </w:sdt>
          <w:customXmlDelRangeEnd w:id="1530"/>
          <w:customXmlDelRangeStart w:id="1531" w:author="William Mitchell" w:date="2021-05-19T13:24:00Z"/>
          <w:sdt>
            <w:sdtPr>
              <w:tag w:val="goog_rdk_301"/>
              <w:id w:val="1765724115"/>
            </w:sdtPr>
            <w:sdtEndPr/>
            <w:sdtContent>
              <w:customXmlDelRangeEnd w:id="1531"/>
              <w:del w:id="1532" w:author="William Mitchell" w:date="2021-04-28T21:37:00Z">
                <w:r>
                  <w:rPr>
                    <w:color w:val="000000"/>
                  </w:rPr>
                  <w:delText xml:space="preserve">significant </w:delText>
                </w:r>
              </w:del>
              <w:customXmlDelRangeStart w:id="1533" w:author="William Mitchell" w:date="2021-05-19T13:24:00Z"/>
            </w:sdtContent>
          </w:sdt>
          <w:customXmlDelRangeEnd w:id="1533"/>
          <w:ins w:id="1534" w:author="William Mitchell" w:date="2021-05-18T11:26:00Z">
            <w:r w:rsidR="00661922">
              <w:rPr>
                <w:color w:val="000000"/>
              </w:rPr>
              <w:t>showing greater</w:t>
            </w:r>
          </w:ins>
          <w:del w:id="1535" w:author="William Mitchell" w:date="2021-05-18T11:26:00Z">
            <w:r w:rsidDel="00661922">
              <w:rPr>
                <w:color w:val="000000"/>
              </w:rPr>
              <w:delText>d</w:delText>
            </w:r>
          </w:del>
          <w:del w:id="1536" w:author="William Mitchell" w:date="2021-05-18T11:25:00Z">
            <w:r w:rsidDel="00661922">
              <w:rPr>
                <w:color w:val="000000"/>
              </w:rPr>
              <w:delText>ifferences</w:delText>
            </w:r>
          </w:del>
          <w:r>
            <w:rPr>
              <w:color w:val="000000"/>
            </w:rPr>
            <w:t xml:space="preserve"> </w:t>
          </w:r>
          <w:customXmlDelRangeStart w:id="1537" w:author="William Mitchell" w:date="2021-05-19T13:24:00Z"/>
          <w:sdt>
            <w:sdtPr>
              <w:tag w:val="goog_rdk_302"/>
              <w:id w:val="1182706508"/>
            </w:sdtPr>
            <w:sdtEndPr/>
            <w:sdtContent>
              <w:customXmlDelRangeEnd w:id="1537"/>
              <w:del w:id="1538" w:author="William Mitchell" w:date="2021-04-21T21:09:00Z">
                <w:r>
                  <w:rPr>
                    <w:color w:val="000000"/>
                  </w:rPr>
                  <w:delText>in both</w:delText>
                </w:r>
              </w:del>
              <w:customXmlDelRangeStart w:id="1539" w:author="William Mitchell" w:date="2021-05-19T13:24:00Z"/>
            </w:sdtContent>
          </w:sdt>
          <w:customXmlDelRangeEnd w:id="1539"/>
          <w:del w:id="1540" w:author="William Mitchell" w:date="2021-05-18T11:35:00Z">
            <w:r w:rsidDel="006F6DB3">
              <w:rPr>
                <w:color w:val="000000"/>
              </w:rPr>
              <w:delText xml:space="preserve"> </w:delText>
            </w:r>
          </w:del>
          <w:r>
            <w:rPr>
              <w:color w:val="000000"/>
            </w:rPr>
            <w:t>positive [</w:t>
          </w:r>
          <w:r>
            <w:rPr>
              <w:i/>
              <w:color w:val="000000"/>
            </w:rPr>
            <w:t>t</w:t>
          </w:r>
          <w:r>
            <w:rPr>
              <w:color w:val="000000"/>
            </w:rPr>
            <w:t xml:space="preserve">(3687) = 3.872, </w:t>
          </w:r>
          <w:r>
            <w:rPr>
              <w:i/>
              <w:color w:val="000000"/>
            </w:rPr>
            <w:t xml:space="preserve">p </w:t>
          </w:r>
          <w:r>
            <w:rPr>
              <w:i/>
              <w:color w:val="000000"/>
              <w:vertAlign w:val="subscript"/>
            </w:rPr>
            <w:t>adj.</w:t>
          </w:r>
          <w:r>
            <w:rPr>
              <w:i/>
              <w:color w:val="000000"/>
            </w:rPr>
            <w:t xml:space="preserve"> </w:t>
          </w:r>
          <w:r>
            <w:rPr>
              <w:color w:val="000000"/>
            </w:rPr>
            <w:t>&lt; 0.001] and negative [</w:t>
          </w:r>
          <w:r>
            <w:rPr>
              <w:i/>
              <w:color w:val="000000"/>
            </w:rPr>
            <w:t>t</w:t>
          </w:r>
          <w:r>
            <w:rPr>
              <w:color w:val="000000"/>
            </w:rPr>
            <w:t xml:space="preserve">(3660) = 8.693, </w:t>
          </w:r>
          <w:r>
            <w:rPr>
              <w:i/>
              <w:color w:val="000000"/>
            </w:rPr>
            <w:t xml:space="preserve">p </w:t>
          </w:r>
          <w:r>
            <w:rPr>
              <w:i/>
              <w:color w:val="000000"/>
              <w:vertAlign w:val="subscript"/>
            </w:rPr>
            <w:t>adj.</w:t>
          </w:r>
          <w:r>
            <w:rPr>
              <w:i/>
              <w:color w:val="000000"/>
            </w:rPr>
            <w:t xml:space="preserve"> </w:t>
          </w:r>
          <w:r>
            <w:rPr>
              <w:color w:val="000000"/>
            </w:rPr>
            <w:t>&lt; 0.001]</w:t>
          </w:r>
          <w:customXmlDelRangeStart w:id="1541" w:author="William Mitchell" w:date="2021-05-19T13:24:00Z"/>
          <w:sdt>
            <w:sdtPr>
              <w:tag w:val="goog_rdk_304"/>
              <w:id w:val="1684776153"/>
            </w:sdtPr>
            <w:sdtEndPr/>
            <w:sdtContent>
              <w:customXmlDelRangeEnd w:id="1541"/>
              <w:del w:id="1542" w:author="William Mitchell" w:date="2021-04-21T21:11:00Z">
                <w:r>
                  <w:rPr>
                    <w:color w:val="000000"/>
                  </w:rPr>
                  <w:delText xml:space="preserve"> </w:delText>
                </w:r>
              </w:del>
              <w:customXmlDelRangeStart w:id="1543" w:author="William Mitchell" w:date="2021-05-19T13:24:00Z"/>
            </w:sdtContent>
          </w:sdt>
          <w:customXmlDelRangeEnd w:id="1543"/>
          <w:customXmlDelRangeStart w:id="1544" w:author="William Mitchell" w:date="2021-05-19T13:24:00Z"/>
          <w:sdt>
            <w:sdtPr>
              <w:tag w:val="goog_rdk_305"/>
              <w:id w:val="986208228"/>
            </w:sdtPr>
            <w:sdtEndPr/>
            <w:sdtContent>
              <w:customXmlDelRangeEnd w:id="1544"/>
              <w:ins w:id="1545" w:author="William Mitchell" w:date="2021-04-21T21:11:00Z">
                <w:r>
                  <w:rPr>
                    <w:color w:val="000000"/>
                  </w:rPr>
                  <w:t>, but not neutral [</w:t>
                </w:r>
                <w:r w:rsidRPr="00546A63">
                  <w:rPr>
                    <w:i/>
                    <w:iCs/>
                    <w:color w:val="000000"/>
                    <w:rPrChange w:id="1546" w:author="Billy Mitchell" w:date="2021-05-25T11:06:00Z">
                      <w:rPr>
                        <w:color w:val="000000"/>
                      </w:rPr>
                    </w:rPrChange>
                  </w:rPr>
                  <w:t>t</w:t>
                </w:r>
                <w:r>
                  <w:rPr>
                    <w:color w:val="000000"/>
                  </w:rPr>
                  <w:t xml:space="preserve">(3710) = 2.938, </w:t>
                </w:r>
                <w:r w:rsidRPr="00546A63">
                  <w:rPr>
                    <w:i/>
                    <w:iCs/>
                    <w:color w:val="000000"/>
                    <w:rPrChange w:id="1547" w:author="Billy Mitchell" w:date="2021-05-25T11:06:00Z">
                      <w:rPr>
                        <w:color w:val="000000"/>
                      </w:rPr>
                    </w:rPrChange>
                  </w:rPr>
                  <w:t xml:space="preserve">p </w:t>
                </w:r>
                <w:r w:rsidRPr="00546A63">
                  <w:rPr>
                    <w:i/>
                    <w:iCs/>
                    <w:color w:val="000000"/>
                    <w:vertAlign w:val="subscript"/>
                    <w:rPrChange w:id="1548" w:author="Billy Mitchell" w:date="2021-05-25T11:06:00Z">
                      <w:rPr>
                        <w:color w:val="000000"/>
                      </w:rPr>
                    </w:rPrChange>
                  </w:rPr>
                  <w:t>adj.</w:t>
                </w:r>
                <w:r>
                  <w:rPr>
                    <w:color w:val="000000"/>
                  </w:rPr>
                  <w:t xml:space="preserve"> </w:t>
                </w:r>
              </w:ins>
              <w:ins w:id="1549" w:author="Billy Mitchell" w:date="2021-05-18T17:49:00Z">
                <w:r w:rsidR="00AB4054">
                  <w:rPr>
                    <w:color w:val="000000"/>
                  </w:rPr>
                  <w:t>=</w:t>
                </w:r>
              </w:ins>
              <w:ins w:id="1550" w:author="William Mitchell" w:date="2021-04-21T21:11:00Z">
                <w:del w:id="1551" w:author="Billy Mitchell" w:date="2021-05-18T17:49:00Z">
                  <w:r w:rsidDel="00AB4054">
                    <w:rPr>
                      <w:color w:val="000000"/>
                    </w:rPr>
                    <w:delText>&lt;</w:delText>
                  </w:r>
                </w:del>
                <w:r>
                  <w:rPr>
                    <w:color w:val="000000"/>
                  </w:rPr>
                  <w:t xml:space="preserve"> 0.0</w:t>
                </w:r>
              </w:ins>
              <w:ins w:id="1552" w:author="Billy Mitchell" w:date="2021-05-18T17:50:00Z">
                <w:r w:rsidR="00AB4054">
                  <w:rPr>
                    <w:color w:val="000000"/>
                  </w:rPr>
                  <w:t>78</w:t>
                </w:r>
              </w:ins>
              <w:ins w:id="1553" w:author="William Mitchell" w:date="2021-04-21T21:11:00Z">
                <w:del w:id="1554" w:author="Billy Mitchell" w:date="2021-05-18T17:50:00Z">
                  <w:r w:rsidDel="00AB4054">
                    <w:rPr>
                      <w:color w:val="000000"/>
                    </w:rPr>
                    <w:delText>81</w:delText>
                  </w:r>
                </w:del>
                <w:r>
                  <w:rPr>
                    <w:color w:val="000000"/>
                  </w:rPr>
                  <w:t>],</w:t>
                </w:r>
              </w:ins>
              <w:customXmlDelRangeStart w:id="1555" w:author="William Mitchell" w:date="2021-05-19T13:24:00Z"/>
            </w:sdtContent>
          </w:sdt>
          <w:customXmlDelRangeEnd w:id="1555"/>
          <w:r>
            <w:rPr>
              <w:color w:val="000000"/>
            </w:rPr>
            <w:t xml:space="preserve"> representational similarity</w:t>
          </w:r>
          <w:customXmlDelRangeStart w:id="1556" w:author="William Mitchell" w:date="2021-05-19T13:24:00Z"/>
          <w:sdt>
            <w:sdtPr>
              <w:tag w:val="goog_rdk_306"/>
              <w:id w:val="299494785"/>
            </w:sdtPr>
            <w:sdtEndPr/>
            <w:sdtContent>
              <w:customXmlDelRangeEnd w:id="1556"/>
              <w:ins w:id="1557" w:author="William Mitchell" w:date="2021-05-18T11:26:00Z">
                <w:r w:rsidR="00661922">
                  <w:t xml:space="preserve"> relative to adults</w:t>
                </w:r>
              </w:ins>
              <w:ins w:id="1558" w:author="William Mitchell" w:date="2021-04-21T21:11:00Z">
                <w:r>
                  <w:rPr>
                    <w:color w:val="000000"/>
                  </w:rPr>
                  <w:t xml:space="preserve">. Similar to ROI, adults did not differentiate among any valence categories [Pos-Neg: </w:t>
                </w:r>
                <w:r w:rsidRPr="00546A63">
                  <w:rPr>
                    <w:i/>
                    <w:iCs/>
                    <w:color w:val="000000"/>
                    <w:rPrChange w:id="1559" w:author="Billy Mitchell" w:date="2021-05-25T11:06:00Z">
                      <w:rPr>
                        <w:color w:val="000000"/>
                      </w:rPr>
                    </w:rPrChange>
                  </w:rPr>
                  <w:t>t</w:t>
                </w:r>
                <w:r>
                  <w:rPr>
                    <w:color w:val="000000"/>
                  </w:rPr>
                  <w:t xml:space="preserve">(3358) = 0.727, </w:t>
                </w:r>
                <w:r w:rsidRPr="00546A63">
                  <w:rPr>
                    <w:i/>
                    <w:iCs/>
                    <w:color w:val="000000"/>
                    <w:rPrChange w:id="1560" w:author="Billy Mitchell" w:date="2021-05-25T11:05:00Z">
                      <w:rPr>
                        <w:color w:val="000000"/>
                      </w:rPr>
                    </w:rPrChange>
                  </w:rPr>
                  <w:t xml:space="preserve">p </w:t>
                </w:r>
                <w:r w:rsidRPr="00546A63">
                  <w:rPr>
                    <w:i/>
                    <w:iCs/>
                    <w:color w:val="000000"/>
                    <w:vertAlign w:val="subscript"/>
                    <w:rPrChange w:id="1561" w:author="Billy Mitchell" w:date="2021-05-25T11:05:00Z">
                      <w:rPr>
                        <w:color w:val="000000"/>
                      </w:rPr>
                    </w:rPrChange>
                  </w:rPr>
                  <w:t>adj.</w:t>
                </w:r>
                <w:r>
                  <w:rPr>
                    <w:color w:val="000000"/>
                  </w:rPr>
                  <w:t xml:space="preserve"> = 1.000; Pos-</w:t>
                </w:r>
                <w:proofErr w:type="spellStart"/>
                <w:r>
                  <w:rPr>
                    <w:color w:val="000000"/>
                  </w:rPr>
                  <w:t>Neut</w:t>
                </w:r>
                <w:proofErr w:type="spellEnd"/>
                <w:r>
                  <w:rPr>
                    <w:color w:val="000000"/>
                  </w:rPr>
                  <w:t xml:space="preserve">: </w:t>
                </w:r>
                <w:r w:rsidRPr="00546A63">
                  <w:rPr>
                    <w:i/>
                    <w:iCs/>
                    <w:color w:val="000000"/>
                    <w:rPrChange w:id="1562" w:author="Billy Mitchell" w:date="2021-05-25T11:06:00Z">
                      <w:rPr>
                        <w:color w:val="000000"/>
                      </w:rPr>
                    </w:rPrChange>
                  </w:rPr>
                  <w:t>t</w:t>
                </w:r>
                <w:r>
                  <w:rPr>
                    <w:color w:val="000000"/>
                  </w:rPr>
                  <w:t xml:space="preserve">(3347) = 1.470, </w:t>
                </w:r>
                <w:r w:rsidRPr="00546A63">
                  <w:rPr>
                    <w:i/>
                    <w:iCs/>
                    <w:color w:val="000000"/>
                    <w:rPrChange w:id="1563" w:author="Billy Mitchell" w:date="2021-05-25T11:06:00Z">
                      <w:rPr>
                        <w:color w:val="000000"/>
                      </w:rPr>
                    </w:rPrChange>
                  </w:rPr>
                  <w:t xml:space="preserve">p </w:t>
                </w:r>
                <w:r w:rsidRPr="00546A63">
                  <w:rPr>
                    <w:i/>
                    <w:iCs/>
                    <w:color w:val="000000"/>
                    <w:vertAlign w:val="subscript"/>
                    <w:rPrChange w:id="1564" w:author="Billy Mitchell" w:date="2021-05-25T11:06:00Z">
                      <w:rPr>
                        <w:color w:val="000000"/>
                      </w:rPr>
                    </w:rPrChange>
                  </w:rPr>
                  <w:t>adj.</w:t>
                </w:r>
                <w:r>
                  <w:rPr>
                    <w:color w:val="000000"/>
                  </w:rPr>
                  <w:t xml:space="preserve"> = 1.000; Neg-</w:t>
                </w:r>
                <w:proofErr w:type="spellStart"/>
                <w:r>
                  <w:rPr>
                    <w:color w:val="000000"/>
                  </w:rPr>
                  <w:t>Neut</w:t>
                </w:r>
                <w:proofErr w:type="spellEnd"/>
                <w:r>
                  <w:rPr>
                    <w:color w:val="000000"/>
                  </w:rPr>
                  <w:t xml:space="preserve">: </w:t>
                </w:r>
                <w:r w:rsidRPr="00546A63">
                  <w:rPr>
                    <w:i/>
                    <w:iCs/>
                    <w:color w:val="000000"/>
                    <w:rPrChange w:id="1565" w:author="Billy Mitchell" w:date="2021-05-25T11:05:00Z">
                      <w:rPr>
                        <w:color w:val="000000"/>
                      </w:rPr>
                    </w:rPrChange>
                  </w:rPr>
                  <w:t>t</w:t>
                </w:r>
                <w:r>
                  <w:rPr>
                    <w:color w:val="000000"/>
                  </w:rPr>
                  <w:t xml:space="preserve">(3346) = 0.720, </w:t>
                </w:r>
                <w:r w:rsidRPr="00546A63">
                  <w:rPr>
                    <w:i/>
                    <w:iCs/>
                    <w:color w:val="000000"/>
                    <w:rPrChange w:id="1566" w:author="Billy Mitchell" w:date="2021-05-25T11:05:00Z">
                      <w:rPr>
                        <w:color w:val="000000"/>
                      </w:rPr>
                    </w:rPrChange>
                  </w:rPr>
                  <w:t xml:space="preserve">p </w:t>
                </w:r>
                <w:r w:rsidRPr="00546A63">
                  <w:rPr>
                    <w:i/>
                    <w:iCs/>
                    <w:color w:val="000000"/>
                    <w:vertAlign w:val="subscript"/>
                    <w:rPrChange w:id="1567" w:author="Billy Mitchell" w:date="2021-05-25T11:05:00Z">
                      <w:rPr>
                        <w:color w:val="000000"/>
                      </w:rPr>
                    </w:rPrChange>
                  </w:rPr>
                  <w:t>adj.</w:t>
                </w:r>
                <w:r>
                  <w:rPr>
                    <w:color w:val="000000"/>
                  </w:rPr>
                  <w:t xml:space="preserve"> = 1.000]. Children, though, did show greater similarity for negative affective stimuli over both their positive [</w:t>
                </w:r>
                <w:proofErr w:type="gramStart"/>
                <w:r w:rsidRPr="00546A63">
                  <w:rPr>
                    <w:i/>
                    <w:iCs/>
                    <w:color w:val="000000"/>
                    <w:rPrChange w:id="1568" w:author="Billy Mitchell" w:date="2021-05-25T11:05:00Z">
                      <w:rPr>
                        <w:color w:val="000000"/>
                      </w:rPr>
                    </w:rPrChange>
                  </w:rPr>
                  <w:t>t</w:t>
                </w:r>
                <w:r>
                  <w:rPr>
                    <w:color w:val="000000"/>
                  </w:rPr>
                  <w:t>(</w:t>
                </w:r>
                <w:proofErr w:type="gramEnd"/>
                <w:r>
                  <w:rPr>
                    <w:color w:val="000000"/>
                  </w:rPr>
                  <w:t xml:space="preserve">4196) = -4.142, </w:t>
                </w:r>
                <w:r w:rsidRPr="00546A63">
                  <w:rPr>
                    <w:i/>
                    <w:iCs/>
                    <w:color w:val="000000"/>
                    <w:rPrChange w:id="1569" w:author="Billy Mitchell" w:date="2021-05-25T11:05:00Z">
                      <w:rPr>
                        <w:color w:val="000000"/>
                      </w:rPr>
                    </w:rPrChange>
                  </w:rPr>
                  <w:t xml:space="preserve">p </w:t>
                </w:r>
                <w:r w:rsidRPr="00546A63">
                  <w:rPr>
                    <w:i/>
                    <w:iCs/>
                    <w:color w:val="000000"/>
                    <w:vertAlign w:val="subscript"/>
                    <w:rPrChange w:id="1570" w:author="Billy Mitchell" w:date="2021-05-25T11:05:00Z">
                      <w:rPr>
                        <w:color w:val="000000"/>
                      </w:rPr>
                    </w:rPrChange>
                  </w:rPr>
                  <w:t>adj.</w:t>
                </w:r>
                <w:r>
                  <w:rPr>
                    <w:color w:val="000000"/>
                  </w:rPr>
                  <w:t xml:space="preserve"> &lt; 0.001] and neutral [</w:t>
                </w:r>
                <w:r w:rsidRPr="00546A63">
                  <w:rPr>
                    <w:i/>
                    <w:iCs/>
                    <w:color w:val="000000"/>
                    <w:rPrChange w:id="1571" w:author="Billy Mitchell" w:date="2021-05-25T11:05:00Z">
                      <w:rPr>
                        <w:color w:val="000000"/>
                      </w:rPr>
                    </w:rPrChange>
                  </w:rPr>
                  <w:t>t</w:t>
                </w:r>
                <w:r>
                  <w:rPr>
                    <w:color w:val="000000"/>
                  </w:rPr>
                  <w:t xml:space="preserve">(4197) = 6.882, </w:t>
                </w:r>
                <w:r w:rsidRPr="00546A63">
                  <w:rPr>
                    <w:i/>
                    <w:iCs/>
                    <w:color w:val="000000"/>
                    <w:rPrChange w:id="1572" w:author="Billy Mitchell" w:date="2021-05-25T11:05:00Z">
                      <w:rPr>
                        <w:color w:val="000000"/>
                      </w:rPr>
                    </w:rPrChange>
                  </w:rPr>
                  <w:t xml:space="preserve">p </w:t>
                </w:r>
                <w:r w:rsidRPr="00546A63">
                  <w:rPr>
                    <w:i/>
                    <w:iCs/>
                    <w:color w:val="000000"/>
                    <w:vertAlign w:val="subscript"/>
                    <w:rPrChange w:id="1573" w:author="Billy Mitchell" w:date="2021-05-25T11:05:00Z">
                      <w:rPr>
                        <w:color w:val="000000"/>
                      </w:rPr>
                    </w:rPrChange>
                  </w:rPr>
                  <w:t>adj.</w:t>
                </w:r>
                <w:r>
                  <w:rPr>
                    <w:color w:val="000000"/>
                  </w:rPr>
                  <w:t xml:space="preserve"> &lt; 0.001] counterparts. Positive affective stimuli did not show greater similarity above that of neutral stimuli in children [</w:t>
                </w:r>
                <w:proofErr w:type="gramStart"/>
                <w:r w:rsidRPr="00546A63">
                  <w:rPr>
                    <w:i/>
                    <w:iCs/>
                    <w:color w:val="000000"/>
                    <w:rPrChange w:id="1574" w:author="Billy Mitchell" w:date="2021-05-25T11:05:00Z">
                      <w:rPr>
                        <w:color w:val="000000"/>
                      </w:rPr>
                    </w:rPrChange>
                  </w:rPr>
                  <w:t>t</w:t>
                </w:r>
                <w:r>
                  <w:rPr>
                    <w:color w:val="000000"/>
                  </w:rPr>
                  <w:t>(</w:t>
                </w:r>
                <w:proofErr w:type="gramEnd"/>
                <w:r>
                  <w:rPr>
                    <w:color w:val="000000"/>
                  </w:rPr>
                  <w:t xml:space="preserve">4192) = 2.637, </w:t>
                </w:r>
                <w:r w:rsidRPr="00546A63">
                  <w:rPr>
                    <w:i/>
                    <w:iCs/>
                    <w:color w:val="000000"/>
                    <w:rPrChange w:id="1575" w:author="Billy Mitchell" w:date="2021-05-25T11:05:00Z">
                      <w:rPr>
                        <w:color w:val="000000"/>
                      </w:rPr>
                    </w:rPrChange>
                  </w:rPr>
                  <w:t xml:space="preserve">p </w:t>
                </w:r>
                <w:r w:rsidRPr="00546A63">
                  <w:rPr>
                    <w:i/>
                    <w:iCs/>
                    <w:color w:val="000000"/>
                    <w:vertAlign w:val="subscript"/>
                    <w:rPrChange w:id="1576" w:author="Billy Mitchell" w:date="2021-05-25T11:05:00Z">
                      <w:rPr>
                        <w:color w:val="000000"/>
                      </w:rPr>
                    </w:rPrChange>
                  </w:rPr>
                  <w:t>adj.</w:t>
                </w:r>
                <w:r>
                  <w:rPr>
                    <w:color w:val="000000"/>
                  </w:rPr>
                  <w:t xml:space="preserve"> = 0.2</w:t>
                </w:r>
              </w:ins>
              <w:ins w:id="1577" w:author="Billy Mitchell" w:date="2021-05-18T17:50:00Z">
                <w:r w:rsidR="00AB4054">
                  <w:rPr>
                    <w:color w:val="000000"/>
                  </w:rPr>
                  <w:t>08</w:t>
                </w:r>
              </w:ins>
              <w:ins w:id="1578" w:author="William Mitchell" w:date="2021-04-21T21:11:00Z">
                <w:del w:id="1579" w:author="Billy Mitchell" w:date="2021-05-18T17:50:00Z">
                  <w:r w:rsidDel="00AB4054">
                    <w:rPr>
                      <w:color w:val="000000"/>
                    </w:rPr>
                    <w:delText>16</w:delText>
                  </w:r>
                </w:del>
                <w:r>
                  <w:rPr>
                    <w:color w:val="000000"/>
                  </w:rPr>
                  <w:t>]. The difference between valenced and non-valenced stimuli was significant in children [</w:t>
                </w:r>
                <w:proofErr w:type="gramStart"/>
                <w:r w:rsidRPr="00546A63">
                  <w:rPr>
                    <w:i/>
                    <w:iCs/>
                    <w:color w:val="000000"/>
                    <w:rPrChange w:id="1580" w:author="Billy Mitchell" w:date="2021-05-25T11:05:00Z">
                      <w:rPr>
                        <w:color w:val="000000"/>
                      </w:rPr>
                    </w:rPrChange>
                  </w:rPr>
                  <w:t>t</w:t>
                </w:r>
                <w:r>
                  <w:rPr>
                    <w:color w:val="000000"/>
                  </w:rPr>
                  <w:t>(</w:t>
                </w:r>
                <w:proofErr w:type="gramEnd"/>
                <w:r>
                  <w:rPr>
                    <w:color w:val="000000"/>
                  </w:rPr>
                  <w:t xml:space="preserve">4306) = 5.504, </w:t>
                </w:r>
                <w:r w:rsidRPr="00546A63">
                  <w:rPr>
                    <w:i/>
                    <w:iCs/>
                    <w:color w:val="000000"/>
                    <w:rPrChange w:id="1581" w:author="Billy Mitchell" w:date="2021-05-25T11:05:00Z">
                      <w:rPr>
                        <w:color w:val="000000"/>
                      </w:rPr>
                    </w:rPrChange>
                  </w:rPr>
                  <w:t xml:space="preserve">p </w:t>
                </w:r>
                <w:r w:rsidRPr="00546A63">
                  <w:rPr>
                    <w:i/>
                    <w:iCs/>
                    <w:color w:val="000000"/>
                    <w:vertAlign w:val="subscript"/>
                    <w:rPrChange w:id="1582" w:author="Billy Mitchell" w:date="2021-05-25T11:05:00Z">
                      <w:rPr>
                        <w:color w:val="000000"/>
                      </w:rPr>
                    </w:rPrChange>
                  </w:rPr>
                  <w:t>adj.</w:t>
                </w:r>
                <w:r>
                  <w:rPr>
                    <w:color w:val="000000"/>
                  </w:rPr>
                  <w:t xml:space="preserve"> &lt; 0.001], but not adults [</w:t>
                </w:r>
                <w:r w:rsidRPr="00546A63">
                  <w:rPr>
                    <w:i/>
                    <w:iCs/>
                    <w:color w:val="000000"/>
                    <w:rPrChange w:id="1583" w:author="Billy Mitchell" w:date="2021-05-25T11:05:00Z">
                      <w:rPr>
                        <w:color w:val="000000"/>
                      </w:rPr>
                    </w:rPrChange>
                  </w:rPr>
                  <w:t>t</w:t>
                </w:r>
                <w:r>
                  <w:rPr>
                    <w:color w:val="000000"/>
                  </w:rPr>
                  <w:t xml:space="preserve">(3542) = 1.277, </w:t>
                </w:r>
                <w:r w:rsidRPr="00546A63">
                  <w:rPr>
                    <w:i/>
                    <w:iCs/>
                    <w:color w:val="000000"/>
                    <w:rPrChange w:id="1584" w:author="Billy Mitchell" w:date="2021-05-25T11:05:00Z">
                      <w:rPr>
                        <w:color w:val="000000"/>
                      </w:rPr>
                    </w:rPrChange>
                  </w:rPr>
                  <w:t xml:space="preserve">p </w:t>
                </w:r>
                <w:r w:rsidRPr="00546A63">
                  <w:rPr>
                    <w:i/>
                    <w:iCs/>
                    <w:color w:val="000000"/>
                    <w:vertAlign w:val="subscript"/>
                    <w:rPrChange w:id="1585" w:author="Billy Mitchell" w:date="2021-05-25T11:05:00Z">
                      <w:rPr>
                        <w:color w:val="000000"/>
                      </w:rPr>
                    </w:rPrChange>
                  </w:rPr>
                  <w:t>adj.</w:t>
                </w:r>
                <w:r>
                  <w:rPr>
                    <w:color w:val="000000"/>
                  </w:rPr>
                  <w:t xml:space="preserve"> = 1.000]. </w:t>
                </w:r>
              </w:ins>
              <w:customXmlDelRangeStart w:id="1586" w:author="William Mitchell" w:date="2021-05-19T13:24:00Z"/>
            </w:sdtContent>
          </w:sdt>
          <w:customXmlDelRangeEnd w:id="1586"/>
          <w:customXmlDelRangeStart w:id="1587" w:author="William Mitchell" w:date="2021-05-19T13:24:00Z"/>
          <w:sdt>
            <w:sdtPr>
              <w:tag w:val="goog_rdk_307"/>
              <w:id w:val="1004099890"/>
            </w:sdtPr>
            <w:sdtEndPr/>
            <w:sdtContent>
              <w:customXmlDelRangeEnd w:id="1587"/>
              <w:ins w:id="1588" w:author="William Mitchell" w:date="2021-04-21T21:11:00Z">
                <w:del w:id="1589" w:author="William Mitchell" w:date="2021-04-21T21:11:00Z">
                  <w:r>
                    <w:rPr>
                      <w:color w:val="000000"/>
                    </w:rPr>
                    <w:br/>
                  </w:r>
                  <w:r>
                    <w:rPr>
                      <w:color w:val="000000"/>
                    </w:rPr>
                    <w:br/>
                  </w:r>
                </w:del>
              </w:ins>
              <w:customXmlDelRangeStart w:id="1590" w:author="William Mitchell" w:date="2021-05-19T13:24:00Z"/>
            </w:sdtContent>
          </w:sdt>
          <w:customXmlDelRangeEnd w:id="1590"/>
          <w:customXmlDelRangeStart w:id="1591" w:author="William Mitchell" w:date="2021-05-19T13:24:00Z"/>
          <w:sdt>
            <w:sdtPr>
              <w:tag w:val="goog_rdk_309"/>
              <w:id w:val="451524663"/>
            </w:sdtPr>
            <w:sdtEndPr/>
            <w:sdtContent>
              <w:customXmlDelRangeEnd w:id="1591"/>
              <w:del w:id="1592" w:author="William Mitchell" w:date="2021-04-21T21:11:00Z">
                <w:r>
                  <w:rPr>
                    <w:color w:val="000000"/>
                  </w:rPr>
                  <w:delText>, with the difference between the two in adults also exhibiting a difference from children as well [</w:delText>
                </w:r>
                <w:r>
                  <w:rPr>
                    <w:i/>
                    <w:color w:val="000000"/>
                  </w:rPr>
                  <w:delText>t</w:delText>
                </w:r>
                <w:r>
                  <w:rPr>
                    <w:color w:val="000000"/>
                  </w:rPr>
                  <w:delText xml:space="preserve">(7558) = 3.613, </w:delText>
                </w:r>
                <w:r>
                  <w:rPr>
                    <w:i/>
                    <w:color w:val="000000"/>
                  </w:rPr>
                  <w:delText xml:space="preserve">p </w:delText>
                </w:r>
                <w:r>
                  <w:rPr>
                    <w:i/>
                    <w:color w:val="000000"/>
                    <w:vertAlign w:val="subscript"/>
                  </w:rPr>
                  <w:delText>adj.</w:delText>
                </w:r>
                <w:r>
                  <w:rPr>
                    <w:i/>
                    <w:color w:val="000000"/>
                  </w:rPr>
                  <w:delText xml:space="preserve"> </w:delText>
                </w:r>
                <w:r>
                  <w:rPr>
                    <w:color w:val="000000"/>
                  </w:rPr>
                  <w:delText xml:space="preserve">&lt; 0.001] </w:delText>
                </w:r>
              </w:del>
              <w:customXmlDelRangeStart w:id="1593" w:author="William Mitchell" w:date="2021-05-19T13:24:00Z"/>
            </w:sdtContent>
          </w:sdt>
          <w:customXmlDelRangeEnd w:id="1593"/>
          <w:del w:id="1594" w:author="William Mitchell" w:date="2021-05-19T15:25:00Z">
            <w:r w:rsidDel="00A236EF">
              <w:rPr>
                <w:color w:val="000000"/>
              </w:rPr>
              <w:delText xml:space="preserve">(Figure </w:delText>
            </w:r>
          </w:del>
          <w:customXmlDelRangeStart w:id="1595" w:author="William Mitchell" w:date="2021-05-19T13:24:00Z"/>
          <w:sdt>
            <w:sdtPr>
              <w:tag w:val="goog_rdk_310"/>
              <w:id w:val="-1912226733"/>
            </w:sdtPr>
            <w:sdtEndPr/>
            <w:sdtContent>
              <w:customXmlDelRangeEnd w:id="1595"/>
              <w:del w:id="1596" w:author="William Mitchell" w:date="2021-04-21T23:50:00Z">
                <w:r>
                  <w:rPr>
                    <w:color w:val="000000"/>
                  </w:rPr>
                  <w:delText>5</w:delText>
                </w:r>
              </w:del>
              <w:customXmlDelRangeStart w:id="1597" w:author="William Mitchell" w:date="2021-05-19T13:24:00Z"/>
            </w:sdtContent>
          </w:sdt>
          <w:customXmlDelRangeEnd w:id="1597"/>
          <w:customXmlDelRangeStart w:id="1598" w:author="William Mitchell" w:date="2021-05-19T13:24:00Z"/>
          <w:sdt>
            <w:sdtPr>
              <w:tag w:val="goog_rdk_311"/>
              <w:id w:val="571855879"/>
            </w:sdtPr>
            <w:sdtEndPr/>
            <w:sdtContent>
              <w:customXmlDelRangeEnd w:id="1598"/>
              <w:customXmlDelRangeStart w:id="1599" w:author="William Mitchell" w:date="2021-05-19T13:24:00Z"/>
            </w:sdtContent>
          </w:sdt>
          <w:customXmlDelRangeEnd w:id="1599"/>
          <w:del w:id="1600" w:author="William Mitchell" w:date="2021-05-19T15:25:00Z">
            <w:r w:rsidDel="00A236EF">
              <w:rPr>
                <w:color w:val="000000"/>
              </w:rPr>
              <w:delText>).</w:delText>
            </w:r>
          </w:del>
          <w:r>
            <w:rPr>
              <w:color w:val="000000"/>
            </w:rPr>
            <w:t xml:space="preserve"> See Table 2 for additional Valence &amp; Age Group contrast results</w:t>
          </w:r>
          <w:customXmlDelRangeStart w:id="1601" w:author="William Mitchell" w:date="2021-05-19T13:24:00Z"/>
          <w:sdt>
            <w:sdtPr>
              <w:tag w:val="goog_rdk_312"/>
              <w:id w:val="2006323249"/>
            </w:sdtPr>
            <w:sdtEndPr/>
            <w:sdtContent>
              <w:customXmlDelRangeEnd w:id="1601"/>
              <w:ins w:id="1602" w:author="William Mitchell" w:date="2021-04-21T23:54:00Z">
                <w:r>
                  <w:rPr>
                    <w:color w:val="000000"/>
                  </w:rPr>
                  <w:t xml:space="preserve">, and Table 3 for </w:t>
                </w:r>
              </w:ins>
              <w:customXmlDelRangeStart w:id="1603" w:author="William Mitchell" w:date="2021-05-19T13:24:00Z"/>
            </w:sdtContent>
          </w:sdt>
          <w:customXmlDelRangeEnd w:id="1603"/>
          <w:bookmarkStart w:id="1604" w:name="_heading=h.3znysh7" w:colFirst="0" w:colLast="0"/>
          <w:bookmarkEnd w:id="1604"/>
          <w:customXmlDelRangeStart w:id="1605" w:author="William Mitchell" w:date="2021-05-19T13:24:00Z"/>
          <w:sdt>
            <w:sdtPr>
              <w:tag w:val="goog_rdk_313"/>
              <w:id w:val="1951192426"/>
            </w:sdtPr>
            <w:sdtEndPr/>
            <w:sdtContent>
              <w:customXmlDelRangeEnd w:id="1605"/>
              <w:del w:id="1606" w:author="William Mitchell" w:date="2021-04-21T23:54:00Z">
                <w:r>
                  <w:rPr>
                    <w:color w:val="000000"/>
                  </w:rPr>
                  <w:delText>.</w:delText>
                </w:r>
              </w:del>
              <w:customXmlDelRangeStart w:id="1607" w:author="William Mitchell" w:date="2021-05-19T13:24:00Z"/>
            </w:sdtContent>
          </w:sdt>
          <w:customXmlDelRangeEnd w:id="1607"/>
        </w:p>
        <w:customXmlDelRangeStart w:id="1608" w:author="William Mitchell" w:date="2021-05-19T13:24:00Z"/>
      </w:sdtContent>
    </w:sdt>
    <w:customXmlDelRangeEnd w:id="1608"/>
    <w:p w14:paraId="00000054" w14:textId="5D868FA9" w:rsidR="001D5C46" w:rsidDel="008C1CD8" w:rsidRDefault="00C146F4">
      <w:pPr>
        <w:spacing w:line="480" w:lineRule="auto"/>
        <w:ind w:firstLine="720"/>
        <w:rPr>
          <w:del w:id="1609" w:author="Billy Mitchell" w:date="2021-05-18T09:50:00Z"/>
          <w:color w:val="000000"/>
        </w:rPr>
        <w:pPrChange w:id="1610" w:author="Billy Mitchell" w:date="2021-06-11T18:06:00Z">
          <w:pPr>
            <w:spacing w:line="480" w:lineRule="auto"/>
            <w:ind w:firstLine="720"/>
            <w:jc w:val="both"/>
          </w:pPr>
        </w:pPrChange>
      </w:pPr>
      <w:customXmlDelRangeStart w:id="1611" w:author="William Mitchell" w:date="2021-05-19T13:24:00Z"/>
      <w:sdt>
        <w:sdtPr>
          <w:tag w:val="goog_rdk_315"/>
          <w:id w:val="-1959249531"/>
        </w:sdtPr>
        <w:sdtEndPr/>
        <w:sdtContent>
          <w:customXmlDelRangeEnd w:id="1611"/>
          <w:del w:id="1612" w:author="William Mitchell" w:date="2021-04-21T23:54:00Z">
            <w:r w:rsidR="00D2411E">
              <w:rPr>
                <w:color w:val="000000"/>
              </w:rPr>
              <w:delText>Lastly, no statistically significant differences were measured in the interactions between ROI and Valence [</w:delText>
            </w:r>
            <w:r w:rsidR="00D2411E">
              <w:rPr>
                <w:i/>
                <w:color w:val="000000"/>
              </w:rPr>
              <w:delText>F</w:delText>
            </w:r>
            <w:r w:rsidR="00D2411E">
              <w:rPr>
                <w:color w:val="000000"/>
              </w:rPr>
              <w:delText>(</w:delText>
            </w:r>
          </w:del>
          <w:customXmlDelRangeStart w:id="1613" w:author="William Mitchell" w:date="2021-05-19T13:24:00Z"/>
        </w:sdtContent>
      </w:sdt>
      <w:customXmlDelRangeEnd w:id="1613"/>
      <w:customXmlDelRangeStart w:id="1614" w:author="William Mitchell" w:date="2021-05-19T13:24:00Z"/>
      <w:sdt>
        <w:sdtPr>
          <w:tag w:val="goog_rdk_316"/>
          <w:id w:val="537783658"/>
        </w:sdtPr>
        <w:sdtEndPr/>
        <w:sdtContent>
          <w:customXmlDelRangeEnd w:id="1614"/>
          <w:ins w:id="1615" w:author="William Mitchell" w:date="2021-04-21T23:54:00Z">
            <w:del w:id="1616" w:author="William Mitchell" w:date="2021-04-21T23:54:00Z">
              <w:r w:rsidR="00D2411E">
                <w:rPr>
                  <w:color w:val="000000"/>
                </w:rPr>
                <w:delText>4</w:delText>
              </w:r>
            </w:del>
          </w:ins>
          <w:customXmlDelRangeStart w:id="1617" w:author="William Mitchell" w:date="2021-05-19T13:24:00Z"/>
        </w:sdtContent>
      </w:sdt>
      <w:customXmlDelRangeEnd w:id="1617"/>
      <w:customXmlDelRangeStart w:id="1618" w:author="William Mitchell" w:date="2021-05-19T13:24:00Z"/>
      <w:sdt>
        <w:sdtPr>
          <w:tag w:val="goog_rdk_318"/>
          <w:id w:val="2032608310"/>
        </w:sdtPr>
        <w:sdtEndPr/>
        <w:sdtContent>
          <w:customXmlDelRangeEnd w:id="1618"/>
          <w:del w:id="1619" w:author="William Mitchell" w:date="2021-04-21T23:54:00Z">
            <w:r w:rsidR="00D2411E">
              <w:rPr>
                <w:color w:val="000000"/>
              </w:rPr>
              <w:delText xml:space="preserve">2, </w:delText>
            </w:r>
          </w:del>
          <w:customXmlDelRangeStart w:id="1620" w:author="William Mitchell" w:date="2021-05-19T13:24:00Z"/>
        </w:sdtContent>
      </w:sdt>
      <w:customXmlDelRangeEnd w:id="1620"/>
      <w:customXmlDelRangeStart w:id="1621" w:author="William Mitchell" w:date="2021-05-19T13:24:00Z"/>
      <w:sdt>
        <w:sdtPr>
          <w:tag w:val="goog_rdk_319"/>
          <w:id w:val="543031926"/>
        </w:sdtPr>
        <w:sdtEndPr/>
        <w:sdtContent>
          <w:customXmlDelRangeEnd w:id="1621"/>
          <w:ins w:id="1622" w:author="William Mitchell" w:date="2021-04-21T23:54:00Z">
            <w:del w:id="1623" w:author="William Mitchell" w:date="2021-04-21T23:54:00Z">
              <w:r w:rsidR="00D2411E">
                <w:rPr>
                  <w:color w:val="000000"/>
                </w:rPr>
                <w:delText>11279</w:delText>
              </w:r>
            </w:del>
          </w:ins>
          <w:customXmlDelRangeStart w:id="1624" w:author="William Mitchell" w:date="2021-05-19T13:24:00Z"/>
        </w:sdtContent>
      </w:sdt>
      <w:customXmlDelRangeEnd w:id="1624"/>
      <w:customXmlDelRangeStart w:id="1625" w:author="William Mitchell" w:date="2021-05-19T13:24:00Z"/>
      <w:sdt>
        <w:sdtPr>
          <w:tag w:val="goog_rdk_321"/>
          <w:id w:val="-1142731603"/>
        </w:sdtPr>
        <w:sdtEndPr/>
        <w:sdtContent>
          <w:customXmlDelRangeEnd w:id="1625"/>
          <w:del w:id="1626" w:author="William Mitchell" w:date="2021-04-21T23:54:00Z">
            <w:r w:rsidR="00D2411E">
              <w:rPr>
                <w:color w:val="000000"/>
              </w:rPr>
              <w:delText>7503) = 0.7</w:delText>
            </w:r>
          </w:del>
          <w:customXmlDelRangeStart w:id="1627" w:author="William Mitchell" w:date="2021-05-19T13:24:00Z"/>
        </w:sdtContent>
      </w:sdt>
      <w:customXmlDelRangeEnd w:id="1627"/>
      <w:customXmlDelRangeStart w:id="1628" w:author="William Mitchell" w:date="2021-05-19T13:24:00Z"/>
      <w:sdt>
        <w:sdtPr>
          <w:tag w:val="goog_rdk_322"/>
          <w:id w:val="-1234851848"/>
        </w:sdtPr>
        <w:sdtEndPr/>
        <w:sdtContent>
          <w:customXmlDelRangeEnd w:id="1628"/>
          <w:ins w:id="1629" w:author="William Mitchell" w:date="2021-04-21T23:54:00Z">
            <w:del w:id="1630" w:author="William Mitchell" w:date="2021-04-21T23:54:00Z">
              <w:r w:rsidR="00D2411E">
                <w:rPr>
                  <w:color w:val="000000"/>
                </w:rPr>
                <w:delText>9</w:delText>
              </w:r>
            </w:del>
          </w:ins>
          <w:customXmlDelRangeStart w:id="1631" w:author="William Mitchell" w:date="2021-05-19T13:24:00Z"/>
        </w:sdtContent>
      </w:sdt>
      <w:customXmlDelRangeEnd w:id="1631"/>
      <w:customXmlDelRangeStart w:id="1632" w:author="William Mitchell" w:date="2021-05-19T13:24:00Z"/>
      <w:sdt>
        <w:sdtPr>
          <w:tag w:val="goog_rdk_324"/>
          <w:id w:val="920145327"/>
        </w:sdtPr>
        <w:sdtEndPr/>
        <w:sdtContent>
          <w:customXmlDelRangeEnd w:id="1632"/>
          <w:del w:id="1633" w:author="William Mitchell" w:date="2021-04-21T23:54:00Z">
            <w:r w:rsidR="00D2411E">
              <w:rPr>
                <w:color w:val="000000"/>
              </w:rPr>
              <w:delText>1,</w:delText>
            </w:r>
            <w:r w:rsidR="00D2411E">
              <w:rPr>
                <w:i/>
                <w:color w:val="000000"/>
              </w:rPr>
              <w:delText xml:space="preserve"> p =</w:delText>
            </w:r>
            <w:r w:rsidR="00D2411E">
              <w:rPr>
                <w:color w:val="000000"/>
              </w:rPr>
              <w:delText xml:space="preserve"> 0.</w:delText>
            </w:r>
          </w:del>
          <w:customXmlDelRangeStart w:id="1634" w:author="William Mitchell" w:date="2021-05-19T13:24:00Z"/>
        </w:sdtContent>
      </w:sdt>
      <w:customXmlDelRangeEnd w:id="1634"/>
      <w:customXmlDelRangeStart w:id="1635" w:author="William Mitchell" w:date="2021-05-19T13:24:00Z"/>
      <w:sdt>
        <w:sdtPr>
          <w:tag w:val="goog_rdk_325"/>
          <w:id w:val="1619796532"/>
        </w:sdtPr>
        <w:sdtEndPr/>
        <w:sdtContent>
          <w:customXmlDelRangeEnd w:id="1635"/>
          <w:ins w:id="1636" w:author="William Mitchell" w:date="2021-04-21T23:54:00Z">
            <w:del w:id="1637" w:author="William Mitchell" w:date="2021-04-21T23:54:00Z">
              <w:r w:rsidR="00D2411E">
                <w:rPr>
                  <w:color w:val="000000"/>
                </w:rPr>
                <w:delText>53</w:delText>
              </w:r>
            </w:del>
          </w:ins>
          <w:customXmlDelRangeStart w:id="1638" w:author="William Mitchell" w:date="2021-05-19T13:24:00Z"/>
        </w:sdtContent>
      </w:sdt>
      <w:customXmlDelRangeEnd w:id="1638"/>
      <w:customXmlDelRangeStart w:id="1639" w:author="William Mitchell" w:date="2021-05-19T13:24:00Z"/>
      <w:sdt>
        <w:sdtPr>
          <w:tag w:val="goog_rdk_327"/>
          <w:id w:val="2105212830"/>
        </w:sdtPr>
        <w:sdtEndPr/>
        <w:sdtContent>
          <w:customXmlDelRangeEnd w:id="1639"/>
          <w:del w:id="1640" w:author="William Mitchell" w:date="2021-04-21T23:54:00Z">
            <w:r w:rsidR="00D2411E">
              <w:rPr>
                <w:color w:val="000000"/>
              </w:rPr>
              <w:delText>490] and the three-way ROI-Valence-Age Group interaction [</w:delText>
            </w:r>
            <w:r w:rsidR="00D2411E">
              <w:rPr>
                <w:i/>
                <w:color w:val="000000"/>
              </w:rPr>
              <w:delText>F</w:delText>
            </w:r>
            <w:r w:rsidR="00D2411E">
              <w:rPr>
                <w:color w:val="000000"/>
              </w:rPr>
              <w:delText>(</w:delText>
            </w:r>
          </w:del>
          <w:customXmlDelRangeStart w:id="1641" w:author="William Mitchell" w:date="2021-05-19T13:24:00Z"/>
        </w:sdtContent>
      </w:sdt>
      <w:customXmlDelRangeEnd w:id="1641"/>
      <w:customXmlDelRangeStart w:id="1642" w:author="William Mitchell" w:date="2021-05-19T13:24:00Z"/>
      <w:sdt>
        <w:sdtPr>
          <w:tag w:val="goog_rdk_328"/>
          <w:id w:val="-1540194631"/>
        </w:sdtPr>
        <w:sdtEndPr/>
        <w:sdtContent>
          <w:customXmlDelRangeEnd w:id="1642"/>
          <w:ins w:id="1643" w:author="William Mitchell" w:date="2021-04-21T23:54:00Z">
            <w:del w:id="1644" w:author="William Mitchell" w:date="2021-04-21T23:54:00Z">
              <w:r w:rsidR="00D2411E">
                <w:rPr>
                  <w:color w:val="000000"/>
                </w:rPr>
                <w:delText>4</w:delText>
              </w:r>
            </w:del>
          </w:ins>
          <w:customXmlDelRangeStart w:id="1645" w:author="William Mitchell" w:date="2021-05-19T13:24:00Z"/>
        </w:sdtContent>
      </w:sdt>
      <w:customXmlDelRangeEnd w:id="1645"/>
      <w:customXmlDelRangeStart w:id="1646" w:author="William Mitchell" w:date="2021-05-19T13:24:00Z"/>
      <w:sdt>
        <w:sdtPr>
          <w:tag w:val="goog_rdk_330"/>
          <w:id w:val="-529801313"/>
        </w:sdtPr>
        <w:sdtEndPr/>
        <w:sdtContent>
          <w:customXmlDelRangeEnd w:id="1646"/>
          <w:del w:id="1647" w:author="William Mitchell" w:date="2021-04-21T23:54:00Z">
            <w:r w:rsidR="00D2411E">
              <w:rPr>
                <w:color w:val="000000"/>
              </w:rPr>
              <w:delText xml:space="preserve">2, </w:delText>
            </w:r>
          </w:del>
          <w:customXmlDelRangeStart w:id="1648" w:author="William Mitchell" w:date="2021-05-19T13:24:00Z"/>
        </w:sdtContent>
      </w:sdt>
      <w:customXmlDelRangeEnd w:id="1648"/>
      <w:customXmlDelRangeStart w:id="1649" w:author="William Mitchell" w:date="2021-05-19T13:24:00Z"/>
      <w:sdt>
        <w:sdtPr>
          <w:tag w:val="goog_rdk_331"/>
          <w:id w:val="-1630162806"/>
        </w:sdtPr>
        <w:sdtEndPr/>
        <w:sdtContent>
          <w:customXmlDelRangeEnd w:id="1649"/>
          <w:ins w:id="1650" w:author="William Mitchell" w:date="2021-04-21T23:54:00Z">
            <w:del w:id="1651" w:author="William Mitchell" w:date="2021-04-21T23:54:00Z">
              <w:r w:rsidR="00D2411E">
                <w:rPr>
                  <w:color w:val="000000"/>
                </w:rPr>
                <w:delText>11279</w:delText>
              </w:r>
            </w:del>
          </w:ins>
          <w:customXmlDelRangeStart w:id="1652" w:author="William Mitchell" w:date="2021-05-19T13:24:00Z"/>
        </w:sdtContent>
      </w:sdt>
      <w:customXmlDelRangeEnd w:id="1652"/>
      <w:customXmlDelRangeStart w:id="1653" w:author="William Mitchell" w:date="2021-05-19T13:24:00Z"/>
      <w:sdt>
        <w:sdtPr>
          <w:tag w:val="goog_rdk_333"/>
          <w:id w:val="125358992"/>
        </w:sdtPr>
        <w:sdtEndPr/>
        <w:sdtContent>
          <w:customXmlDelRangeEnd w:id="1653"/>
          <w:del w:id="1654" w:author="William Mitchell" w:date="2021-04-21T23:54:00Z">
            <w:r w:rsidR="00D2411E">
              <w:rPr>
                <w:color w:val="000000"/>
              </w:rPr>
              <w:delText>7503) = 0.</w:delText>
            </w:r>
          </w:del>
          <w:customXmlDelRangeStart w:id="1655" w:author="William Mitchell" w:date="2021-05-19T13:24:00Z"/>
        </w:sdtContent>
      </w:sdt>
      <w:customXmlDelRangeEnd w:id="1655"/>
      <w:customXmlDelRangeStart w:id="1656" w:author="William Mitchell" w:date="2021-05-19T13:24:00Z"/>
      <w:sdt>
        <w:sdtPr>
          <w:tag w:val="goog_rdk_334"/>
          <w:id w:val="1904105268"/>
        </w:sdtPr>
        <w:sdtEndPr/>
        <w:sdtContent>
          <w:customXmlDelRangeEnd w:id="1656"/>
          <w:ins w:id="1657" w:author="William Mitchell" w:date="2021-04-21T23:54:00Z">
            <w:del w:id="1658" w:author="William Mitchell" w:date="2021-04-21T23:54:00Z">
              <w:r w:rsidR="00D2411E">
                <w:rPr>
                  <w:color w:val="000000"/>
                </w:rPr>
                <w:delText>4</w:delText>
              </w:r>
            </w:del>
          </w:ins>
          <w:customXmlDelRangeStart w:id="1659" w:author="William Mitchell" w:date="2021-05-19T13:24:00Z"/>
        </w:sdtContent>
      </w:sdt>
      <w:customXmlDelRangeEnd w:id="1659"/>
      <w:customXmlDelRangeStart w:id="1660" w:author="William Mitchell" w:date="2021-05-19T13:24:00Z"/>
      <w:sdt>
        <w:sdtPr>
          <w:tag w:val="goog_rdk_336"/>
          <w:id w:val="-983462081"/>
        </w:sdtPr>
        <w:sdtEndPr/>
        <w:sdtContent>
          <w:customXmlDelRangeEnd w:id="1660"/>
          <w:del w:id="1661" w:author="William Mitchell" w:date="2021-04-21T23:54:00Z">
            <w:r w:rsidR="00D2411E">
              <w:rPr>
                <w:color w:val="000000"/>
              </w:rPr>
              <w:delText>35,</w:delText>
            </w:r>
            <w:r w:rsidR="00D2411E">
              <w:rPr>
                <w:i/>
                <w:color w:val="000000"/>
              </w:rPr>
              <w:delText xml:space="preserve"> p =</w:delText>
            </w:r>
            <w:r w:rsidR="00D2411E">
              <w:rPr>
                <w:color w:val="000000"/>
              </w:rPr>
              <w:delText xml:space="preserve"> 0.7</w:delText>
            </w:r>
          </w:del>
          <w:customXmlDelRangeStart w:id="1662" w:author="William Mitchell" w:date="2021-05-19T13:24:00Z"/>
        </w:sdtContent>
      </w:sdt>
      <w:customXmlDelRangeEnd w:id="1662"/>
      <w:customXmlDelRangeStart w:id="1663" w:author="William Mitchell" w:date="2021-05-19T13:24:00Z"/>
      <w:sdt>
        <w:sdtPr>
          <w:tag w:val="goog_rdk_337"/>
          <w:id w:val="-626937059"/>
        </w:sdtPr>
        <w:sdtEndPr/>
        <w:sdtContent>
          <w:customXmlDelRangeEnd w:id="1663"/>
          <w:ins w:id="1664" w:author="William Mitchell" w:date="2021-04-21T23:54:00Z">
            <w:del w:id="1665" w:author="William Mitchell" w:date="2021-04-21T23:54:00Z">
              <w:r w:rsidR="00D2411E">
                <w:rPr>
                  <w:color w:val="000000"/>
                </w:rPr>
                <w:delText>70</w:delText>
              </w:r>
            </w:del>
          </w:ins>
          <w:customXmlDelRangeStart w:id="1666" w:author="William Mitchell" w:date="2021-05-19T13:24:00Z"/>
        </w:sdtContent>
      </w:sdt>
      <w:customXmlDelRangeEnd w:id="1666"/>
      <w:customXmlDelRangeStart w:id="1667" w:author="William Mitchell" w:date="2021-05-19T13:24:00Z"/>
      <w:sdt>
        <w:sdtPr>
          <w:tag w:val="goog_rdk_339"/>
          <w:id w:val="-1001661810"/>
        </w:sdtPr>
        <w:sdtEndPr/>
        <w:sdtContent>
          <w:customXmlDelRangeEnd w:id="1667"/>
          <w:del w:id="1668" w:author="William Mitchell" w:date="2021-04-21T23:54:00Z">
            <w:r w:rsidR="00D2411E">
              <w:rPr>
                <w:color w:val="000000"/>
              </w:rPr>
              <w:delText>02] (</w:delText>
            </w:r>
          </w:del>
          <w:customXmlDelRangeStart w:id="1669" w:author="William Mitchell" w:date="2021-05-19T13:24:00Z"/>
          <w:sdt>
            <w:sdtPr>
              <w:tag w:val="goog_rdk_340"/>
              <w:id w:val="-1210722785"/>
            </w:sdtPr>
            <w:sdtEndPr/>
            <w:sdtContent>
              <w:customXmlDelRangeEnd w:id="1669"/>
              <w:commentRangeStart w:id="1670"/>
              <w:customXmlDelRangeStart w:id="1671" w:author="William Mitchell" w:date="2021-05-19T13:24:00Z"/>
            </w:sdtContent>
          </w:sdt>
          <w:customXmlDelRangeEnd w:id="1671"/>
          <w:del w:id="1672" w:author="William Mitchell" w:date="2021-04-21T23:54:00Z">
            <w:r w:rsidR="00D2411E">
              <w:rPr>
                <w:color w:val="000000"/>
              </w:rPr>
              <w:delText>Figure 6</w:delText>
            </w:r>
            <w:commentRangeEnd w:id="1670"/>
            <w:r w:rsidR="00D2411E">
              <w:commentReference w:id="1670"/>
            </w:r>
            <w:r w:rsidR="00D2411E">
              <w:rPr>
                <w:color w:val="000000"/>
              </w:rPr>
              <w:delText xml:space="preserve">). </w:delText>
            </w:r>
          </w:del>
          <w:customXmlDelRangeStart w:id="1673" w:author="William Mitchell" w:date="2021-05-19T13:24:00Z"/>
        </w:sdtContent>
      </w:sdt>
      <w:customXmlDelRangeEnd w:id="1673"/>
      <w:customXmlDelRangeStart w:id="1674" w:author="William Mitchell" w:date="2021-05-19T13:24:00Z"/>
      <w:sdt>
        <w:sdtPr>
          <w:tag w:val="goog_rdk_341"/>
          <w:id w:val="-1945764307"/>
        </w:sdtPr>
        <w:sdtEndPr/>
        <w:sdtContent>
          <w:customXmlDelRangeEnd w:id="1674"/>
          <w:ins w:id="1675" w:author="William Mitchell" w:date="2021-04-21T23:54:00Z">
            <w:del w:id="1676" w:author="William Mitchell" w:date="2021-04-21T23:54:00Z">
              <w:r w:rsidR="00D2411E">
                <w:rPr>
                  <w:color w:val="000000"/>
                </w:rPr>
                <w:delText>a</w:delText>
              </w:r>
            </w:del>
          </w:ins>
          <w:customXmlDelRangeStart w:id="1677" w:author="William Mitchell" w:date="2021-05-19T13:24:00Z"/>
        </w:sdtContent>
      </w:sdt>
      <w:customXmlDelRangeEnd w:id="1677"/>
      <w:customXmlDelRangeStart w:id="1678" w:author="William Mitchell" w:date="2021-05-19T13:24:00Z"/>
      <w:sdt>
        <w:sdtPr>
          <w:tag w:val="goog_rdk_343"/>
          <w:id w:val="1666520201"/>
        </w:sdtPr>
        <w:sdtEndPr/>
        <w:sdtContent>
          <w:customXmlDelRangeEnd w:id="1678"/>
          <w:del w:id="1679" w:author="William Mitchell" w:date="2021-04-21T23:54:00Z">
            <w:r w:rsidR="00D2411E">
              <w:rPr>
                <w:color w:val="000000"/>
              </w:rPr>
              <w:delText>A</w:delText>
            </w:r>
          </w:del>
          <w:customXmlDelRangeStart w:id="1680" w:author="William Mitchell" w:date="2021-05-19T13:24:00Z"/>
        </w:sdtContent>
      </w:sdt>
      <w:customXmlDelRangeEnd w:id="1680"/>
      <w:del w:id="1681" w:author="Billy Mitchell" w:date="2021-05-18T09:51:00Z">
        <w:r w:rsidR="00D2411E" w:rsidDel="008C1CD8">
          <w:rPr>
            <w:color w:val="000000"/>
          </w:rPr>
          <w:delText xml:space="preserve">ll </w:delText>
        </w:r>
      </w:del>
      <w:r w:rsidR="00D2411E">
        <w:rPr>
          <w:color w:val="000000"/>
        </w:rPr>
        <w:t>ANOVA results</w:t>
      </w:r>
      <w:customXmlDelRangeStart w:id="1682" w:author="William Mitchell" w:date="2021-05-19T13:24:00Z"/>
      <w:sdt>
        <w:sdtPr>
          <w:tag w:val="goog_rdk_344"/>
          <w:id w:val="381989301"/>
        </w:sdtPr>
        <w:sdtEndPr/>
        <w:sdtContent>
          <w:customXmlDelRangeEnd w:id="1682"/>
          <w:del w:id="1683" w:author="William Mitchell" w:date="2021-04-28T21:38:00Z">
            <w:r w:rsidR="00D2411E">
              <w:rPr>
                <w:color w:val="000000"/>
              </w:rPr>
              <w:delText xml:space="preserve"> are summarized in Table 3</w:delText>
            </w:r>
          </w:del>
          <w:customXmlDelRangeStart w:id="1684" w:author="William Mitchell" w:date="2021-05-19T13:24:00Z"/>
        </w:sdtContent>
      </w:sdt>
      <w:customXmlDelRangeEnd w:id="1684"/>
      <w:r w:rsidR="00D2411E">
        <w:rPr>
          <w:color w:val="000000"/>
        </w:rPr>
        <w:t xml:space="preserve">. </w:t>
      </w:r>
    </w:p>
    <w:p w14:paraId="690BC9B6" w14:textId="77777777" w:rsidR="008C1CD8" w:rsidDel="00661922" w:rsidRDefault="008C1CD8">
      <w:pPr>
        <w:spacing w:line="480" w:lineRule="auto"/>
        <w:ind w:firstLine="720"/>
        <w:rPr>
          <w:ins w:id="1685" w:author="Billy Mitchell" w:date="2021-05-18T09:51:00Z"/>
          <w:del w:id="1686" w:author="William Mitchell" w:date="2021-05-18T11:27:00Z"/>
          <w:color w:val="000000"/>
        </w:rPr>
        <w:pPrChange w:id="1687" w:author="Billy Mitchell" w:date="2021-06-11T18:06:00Z">
          <w:pPr>
            <w:spacing w:line="480" w:lineRule="auto"/>
            <w:ind w:firstLine="720"/>
            <w:jc w:val="both"/>
          </w:pPr>
        </w:pPrChange>
      </w:pPr>
    </w:p>
    <w:p w14:paraId="00F9AB3F" w14:textId="77777777" w:rsidR="008C1CD8" w:rsidRDefault="008C1CD8">
      <w:pPr>
        <w:spacing w:line="480" w:lineRule="auto"/>
        <w:ind w:firstLine="720"/>
        <w:rPr>
          <w:ins w:id="1688" w:author="Billy Mitchell" w:date="2021-05-18T09:51:00Z"/>
          <w:color w:val="000000"/>
        </w:rPr>
        <w:pPrChange w:id="1689" w:author="Billy Mitchell" w:date="2021-06-11T18:06:00Z">
          <w:pPr>
            <w:spacing w:line="480" w:lineRule="auto"/>
            <w:ind w:firstLine="720"/>
            <w:jc w:val="both"/>
          </w:pPr>
        </w:pPrChange>
      </w:pPr>
    </w:p>
    <w:p w14:paraId="00000055" w14:textId="77777777" w:rsidR="001D5C46" w:rsidRDefault="001D5C46">
      <w:pPr>
        <w:spacing w:line="480" w:lineRule="auto"/>
        <w:ind w:firstLine="720"/>
        <w:rPr>
          <w:b/>
          <w:color w:val="000000"/>
        </w:rPr>
        <w:pPrChange w:id="1690" w:author="Billy Mitchell" w:date="2021-06-11T18:06:00Z">
          <w:pPr>
            <w:spacing w:line="480" w:lineRule="auto"/>
            <w:jc w:val="both"/>
          </w:pPr>
        </w:pPrChange>
      </w:pPr>
    </w:p>
    <w:p w14:paraId="00000056" w14:textId="77777777" w:rsidR="001D5C46" w:rsidRDefault="00D2411E">
      <w:pPr>
        <w:spacing w:line="480" w:lineRule="auto"/>
        <w:rPr>
          <w:b/>
          <w:color w:val="000000"/>
        </w:rPr>
      </w:pPr>
      <w:r>
        <w:rPr>
          <w:b/>
          <w:color w:val="000000"/>
        </w:rPr>
        <w:t>4.0 Discussion</w:t>
      </w:r>
    </w:p>
    <w:customXmlDelRangeStart w:id="1691" w:author="William Mitchell" w:date="2021-05-19T13:24:00Z"/>
    <w:sdt>
      <w:sdtPr>
        <w:tag w:val="goog_rdk_356"/>
        <w:id w:val="-1106193995"/>
      </w:sdtPr>
      <w:sdtEndPr/>
      <w:sdtContent>
        <w:customXmlDelRangeEnd w:id="1691"/>
        <w:p w14:paraId="00000057" w14:textId="2342F58D" w:rsidR="001D5C46" w:rsidDel="00D3713A" w:rsidRDefault="00D2411E">
          <w:pPr>
            <w:spacing w:line="480" w:lineRule="auto"/>
            <w:ind w:firstLine="720"/>
            <w:rPr>
              <w:del w:id="1692" w:author="Billy Mitchell" w:date="2021-05-18T19:33:00Z"/>
              <w:color w:val="000000"/>
            </w:rPr>
            <w:pPrChange w:id="1693" w:author="Billy Mitchell" w:date="2021-06-11T18:06:00Z">
              <w:pPr>
                <w:spacing w:line="480" w:lineRule="auto"/>
                <w:ind w:firstLine="720"/>
                <w:jc w:val="both"/>
              </w:pPr>
            </w:pPrChange>
          </w:pPr>
          <w:r>
            <w:rPr>
              <w:color w:val="000000"/>
            </w:rPr>
            <w:t xml:space="preserve">This study represents a first </w:t>
          </w:r>
          <w:ins w:id="1694" w:author="William Mitchell" w:date="2021-05-18T11:27:00Z">
            <w:r w:rsidR="00661922">
              <w:rPr>
                <w:color w:val="000000"/>
              </w:rPr>
              <w:t>attempt</w:t>
            </w:r>
          </w:ins>
          <w:del w:id="1695" w:author="William Mitchell" w:date="2021-05-18T11:27:00Z">
            <w:r w:rsidDel="00661922">
              <w:rPr>
                <w:color w:val="000000"/>
              </w:rPr>
              <w:delText>exploration</w:delText>
            </w:r>
          </w:del>
          <w:r>
            <w:rPr>
              <w:color w:val="000000"/>
            </w:rPr>
            <w:t xml:space="preserve"> </w:t>
          </w:r>
          <w:del w:id="1696" w:author="William Mitchell" w:date="2021-05-18T11:27:00Z">
            <w:r w:rsidDel="00661922">
              <w:rPr>
                <w:color w:val="000000"/>
              </w:rPr>
              <w:delText>in</w:delText>
            </w:r>
          </w:del>
          <w:r>
            <w:rPr>
              <w:color w:val="000000"/>
            </w:rPr>
            <w:t>to</w:t>
          </w:r>
          <w:ins w:id="1697" w:author="William Mitchell" w:date="2021-05-18T11:27:00Z">
            <w:r w:rsidR="00661922">
              <w:rPr>
                <w:color w:val="000000"/>
              </w:rPr>
              <w:t xml:space="preserve"> </w:t>
            </w:r>
          </w:ins>
          <w:ins w:id="1698" w:author="William Mitchell" w:date="2021-05-18T11:28:00Z">
            <w:r w:rsidR="006F6DB3">
              <w:rPr>
                <w:color w:val="000000"/>
              </w:rPr>
              <w:t>compare</w:t>
            </w:r>
          </w:ins>
          <w:r>
            <w:rPr>
              <w:color w:val="000000"/>
            </w:rPr>
            <w:t xml:space="preserve"> developmental differences between adults and children in </w:t>
          </w:r>
          <w:ins w:id="1699" w:author="William Mitchell" w:date="2021-05-18T11:28:00Z">
            <w:r w:rsidR="006F6DB3">
              <w:rPr>
                <w:color w:val="000000"/>
              </w:rPr>
              <w:t>prefrontal and subcortical region</w:t>
            </w:r>
          </w:ins>
          <w:ins w:id="1700" w:author="Billy Mitchell" w:date="2021-05-25T11:02:00Z">
            <w:r w:rsidR="00546A63">
              <w:rPr>
                <w:color w:val="000000"/>
              </w:rPr>
              <w:t>s concerning</w:t>
            </w:r>
          </w:ins>
          <w:ins w:id="1701" w:author="William Mitchell" w:date="2021-05-18T11:28:00Z">
            <w:r w:rsidR="006F6DB3">
              <w:rPr>
                <w:color w:val="000000"/>
              </w:rPr>
              <w:t xml:space="preserve"> </w:t>
            </w:r>
          </w:ins>
          <w:r>
            <w:rPr>
              <w:color w:val="000000"/>
            </w:rPr>
            <w:t xml:space="preserve">cognitive representations of </w:t>
          </w:r>
          <w:customXmlDelRangeStart w:id="1702" w:author="William Mitchell" w:date="2021-05-19T13:24:00Z"/>
          <w:sdt>
            <w:sdtPr>
              <w:tag w:val="goog_rdk_345"/>
              <w:id w:val="-752582459"/>
            </w:sdtPr>
            <w:sdtEndPr/>
            <w:sdtContent>
              <w:customXmlDelRangeEnd w:id="1702"/>
              <w:ins w:id="1703" w:author="William Mitchell" w:date="2021-05-18T11:28:00Z">
                <w:r w:rsidR="006F6DB3">
                  <w:rPr>
                    <w:color w:val="000000"/>
                    <w:rPrChange w:id="1704" w:author="William Mitchell" w:date="2021-04-21T20:48:00Z">
                      <w:rPr/>
                    </w:rPrChange>
                  </w:rPr>
                  <w:t>affective information</w:t>
                </w:r>
              </w:ins>
              <w:customXmlDelRangeStart w:id="1705" w:author="William Mitchell" w:date="2021-05-19T13:24:00Z"/>
            </w:sdtContent>
          </w:sdt>
          <w:customXmlDelRangeEnd w:id="1705"/>
          <w:customXmlDelRangeStart w:id="1706" w:author="William Mitchell" w:date="2021-05-19T13:24:00Z"/>
          <w:sdt>
            <w:sdtPr>
              <w:tag w:val="goog_rdk_346"/>
              <w:id w:val="1407571235"/>
            </w:sdtPr>
            <w:sdtEndPr/>
            <w:sdtContent>
              <w:customXmlDelRangeEnd w:id="1706"/>
              <w:del w:id="1707" w:author="William Mitchell" w:date="2021-04-21T20:24:00Z">
                <w:r w:rsidRPr="00F61B02">
                  <w:rPr>
                    <w:color w:val="000000"/>
                  </w:rPr>
                  <w:delText>emotion</w:delText>
                </w:r>
              </w:del>
              <w:customXmlDelRangeStart w:id="1708" w:author="William Mitchell" w:date="2021-05-19T13:24:00Z"/>
            </w:sdtContent>
          </w:sdt>
          <w:customXmlDelRangeEnd w:id="1708"/>
          <w:del w:id="1709" w:author="William Mitchell" w:date="2021-05-18T11:27:00Z">
            <w:r w:rsidRPr="00F61B02" w:rsidDel="006F6DB3">
              <w:rPr>
                <w:color w:val="000000"/>
              </w:rPr>
              <w:delText xml:space="preserve"> as viewed through </w:delText>
            </w:r>
            <w:r w:rsidRPr="00F61B02" w:rsidDel="00661922">
              <w:rPr>
                <w:color w:val="000000"/>
              </w:rPr>
              <w:delText>a mediated platform</w:delText>
            </w:r>
          </w:del>
          <w:r w:rsidRPr="00F61B02">
            <w:rPr>
              <w:color w:val="000000"/>
            </w:rPr>
            <w:t xml:space="preserve">. Based on extant literature, we </w:t>
          </w:r>
          <w:del w:id="1710" w:author="Billy Mitchell" w:date="2021-05-18T19:30:00Z">
            <w:r w:rsidRPr="00F61B02" w:rsidDel="00F61B02">
              <w:rPr>
                <w:color w:val="000000"/>
              </w:rPr>
              <w:delText xml:space="preserve">expected to find representational pattern differences between adults and children by valence, which suggest that the ways in which we represent disparate </w:delText>
            </w:r>
          </w:del>
          <w:customXmlDelRangeStart w:id="1711" w:author="William Mitchell" w:date="2021-05-19T13:24:00Z"/>
          <w:sdt>
            <w:sdtPr>
              <w:tag w:val="goog_rdk_347"/>
              <w:id w:val="325318946"/>
            </w:sdtPr>
            <w:sdtEndPr/>
            <w:sdtContent>
              <w:customXmlDelRangeEnd w:id="1711"/>
              <w:ins w:id="1712" w:author="William Mitchell" w:date="2021-04-21T20:25:00Z">
                <w:del w:id="1713" w:author="Billy Mitchell" w:date="2021-05-18T19:30:00Z">
                  <w:r w:rsidRPr="00F61B02" w:rsidDel="00F61B02">
                    <w:rPr>
                      <w:color w:val="000000"/>
                    </w:rPr>
                    <w:delText>affectively valenced</w:delText>
                  </w:r>
                </w:del>
              </w:ins>
              <w:customXmlDelRangeStart w:id="1714" w:author="William Mitchell" w:date="2021-05-19T13:24:00Z"/>
            </w:sdtContent>
          </w:sdt>
          <w:customXmlDelRangeEnd w:id="1714"/>
          <w:customXmlDelRangeStart w:id="1715" w:author="William Mitchell" w:date="2021-05-19T13:24:00Z"/>
          <w:sdt>
            <w:sdtPr>
              <w:tag w:val="goog_rdk_348"/>
              <w:id w:val="-330753790"/>
            </w:sdtPr>
            <w:sdtEndPr/>
            <w:sdtContent>
              <w:customXmlDelRangeEnd w:id="1715"/>
              <w:del w:id="1716" w:author="Billy Mitchell" w:date="2021-05-18T19:30:00Z">
                <w:r w:rsidRPr="00F61B02" w:rsidDel="00F61B02">
                  <w:rPr>
                    <w:color w:val="000000"/>
                  </w:rPr>
                  <w:delText>emotional</w:delText>
                </w:r>
              </w:del>
              <w:customXmlDelRangeStart w:id="1717" w:author="William Mitchell" w:date="2021-05-19T13:24:00Z"/>
            </w:sdtContent>
          </w:sdt>
          <w:customXmlDelRangeEnd w:id="1717"/>
          <w:del w:id="1718" w:author="Billy Mitchell" w:date="2021-05-18T19:30:00Z">
            <w:r w:rsidRPr="00F61B02" w:rsidDel="00F61B02">
              <w:rPr>
                <w:color w:val="000000"/>
              </w:rPr>
              <w:delText xml:space="preserve"> experiences may undergo notable changes from childhood to adulthood.</w:delText>
            </w:r>
          </w:del>
          <w:ins w:id="1719" w:author="Billy Mitchell" w:date="2021-05-18T19:28:00Z">
            <w:r w:rsidR="00F61B02" w:rsidRPr="00F61B02">
              <w:rPr>
                <w:color w:val="000000"/>
                <w:rPrChange w:id="1720" w:author="Billy Mitchell" w:date="2021-05-18T19:32:00Z">
                  <w:rPr>
                    <w:color w:val="000000"/>
                    <w:highlight w:val="yellow"/>
                  </w:rPr>
                </w:rPrChange>
              </w:rPr>
              <w:t xml:space="preserve">expected children to demonstrate a greater discrepancy in pattern activation </w:t>
            </w:r>
          </w:ins>
          <w:ins w:id="1721" w:author="Billy Mitchell" w:date="2021-05-18T19:29:00Z">
            <w:r w:rsidR="00F61B02" w:rsidRPr="00F61B02">
              <w:rPr>
                <w:color w:val="000000"/>
                <w:rPrChange w:id="1722" w:author="Billy Mitchell" w:date="2021-05-18T19:32:00Z">
                  <w:rPr>
                    <w:color w:val="000000"/>
                    <w:highlight w:val="yellow"/>
                  </w:rPr>
                </w:rPrChange>
              </w:rPr>
              <w:t>between the vmPFC and subcortical structures relative to adults</w:t>
            </w:r>
          </w:ins>
          <w:ins w:id="1723" w:author="Billy Mitchell" w:date="2021-05-31T21:50:00Z">
            <w:r w:rsidR="006F401B">
              <w:rPr>
                <w:color w:val="000000"/>
              </w:rPr>
              <w:t xml:space="preserve"> due to literature suggest</w:t>
            </w:r>
          </w:ins>
          <w:ins w:id="1724" w:author="Billy Mitchell" w:date="2021-05-31T21:51:00Z">
            <w:r w:rsidR="006F401B">
              <w:rPr>
                <w:color w:val="000000"/>
              </w:rPr>
              <w:t>ing late development of projections from the vmPFC to subcortical affective structures</w:t>
            </w:r>
          </w:ins>
          <w:ins w:id="1725" w:author="Billy Mitchell" w:date="2021-05-31T21:52:00Z">
            <w:r w:rsidR="006F401B">
              <w:rPr>
                <w:color w:val="000000"/>
              </w:rPr>
              <w:t xml:space="preserve"> and greater e</w:t>
            </w:r>
          </w:ins>
          <w:ins w:id="1726" w:author="Billy Mitchell" w:date="2021-05-31T21:53:00Z">
            <w:r w:rsidR="006F401B">
              <w:rPr>
                <w:color w:val="000000"/>
              </w:rPr>
              <w:t>motional</w:t>
            </w:r>
          </w:ins>
          <w:ins w:id="1727" w:author="Billy Mitchell" w:date="2021-05-31T21:52:00Z">
            <w:r w:rsidR="006F401B">
              <w:rPr>
                <w:color w:val="000000"/>
              </w:rPr>
              <w:t xml:space="preserve"> granularity with age</w:t>
            </w:r>
          </w:ins>
          <w:ins w:id="1728" w:author="Billy Mitchell" w:date="2021-05-18T19:29:00Z">
            <w:r w:rsidR="00F61B02" w:rsidRPr="00F61B02">
              <w:rPr>
                <w:color w:val="000000"/>
                <w:rPrChange w:id="1729" w:author="Billy Mitchell" w:date="2021-05-18T19:32:00Z">
                  <w:rPr>
                    <w:color w:val="000000"/>
                    <w:highlight w:val="yellow"/>
                  </w:rPr>
                </w:rPrChange>
              </w:rPr>
              <w:t>.</w:t>
            </w:r>
          </w:ins>
          <w:ins w:id="1730" w:author="Billy Mitchell" w:date="2021-05-18T19:30:00Z">
            <w:r w:rsidR="00F61B02" w:rsidRPr="00F61B02">
              <w:rPr>
                <w:color w:val="000000"/>
                <w:rPrChange w:id="1731" w:author="Billy Mitchell" w:date="2021-05-18T19:32:00Z">
                  <w:rPr>
                    <w:color w:val="000000"/>
                    <w:highlight w:val="yellow"/>
                  </w:rPr>
                </w:rPrChange>
              </w:rPr>
              <w:t xml:space="preserve"> </w:t>
            </w:r>
          </w:ins>
          <w:ins w:id="1732" w:author="Billy Mitchell" w:date="2021-05-18T20:29:00Z">
            <w:r w:rsidR="00D3713A" w:rsidRPr="00D3713A">
              <w:rPr>
                <w:color w:val="000000"/>
              </w:rPr>
              <w:t>Between childhood and early adulthood, we witnessed a marked decrease in affectively valenced pattern similarity. Furthermore, valence-specific differences and region-specific differences that were present in children, having demonstrated greater similarity for negative stimuli compared to positive and within the vmPFC relative to subcortical structures</w:t>
            </w:r>
          </w:ins>
          <w:ins w:id="1733" w:author="Billy Mitchell" w:date="2021-05-18T20:30:00Z">
            <w:r w:rsidR="00D3713A">
              <w:rPr>
                <w:color w:val="000000"/>
              </w:rPr>
              <w:t xml:space="preserve"> (AMY &amp; NAcc)</w:t>
            </w:r>
          </w:ins>
          <w:ins w:id="1734" w:author="Billy Mitchell" w:date="2021-05-18T20:29:00Z">
            <w:r w:rsidR="00D3713A" w:rsidRPr="00D3713A">
              <w:rPr>
                <w:color w:val="000000"/>
              </w:rPr>
              <w:t xml:space="preserve">, were absent in our adult sample.  </w:t>
            </w:r>
          </w:ins>
          <w:del w:id="1735" w:author="Billy Mitchell" w:date="2021-05-18T18:19:00Z">
            <w:r w:rsidRPr="00F61B02" w:rsidDel="00676E2F">
              <w:rPr>
                <w:color w:val="000000"/>
              </w:rPr>
              <w:delText xml:space="preserve"> </w:delText>
            </w:r>
          </w:del>
          <w:ins w:id="1736" w:author="William Mitchell" w:date="2021-05-18T11:30:00Z">
            <w:del w:id="1737" w:author="Billy Mitchell" w:date="2021-05-18T18:19:00Z">
              <w:r w:rsidR="006F6DB3" w:rsidRPr="00F61B02" w:rsidDel="00676E2F">
                <w:rPr>
                  <w:color w:val="000000"/>
                </w:rPr>
                <w:delText>Age</w:delText>
              </w:r>
            </w:del>
          </w:ins>
          <w:ins w:id="1738" w:author="William Mitchell" w:date="2021-05-18T11:29:00Z">
            <w:del w:id="1739" w:author="Billy Mitchell" w:date="2021-05-18T18:19:00Z">
              <w:r w:rsidR="006F6DB3" w:rsidRPr="00F61B02" w:rsidDel="00676E2F">
                <w:rPr>
                  <w:color w:val="000000"/>
                </w:rPr>
                <w:delText xml:space="preserve"> only demonstrated </w:delText>
              </w:r>
              <w:r w:rsidR="006F6DB3" w:rsidRPr="00F61B02" w:rsidDel="00676E2F">
                <w:rPr>
                  <w:color w:val="000000"/>
                </w:rPr>
                <w:lastRenderedPageBreak/>
                <w:delText>marginal significance</w:delText>
              </w:r>
            </w:del>
          </w:ins>
          <w:ins w:id="1740" w:author="William Mitchell" w:date="2021-05-18T11:30:00Z">
            <w:del w:id="1741" w:author="Billy Mitchell" w:date="2021-05-18T18:19:00Z">
              <w:r w:rsidR="006F6DB3" w:rsidRPr="00F61B02" w:rsidDel="00676E2F">
                <w:rPr>
                  <w:color w:val="000000"/>
                </w:rPr>
                <w:delText xml:space="preserve"> as a main effec</w:delText>
              </w:r>
            </w:del>
          </w:ins>
          <w:ins w:id="1742" w:author="William Mitchell" w:date="2021-05-18T11:32:00Z">
            <w:del w:id="1743" w:author="Billy Mitchell" w:date="2021-05-18T18:19:00Z">
              <w:r w:rsidR="006F6DB3" w:rsidRPr="00F61B02" w:rsidDel="00676E2F">
                <w:rPr>
                  <w:color w:val="000000"/>
                </w:rPr>
                <w:delText>t. This result may have been driven by the lack of statistical differences in the representation of neutral stimuli, as contra</w:delText>
              </w:r>
            </w:del>
          </w:ins>
          <w:ins w:id="1744" w:author="William Mitchell" w:date="2021-05-18T11:33:00Z">
            <w:del w:id="1745" w:author="Billy Mitchell" w:date="2021-05-18T18:19:00Z">
              <w:r w:rsidR="006F6DB3" w:rsidRPr="00F61B02" w:rsidDel="00676E2F">
                <w:rPr>
                  <w:color w:val="000000"/>
                </w:rPr>
                <w:delText xml:space="preserve">sts between positive and negative stimuli specifically showed </w:delText>
              </w:r>
            </w:del>
          </w:ins>
          <w:ins w:id="1746" w:author="William Mitchell" w:date="2021-05-18T11:34:00Z">
            <w:del w:id="1747" w:author="Billy Mitchell" w:date="2021-05-18T18:19:00Z">
              <w:r w:rsidR="006F6DB3" w:rsidRPr="00F61B02" w:rsidDel="00676E2F">
                <w:rPr>
                  <w:color w:val="000000"/>
                </w:rPr>
                <w:delText>children to generate greater similarity than adults []</w:delText>
              </w:r>
            </w:del>
            <w:del w:id="1748" w:author="Billy Mitchell" w:date="2021-05-18T19:32:00Z">
              <w:r w:rsidR="006F6DB3" w:rsidRPr="00F61B02" w:rsidDel="00F61B02">
                <w:rPr>
                  <w:color w:val="000000"/>
                </w:rPr>
                <w:delText xml:space="preserve">. </w:delText>
              </w:r>
            </w:del>
          </w:ins>
          <w:ins w:id="1749" w:author="William Mitchell" w:date="2021-05-18T11:30:00Z">
            <w:del w:id="1750" w:author="Billy Mitchell" w:date="2021-05-18T19:32:00Z">
              <w:r w:rsidR="006F6DB3" w:rsidRPr="00F61B02" w:rsidDel="00F61B02">
                <w:rPr>
                  <w:color w:val="000000"/>
                </w:rPr>
                <w:delText>f</w:delText>
              </w:r>
            </w:del>
            <w:del w:id="1751" w:author="Billy Mitchell" w:date="2021-05-18T20:30:00Z">
              <w:r w:rsidR="006F6DB3" w:rsidRPr="00F61B02" w:rsidDel="00D3713A">
                <w:rPr>
                  <w:color w:val="000000"/>
                </w:rPr>
                <w:delText xml:space="preserve">ollow up contrasts </w:delText>
              </w:r>
            </w:del>
          </w:ins>
          <w:del w:id="1752" w:author="Billy Mitchell" w:date="2021-05-18T20:30:00Z">
            <w:r w:rsidRPr="00F61B02" w:rsidDel="00D3713A">
              <w:rPr>
                <w:color w:val="000000"/>
              </w:rPr>
              <w:delText>Our analyses support this notion, finding</w:delText>
            </w:r>
          </w:del>
          <w:ins w:id="1753" w:author="William Mitchell" w:date="2021-05-18T11:30:00Z">
            <w:del w:id="1754" w:author="Billy Mitchell" w:date="2021-05-18T20:30:00Z">
              <w:r w:rsidR="006F6DB3" w:rsidRPr="00F61B02" w:rsidDel="00D3713A">
                <w:rPr>
                  <w:color w:val="000000"/>
                </w:rPr>
                <w:delText>found</w:delText>
              </w:r>
            </w:del>
          </w:ins>
          <w:del w:id="1755" w:author="Billy Mitchell" w:date="2021-05-18T20:30:00Z">
            <w:r w:rsidRPr="00F61B02" w:rsidDel="00D3713A">
              <w:rPr>
                <w:color w:val="000000"/>
              </w:rPr>
              <w:delText xml:space="preserve"> that children</w:delText>
            </w:r>
            <w:r w:rsidDel="00D3713A">
              <w:rPr>
                <w:color w:val="000000"/>
              </w:rPr>
              <w:delText xml:space="preserve"> demonstrated greater representational similarity within amygdala, NAcc, and vmPFC than adults. Moreover, the differences between</w:delText>
            </w:r>
          </w:del>
          <w:del w:id="1756" w:author="Billy Mitchell" w:date="2021-05-18T19:32:00Z">
            <w:r w:rsidDel="00F61B02">
              <w:rPr>
                <w:color w:val="000000"/>
              </w:rPr>
              <w:delText xml:space="preserve">  </w:delText>
            </w:r>
          </w:del>
          <w:del w:id="1757" w:author="Billy Mitchell" w:date="2021-05-18T20:30:00Z">
            <w:r w:rsidDel="00D3713A">
              <w:rPr>
                <w:color w:val="000000"/>
              </w:rPr>
              <w:delText xml:space="preserve">subcortical structures (AMY &amp; NAcc) and the vmPFC were more pronounced in children than in adults. </w:delText>
            </w:r>
          </w:del>
          <w:ins w:id="1758" w:author="Billy Mitchell" w:date="2021-05-18T19:34:00Z">
            <w:r w:rsidR="001F2C9D" w:rsidRPr="001F2C9D">
              <w:rPr>
                <w:color w:val="000000"/>
              </w:rPr>
              <w:t xml:space="preserve">Taken together, these results </w:t>
            </w:r>
          </w:ins>
          <w:ins w:id="1759" w:author="William Mitchell" w:date="2021-05-19T09:38:00Z">
            <w:r w:rsidR="00322E56">
              <w:rPr>
                <w:color w:val="000000"/>
              </w:rPr>
              <w:t xml:space="preserve">may </w:t>
            </w:r>
          </w:ins>
          <w:ins w:id="1760" w:author="Billy Mitchell" w:date="2021-05-18T19:34:00Z">
            <w:r w:rsidR="001F2C9D" w:rsidRPr="001F2C9D">
              <w:rPr>
                <w:color w:val="000000"/>
              </w:rPr>
              <w:t>suggest that affective representations decrease in pattern similarity over normative development</w:t>
            </w:r>
          </w:ins>
          <w:ins w:id="1761" w:author="William Mitchell" w:date="2021-05-19T11:39:00Z">
            <w:r w:rsidR="00AE45EB">
              <w:rPr>
                <w:color w:val="000000"/>
              </w:rPr>
              <w:t>; though, longitudinal designs may be better suited to demonstrate a casual trajectory</w:t>
            </w:r>
          </w:ins>
          <w:ins w:id="1762" w:author="Billy Mitchell" w:date="2021-05-18T19:34:00Z">
            <w:r w:rsidR="001F2C9D" w:rsidRPr="001F2C9D">
              <w:rPr>
                <w:color w:val="000000"/>
              </w:rPr>
              <w:t xml:space="preserve">. </w:t>
            </w:r>
          </w:ins>
          <w:ins w:id="1763" w:author="Billy Mitchell" w:date="2021-05-18T20:32:00Z">
            <w:del w:id="1764" w:author="William Mitchell" w:date="2021-05-19T09:40:00Z">
              <w:r w:rsidR="00D3713A" w:rsidDel="00322E56">
                <w:rPr>
                  <w:color w:val="000000"/>
                </w:rPr>
                <w:delText>In conjunction with</w:delText>
              </w:r>
            </w:del>
          </w:ins>
          <w:ins w:id="1765" w:author="William Mitchell" w:date="2021-05-19T09:40:00Z">
            <w:r w:rsidR="00322E56">
              <w:rPr>
                <w:color w:val="000000"/>
              </w:rPr>
              <w:t>With an emphasis on</w:t>
            </w:r>
          </w:ins>
          <w:ins w:id="1766" w:author="Billy Mitchell" w:date="2021-05-18T20:32:00Z">
            <w:r w:rsidR="00D3713A">
              <w:rPr>
                <w:color w:val="000000"/>
              </w:rPr>
              <w:t xml:space="preserve"> the notable </w:t>
            </w:r>
          </w:ins>
          <w:ins w:id="1767" w:author="William Mitchell" w:date="2021-05-19T09:40:00Z">
            <w:r w:rsidR="00322E56">
              <w:rPr>
                <w:color w:val="000000"/>
              </w:rPr>
              <w:t xml:space="preserve">representational </w:t>
            </w:r>
          </w:ins>
          <w:ins w:id="1768" w:author="Billy Mitchell" w:date="2021-05-18T20:32:00Z">
            <w:r w:rsidR="00D3713A">
              <w:rPr>
                <w:color w:val="000000"/>
              </w:rPr>
              <w:t xml:space="preserve">differences in vmPFC development, we interpret </w:t>
            </w:r>
          </w:ins>
          <w:ins w:id="1769" w:author="Billy Mitchell" w:date="2021-05-18T20:31:00Z">
            <w:r w:rsidR="00D3713A">
              <w:rPr>
                <w:color w:val="000000"/>
              </w:rPr>
              <w:t>these results to suggest that</w:t>
            </w:r>
          </w:ins>
          <w:ins w:id="1770" w:author="Billy Mitchell" w:date="2021-05-18T19:34:00Z">
            <w:r w:rsidR="001F2C9D" w:rsidRPr="001F2C9D">
              <w:rPr>
                <w:color w:val="000000"/>
              </w:rPr>
              <w:t xml:space="preserve"> people </w:t>
            </w:r>
          </w:ins>
          <w:ins w:id="1771" w:author="Billy Mitchell" w:date="2021-05-18T20:31:00Z">
            <w:r w:rsidR="00D3713A">
              <w:rPr>
                <w:color w:val="000000"/>
              </w:rPr>
              <w:t xml:space="preserve">may </w:t>
            </w:r>
          </w:ins>
          <w:ins w:id="1772" w:author="Billy Mitchell" w:date="2021-05-18T19:34:00Z">
            <w:r w:rsidR="001F2C9D" w:rsidRPr="001F2C9D">
              <w:rPr>
                <w:color w:val="000000"/>
              </w:rPr>
              <w:t xml:space="preserve">experience a maturation from visceral affective responses which merely assess how evocative an affective experience is, to more evaluative analyses which modulate affective responses between childhood and adulthood. This supposition is </w:t>
            </w:r>
          </w:ins>
          <w:ins w:id="1773" w:author="Billy Mitchell" w:date="2021-05-18T20:33:00Z">
            <w:r w:rsidR="00D3713A">
              <w:rPr>
                <w:color w:val="000000"/>
              </w:rPr>
              <w:t xml:space="preserve">supplemented by extant </w:t>
            </w:r>
          </w:ins>
          <w:ins w:id="1774" w:author="Billy Mitchell" w:date="2021-05-18T19:34:00Z">
            <w:r w:rsidR="001F2C9D" w:rsidRPr="001F2C9D">
              <w:rPr>
                <w:color w:val="000000"/>
              </w:rPr>
              <w:t>findings from the neurobehavioral literature.</w:t>
            </w:r>
          </w:ins>
          <w:del w:id="1775" w:author="Billy Mitchell" w:date="2021-05-18T19:33:00Z">
            <w:r w:rsidDel="001F2C9D">
              <w:rPr>
                <w:color w:val="000000"/>
              </w:rPr>
              <w:delText xml:space="preserve">We also found evidence that </w:delText>
            </w:r>
          </w:del>
          <w:customXmlDelRangeStart w:id="1776" w:author="William Mitchell" w:date="2021-05-19T13:24:00Z"/>
          <w:sdt>
            <w:sdtPr>
              <w:tag w:val="goog_rdk_349"/>
              <w:id w:val="-1297373686"/>
            </w:sdtPr>
            <w:sdtEndPr/>
            <w:sdtContent>
              <w:customXmlDelRangeEnd w:id="1776"/>
              <w:ins w:id="1777" w:author="William Mitchell" w:date="2021-05-13T16:35:00Z">
                <w:del w:id="1778" w:author="Billy Mitchell" w:date="2021-05-18T19:33:00Z">
                  <w:r w:rsidDel="001F2C9D">
                    <w:rPr>
                      <w:color w:val="000000"/>
                    </w:rPr>
                    <w:delText xml:space="preserve">representations are differentiated along the lines of valence among </w:delText>
                  </w:r>
                </w:del>
              </w:ins>
              <w:customXmlDelRangeStart w:id="1779" w:author="William Mitchell" w:date="2021-05-19T13:24:00Z"/>
            </w:sdtContent>
          </w:sdt>
          <w:customXmlDelRangeEnd w:id="1779"/>
          <w:customXmlDelRangeStart w:id="1780" w:author="William Mitchell" w:date="2021-05-19T13:24:00Z"/>
          <w:sdt>
            <w:sdtPr>
              <w:tag w:val="goog_rdk_350"/>
              <w:id w:val="841667255"/>
            </w:sdtPr>
            <w:sdtEndPr/>
            <w:sdtContent>
              <w:customXmlDelRangeEnd w:id="1780"/>
              <w:del w:id="1781" w:author="Billy Mitchell" w:date="2021-05-18T19:33:00Z">
                <w:r w:rsidDel="001F2C9D">
                  <w:rPr>
                    <w:color w:val="000000"/>
                  </w:rPr>
                  <w:delText xml:space="preserve">negative representations within </w:delText>
                </w:r>
              </w:del>
              <w:customXmlDelRangeStart w:id="1782" w:author="William Mitchell" w:date="2021-05-19T13:24:00Z"/>
            </w:sdtContent>
          </w:sdt>
          <w:customXmlDelRangeEnd w:id="1782"/>
          <w:customXmlDelRangeStart w:id="1783" w:author="William Mitchell" w:date="2021-05-19T13:24:00Z"/>
          <w:sdt>
            <w:sdtPr>
              <w:tag w:val="goog_rdk_351"/>
              <w:id w:val="816375475"/>
            </w:sdtPr>
            <w:sdtEndPr/>
            <w:sdtContent>
              <w:customXmlDelRangeEnd w:id="1783"/>
              <w:ins w:id="1784" w:author="William Mitchell" w:date="2021-05-13T16:35:00Z">
                <w:del w:id="1785" w:author="Billy Mitchell" w:date="2021-05-18T19:33:00Z">
                  <w:r w:rsidDel="001F2C9D">
                    <w:rPr>
                      <w:color w:val="000000"/>
                    </w:rPr>
                    <w:delText xml:space="preserve"> </w:delText>
                  </w:r>
                </w:del>
              </w:ins>
              <w:customXmlDelRangeStart w:id="1786" w:author="William Mitchell" w:date="2021-05-19T13:24:00Z"/>
            </w:sdtContent>
          </w:sdt>
          <w:customXmlDelRangeEnd w:id="1786"/>
          <w:del w:id="1787" w:author="Billy Mitchell" w:date="2021-05-18T19:33:00Z">
            <w:r w:rsidDel="001F2C9D">
              <w:rPr>
                <w:color w:val="000000"/>
              </w:rPr>
              <w:delText>children</w:delText>
            </w:r>
          </w:del>
          <w:customXmlDelRangeStart w:id="1788" w:author="William Mitchell" w:date="2021-05-19T13:24:00Z"/>
          <w:sdt>
            <w:sdtPr>
              <w:tag w:val="goog_rdk_352"/>
              <w:id w:val="307359044"/>
            </w:sdtPr>
            <w:sdtEndPr/>
            <w:sdtContent>
              <w:customXmlDelRangeEnd w:id="1788"/>
              <w:ins w:id="1789" w:author="William Mitchell" w:date="2021-05-13T16:36:00Z">
                <w:del w:id="1790" w:author="Billy Mitchell" w:date="2021-05-18T19:33:00Z">
                  <w:r w:rsidDel="001F2C9D">
                    <w:rPr>
                      <w:color w:val="000000"/>
                    </w:rPr>
                    <w:delText xml:space="preserve">, with negative representations demonstrating greater pattern similarity relative to positive, and valenced greater than neutral. However, this </w:delText>
                  </w:r>
                </w:del>
              </w:ins>
              <w:customXmlDelRangeStart w:id="1791" w:author="William Mitchell" w:date="2021-05-19T13:24:00Z"/>
            </w:sdtContent>
          </w:sdt>
          <w:customXmlDelRangeEnd w:id="1791"/>
          <w:customXmlDelRangeStart w:id="1792" w:author="William Mitchell" w:date="2021-05-19T13:24:00Z"/>
          <w:sdt>
            <w:sdtPr>
              <w:tag w:val="goog_rdk_354"/>
              <w:id w:val="-1390408745"/>
            </w:sdtPr>
            <w:sdtEndPr/>
            <w:sdtContent>
              <w:customXmlDelRangeEnd w:id="1792"/>
              <w:del w:id="1793" w:author="Billy Mitchell" w:date="2021-05-18T19:33:00Z">
                <w:r w:rsidDel="001F2C9D">
                  <w:rPr>
                    <w:color w:val="000000"/>
                  </w:rPr>
                  <w:delText xml:space="preserve"> demonstrated greater pattern similarity than positive representations;</w:delText>
                </w:r>
              </w:del>
              <w:customXmlDelRangeStart w:id="1794" w:author="William Mitchell" w:date="2021-05-19T13:24:00Z"/>
            </w:sdtContent>
          </w:sdt>
          <w:customXmlDelRangeEnd w:id="1794"/>
          <w:del w:id="1795" w:author="Billy Mitchell" w:date="2021-05-18T19:33:00Z">
            <w:r w:rsidDel="001F2C9D">
              <w:rPr>
                <w:color w:val="000000"/>
              </w:rPr>
              <w:delText xml:space="preserve"> an effect that was not mirrored in adults. </w:delText>
            </w:r>
          </w:del>
          <w:customXmlDelRangeStart w:id="1796" w:author="William Mitchell" w:date="2021-05-19T13:24:00Z"/>
          <w:sdt>
            <w:sdtPr>
              <w:tag w:val="goog_rdk_355"/>
              <w:id w:val="2005699447"/>
            </w:sdtPr>
            <w:sdtEndPr/>
            <w:sdtContent>
              <w:customXmlDelRangeEnd w:id="1796"/>
              <w:customXmlDelRangeStart w:id="1797" w:author="William Mitchell" w:date="2021-05-19T13:24:00Z"/>
            </w:sdtContent>
          </w:sdt>
          <w:customXmlDelRangeEnd w:id="1797"/>
        </w:p>
        <w:customXmlDelRangeStart w:id="1798" w:author="William Mitchell" w:date="2021-05-19T13:24:00Z"/>
      </w:sdtContent>
    </w:sdt>
    <w:customXmlDelRangeEnd w:id="1798"/>
    <w:p w14:paraId="00000058" w14:textId="349C7904" w:rsidR="001D5C46" w:rsidRDefault="00D2411E">
      <w:pPr>
        <w:spacing w:line="480" w:lineRule="auto"/>
        <w:ind w:firstLine="720"/>
        <w:rPr>
          <w:color w:val="000000"/>
        </w:rPr>
        <w:pPrChange w:id="1799" w:author="Billy Mitchell" w:date="2021-06-11T18:06:00Z">
          <w:pPr>
            <w:spacing w:line="480" w:lineRule="auto"/>
            <w:ind w:firstLine="720"/>
            <w:jc w:val="both"/>
          </w:pPr>
        </w:pPrChange>
      </w:pPr>
      <w:del w:id="1800" w:author="Billy Mitchell" w:date="2021-05-18T19:33:00Z">
        <w:r w:rsidDel="001F2C9D">
          <w:rPr>
            <w:color w:val="000000"/>
          </w:rPr>
          <w:delText xml:space="preserve">Taken together, these results suggest that affective representations decrease in pattern similarity over normative development. Furthermore, the differences between affective representation in subcortical and prefrontal structures between adults and </w:delText>
        </w:r>
        <w:r w:rsidDel="001F2C9D">
          <w:rPr>
            <w:color w:val="000000"/>
          </w:rPr>
          <w:lastRenderedPageBreak/>
          <w:delText xml:space="preserve">children may support the notion that people experience a maturation from visceral </w:delText>
        </w:r>
      </w:del>
      <w:customXmlDelRangeStart w:id="1801" w:author="William Mitchell" w:date="2021-05-19T13:24:00Z"/>
      <w:sdt>
        <w:sdtPr>
          <w:tag w:val="goog_rdk_357"/>
          <w:id w:val="2067297552"/>
        </w:sdtPr>
        <w:sdtEndPr/>
        <w:sdtContent>
          <w:customXmlDelRangeEnd w:id="1801"/>
          <w:ins w:id="1802" w:author="William Mitchell" w:date="2021-04-21T20:25:00Z">
            <w:del w:id="1803" w:author="Billy Mitchell" w:date="2021-05-18T19:33:00Z">
              <w:r w:rsidDel="001F2C9D">
                <w:rPr>
                  <w:color w:val="000000"/>
                </w:rPr>
                <w:delText xml:space="preserve">affective </w:delText>
              </w:r>
            </w:del>
          </w:ins>
          <w:customXmlDelRangeStart w:id="1804" w:author="William Mitchell" w:date="2021-05-19T13:24:00Z"/>
        </w:sdtContent>
      </w:sdt>
      <w:customXmlDelRangeEnd w:id="1804"/>
      <w:customXmlDelRangeStart w:id="1805" w:author="William Mitchell" w:date="2021-05-19T13:24:00Z"/>
      <w:sdt>
        <w:sdtPr>
          <w:tag w:val="goog_rdk_358"/>
          <w:id w:val="1210371928"/>
        </w:sdtPr>
        <w:sdtEndPr/>
        <w:sdtContent>
          <w:customXmlDelRangeEnd w:id="1805"/>
          <w:del w:id="1806" w:author="Billy Mitchell" w:date="2021-05-18T19:33:00Z">
            <w:r w:rsidDel="001F2C9D">
              <w:rPr>
                <w:color w:val="000000"/>
              </w:rPr>
              <w:delText xml:space="preserve">emotional </w:delText>
            </w:r>
          </w:del>
          <w:customXmlDelRangeStart w:id="1807" w:author="William Mitchell" w:date="2021-05-19T13:24:00Z"/>
        </w:sdtContent>
      </w:sdt>
      <w:customXmlDelRangeEnd w:id="1807"/>
      <w:del w:id="1808" w:author="Billy Mitchell" w:date="2021-05-18T19:33:00Z">
        <w:r w:rsidDel="001F2C9D">
          <w:rPr>
            <w:color w:val="000000"/>
          </w:rPr>
          <w:delText xml:space="preserve">responses which merely assess how evocative an affective experience is, to more evaluative analyses which modulate </w:delText>
        </w:r>
      </w:del>
      <w:customXmlDelRangeStart w:id="1809" w:author="William Mitchell" w:date="2021-05-19T13:24:00Z"/>
      <w:sdt>
        <w:sdtPr>
          <w:tag w:val="goog_rdk_359"/>
          <w:id w:val="-720279696"/>
        </w:sdtPr>
        <w:sdtEndPr/>
        <w:sdtContent>
          <w:customXmlDelRangeEnd w:id="1809"/>
          <w:ins w:id="1810" w:author="William Mitchell" w:date="2021-04-21T20:25:00Z">
            <w:del w:id="1811" w:author="Billy Mitchell" w:date="2021-05-18T19:33:00Z">
              <w:r w:rsidDel="001F2C9D">
                <w:rPr>
                  <w:color w:val="000000"/>
                </w:rPr>
                <w:delText>affective</w:delText>
              </w:r>
            </w:del>
          </w:ins>
          <w:customXmlDelRangeStart w:id="1812" w:author="William Mitchell" w:date="2021-05-19T13:24:00Z"/>
        </w:sdtContent>
      </w:sdt>
      <w:customXmlDelRangeEnd w:id="1812"/>
      <w:customXmlDelRangeStart w:id="1813" w:author="William Mitchell" w:date="2021-05-19T13:24:00Z"/>
      <w:sdt>
        <w:sdtPr>
          <w:tag w:val="goog_rdk_360"/>
          <w:id w:val="-1975046013"/>
        </w:sdtPr>
        <w:sdtEndPr/>
        <w:sdtContent>
          <w:customXmlDelRangeEnd w:id="1813"/>
          <w:del w:id="1814" w:author="Billy Mitchell" w:date="2021-05-18T19:33:00Z">
            <w:r w:rsidDel="001F2C9D">
              <w:rPr>
                <w:color w:val="000000"/>
              </w:rPr>
              <w:delText>emotional</w:delText>
            </w:r>
          </w:del>
          <w:customXmlDelRangeStart w:id="1815" w:author="William Mitchell" w:date="2021-05-19T13:24:00Z"/>
        </w:sdtContent>
      </w:sdt>
      <w:customXmlDelRangeEnd w:id="1815"/>
      <w:del w:id="1816" w:author="Billy Mitchell" w:date="2021-05-18T19:33:00Z">
        <w:r w:rsidDel="001F2C9D">
          <w:rPr>
            <w:color w:val="000000"/>
          </w:rPr>
          <w:delText xml:space="preserve"> responses between childhood and adulthood. This supposition is informed by findings from the neurobehavioral literature. </w:delText>
        </w:r>
      </w:del>
    </w:p>
    <w:p w14:paraId="6DC3F9FF" w14:textId="3005FD3C" w:rsidR="005C15DA" w:rsidRDefault="00D2411E">
      <w:pPr>
        <w:spacing w:line="480" w:lineRule="auto"/>
        <w:ind w:firstLine="720"/>
        <w:rPr>
          <w:ins w:id="1817" w:author="William Mitchell" w:date="2021-05-19T09:59:00Z"/>
          <w:color w:val="000000"/>
        </w:rPr>
        <w:pPrChange w:id="1818" w:author="Billy Mitchell" w:date="2021-06-11T18:06:00Z">
          <w:pPr>
            <w:spacing w:line="480" w:lineRule="auto"/>
            <w:ind w:firstLine="720"/>
            <w:jc w:val="both"/>
          </w:pPr>
        </w:pPrChange>
      </w:pPr>
      <w:r>
        <w:rPr>
          <w:color w:val="000000"/>
        </w:rPr>
        <w:t>For example, activation of the amygdala has demonstrated a consistent positive association with affective physiological markers, such as heart rate variability (Wei et al., 2018) and perspiration (</w:t>
      </w:r>
      <w:proofErr w:type="spellStart"/>
      <w:r>
        <w:rPr>
          <w:color w:val="000000"/>
        </w:rPr>
        <w:t>Asahina</w:t>
      </w:r>
      <w:proofErr w:type="spellEnd"/>
      <w:r>
        <w:rPr>
          <w:color w:val="000000"/>
        </w:rPr>
        <w:t xml:space="preserve"> et al., 2003), as well as reports of affective intensity (Bonnet et al. 2015). Activity changes in the NAcc have coincided with reports of valenced affective intensity, as well (Knutson &amp; Greer, 2008). For both the VS and amygdala, the</w:t>
      </w:r>
      <w:ins w:id="1819" w:author="William Mitchell" w:date="2021-05-18T21:27:00Z">
        <w:r w:rsidR="004F3C1E">
          <w:rPr>
            <w:color w:val="000000"/>
          </w:rPr>
          <w:t xml:space="preserve"> extent to which their</w:t>
        </w:r>
      </w:ins>
      <w:del w:id="1820" w:author="William Mitchell" w:date="2021-05-18T21:27:00Z">
        <w:r w:rsidDel="004F3C1E">
          <w:rPr>
            <w:color w:val="000000"/>
          </w:rPr>
          <w:delText>ir</w:delText>
        </w:r>
      </w:del>
      <w:r>
        <w:rPr>
          <w:color w:val="000000"/>
        </w:rPr>
        <w:t xml:space="preserve"> affective</w:t>
      </w:r>
      <w:ins w:id="1821" w:author="William Mitchell" w:date="2021-05-18T21:27:00Z">
        <w:r w:rsidR="004F3C1E">
          <w:rPr>
            <w:color w:val="000000"/>
          </w:rPr>
          <w:t xml:space="preserve"> contributions can be</w:t>
        </w:r>
      </w:ins>
      <w:r>
        <w:rPr>
          <w:color w:val="000000"/>
        </w:rPr>
        <w:t xml:space="preserve"> modulat</w:t>
      </w:r>
      <w:ins w:id="1822" w:author="William Mitchell" w:date="2021-05-18T21:27:00Z">
        <w:r w:rsidR="004F3C1E">
          <w:rPr>
            <w:color w:val="000000"/>
          </w:rPr>
          <w:t>ed</w:t>
        </w:r>
      </w:ins>
      <w:del w:id="1823" w:author="William Mitchell" w:date="2021-05-18T21:27:00Z">
        <w:r w:rsidDel="004F3C1E">
          <w:rPr>
            <w:color w:val="000000"/>
          </w:rPr>
          <w:delText>ory capabilities</w:delText>
        </w:r>
      </w:del>
      <w:r>
        <w:rPr>
          <w:color w:val="000000"/>
        </w:rPr>
        <w:t xml:space="preserve"> seem</w:t>
      </w:r>
      <w:ins w:id="1824" w:author="William Mitchell" w:date="2021-05-18T21:27:00Z">
        <w:r w:rsidR="004F3C1E">
          <w:rPr>
            <w:color w:val="000000"/>
          </w:rPr>
          <w:t>s</w:t>
        </w:r>
      </w:ins>
      <w:r>
        <w:rPr>
          <w:color w:val="000000"/>
        </w:rPr>
        <w:t xml:space="preserve"> to be </w:t>
      </w:r>
      <w:ins w:id="1825" w:author="William Mitchell" w:date="2021-05-18T21:27:00Z">
        <w:r w:rsidR="004F3C1E">
          <w:rPr>
            <w:color w:val="000000"/>
          </w:rPr>
          <w:t>a consequence</w:t>
        </w:r>
      </w:ins>
      <w:del w:id="1826" w:author="William Mitchell" w:date="2021-05-18T21:27:00Z">
        <w:r w:rsidDel="004F3C1E">
          <w:rPr>
            <w:color w:val="000000"/>
          </w:rPr>
          <w:delText>a product</w:delText>
        </w:r>
      </w:del>
      <w:r>
        <w:rPr>
          <w:color w:val="000000"/>
        </w:rPr>
        <w:t xml:space="preserve"> of their functional connectivity to medial prefrontal regions (Wei et al., 2018; Sakaki et al., 2016; Cohen et al., 2008). </w:t>
      </w:r>
      <w:ins w:id="1827" w:author="William Mitchell" w:date="2021-05-19T09:58:00Z">
        <w:r w:rsidR="005C15DA" w:rsidRPr="005C15DA">
          <w:rPr>
            <w:color w:val="000000"/>
          </w:rPr>
          <w:t xml:space="preserve">Univariate methods also support potential differences in NAcc contributions to affect processing across age, and the increased risk of depression upon alterations in NAcc activity emphasizes the importance of this region for adequate emotional development (Monk et al., 2008). </w:t>
        </w:r>
      </w:ins>
      <w:ins w:id="1828" w:author="William Mitchell" w:date="2021-05-19T09:59:00Z">
        <w:r w:rsidR="005C15DA" w:rsidRPr="005C15DA">
          <w:rPr>
            <w:color w:val="000000"/>
          </w:rPr>
          <w:t xml:space="preserve">In addition to univariate interpretations, multivariate studies have disentangled discrete emotional categories from patterns of activity across several neural regions (Camacho et al., 2019; </w:t>
        </w:r>
        <w:proofErr w:type="spellStart"/>
        <w:r w:rsidR="005C15DA" w:rsidRPr="005C15DA">
          <w:rPr>
            <w:color w:val="000000"/>
          </w:rPr>
          <w:t>Saarimaki</w:t>
        </w:r>
        <w:proofErr w:type="spellEnd"/>
        <w:r w:rsidR="005C15DA" w:rsidRPr="005C15DA">
          <w:rPr>
            <w:color w:val="000000"/>
          </w:rPr>
          <w:t xml:space="preserve"> et al., 2016) and,</w:t>
        </w:r>
        <w:r w:rsidR="005C15DA">
          <w:rPr>
            <w:color w:val="000000"/>
          </w:rPr>
          <w:t xml:space="preserve"> more specifically,</w:t>
        </w:r>
        <w:r w:rsidR="005C15DA" w:rsidRPr="005C15DA">
          <w:rPr>
            <w:color w:val="000000"/>
          </w:rPr>
          <w:t xml:space="preserve"> within the vmPFC (</w:t>
        </w:r>
        <w:proofErr w:type="spellStart"/>
        <w:r w:rsidR="005C15DA" w:rsidRPr="005C15DA">
          <w:rPr>
            <w:color w:val="000000"/>
          </w:rPr>
          <w:t>Kragel</w:t>
        </w:r>
        <w:proofErr w:type="spellEnd"/>
        <w:r w:rsidR="005C15DA" w:rsidRPr="005C15DA">
          <w:rPr>
            <w:color w:val="000000"/>
          </w:rPr>
          <w:t xml:space="preserve"> &amp; </w:t>
        </w:r>
        <w:proofErr w:type="spellStart"/>
        <w:r w:rsidR="005C15DA" w:rsidRPr="005C15DA">
          <w:rPr>
            <w:color w:val="000000"/>
          </w:rPr>
          <w:t>LaBar</w:t>
        </w:r>
        <w:proofErr w:type="spellEnd"/>
        <w:r w:rsidR="005C15DA" w:rsidRPr="005C15DA">
          <w:rPr>
            <w:color w:val="000000"/>
          </w:rPr>
          <w:t xml:space="preserve">, 2015, 2016). </w:t>
        </w:r>
      </w:ins>
      <w:ins w:id="1829" w:author="William Mitchell" w:date="2021-05-19T09:45:00Z">
        <w:r w:rsidR="00AF5455">
          <w:rPr>
            <w:color w:val="000000"/>
          </w:rPr>
          <w:t>W</w:t>
        </w:r>
        <w:r w:rsidR="00AF5455" w:rsidRPr="00AF5455">
          <w:rPr>
            <w:color w:val="000000"/>
          </w:rPr>
          <w:t>hen disentangling multivariate patterns for discrete emotional categories, the vmPFC, in addition to the inferior lateral PFC, contributed most to how well the neural signals could classify each emotion (</w:t>
        </w:r>
        <w:proofErr w:type="spellStart"/>
        <w:r w:rsidR="00AF5455" w:rsidRPr="00AF5455">
          <w:rPr>
            <w:color w:val="000000"/>
          </w:rPr>
          <w:t>Saarimaki</w:t>
        </w:r>
        <w:proofErr w:type="spellEnd"/>
        <w:r w:rsidR="00AF5455" w:rsidRPr="00AF5455">
          <w:rPr>
            <w:color w:val="000000"/>
          </w:rPr>
          <w:t xml:space="preserve"> et al., 2016), resonating with an established body of work tying the vmPFC </w:t>
        </w:r>
        <w:r w:rsidR="00AF5455" w:rsidRPr="00AF5455">
          <w:rPr>
            <w:color w:val="000000"/>
          </w:rPr>
          <w:lastRenderedPageBreak/>
          <w:t>to emotion (</w:t>
        </w:r>
        <w:proofErr w:type="spellStart"/>
        <w:r w:rsidR="00AF5455" w:rsidRPr="00AF5455">
          <w:rPr>
            <w:color w:val="000000"/>
          </w:rPr>
          <w:t>Hiser</w:t>
        </w:r>
        <w:proofErr w:type="spellEnd"/>
        <w:r w:rsidR="00AF5455" w:rsidRPr="00AF5455">
          <w:rPr>
            <w:color w:val="000000"/>
          </w:rPr>
          <w:t xml:space="preserve"> &amp; </w:t>
        </w:r>
        <w:proofErr w:type="spellStart"/>
        <w:r w:rsidR="00AF5455" w:rsidRPr="00AF5455">
          <w:rPr>
            <w:color w:val="000000"/>
          </w:rPr>
          <w:t>Koenigs</w:t>
        </w:r>
        <w:proofErr w:type="spellEnd"/>
        <w:r w:rsidR="00AF5455" w:rsidRPr="00AF5455">
          <w:rPr>
            <w:color w:val="000000"/>
          </w:rPr>
          <w:t xml:space="preserve">, 2018; Greene, 2007; Moll &amp; de Oliveira-Souza, 2007; </w:t>
        </w:r>
        <w:proofErr w:type="spellStart"/>
        <w:r w:rsidR="00AF5455" w:rsidRPr="00AF5455">
          <w:rPr>
            <w:color w:val="000000"/>
          </w:rPr>
          <w:t>Winecoff</w:t>
        </w:r>
        <w:proofErr w:type="spellEnd"/>
        <w:r w:rsidR="00AF5455" w:rsidRPr="00AF5455">
          <w:rPr>
            <w:color w:val="000000"/>
          </w:rPr>
          <w:t xml:space="preserve"> et al., 2013; Yang et al., 2018). </w:t>
        </w:r>
      </w:ins>
      <w:ins w:id="1830" w:author="Billy Mitchell" w:date="2021-05-31T22:02:00Z">
        <w:r w:rsidR="00D93B06">
          <w:rPr>
            <w:color w:val="000000"/>
          </w:rPr>
          <w:t xml:space="preserve">As such, relatively late </w:t>
        </w:r>
      </w:ins>
      <w:ins w:id="1831" w:author="Billy Mitchell" w:date="2021-05-31T22:03:00Z">
        <w:r w:rsidR="00D93B06">
          <w:rPr>
            <w:color w:val="000000"/>
          </w:rPr>
          <w:t>neuro</w:t>
        </w:r>
      </w:ins>
      <w:ins w:id="1832" w:author="Billy Mitchell" w:date="2021-05-31T22:02:00Z">
        <w:r w:rsidR="00D93B06">
          <w:rPr>
            <w:color w:val="000000"/>
          </w:rPr>
          <w:t>development</w:t>
        </w:r>
      </w:ins>
      <w:ins w:id="1833" w:author="Billy Mitchell" w:date="2021-05-31T22:03:00Z">
        <w:r w:rsidR="00D93B06">
          <w:rPr>
            <w:color w:val="000000"/>
          </w:rPr>
          <w:t>al changes in the</w:t>
        </w:r>
      </w:ins>
      <w:ins w:id="1834" w:author="Billy Mitchell" w:date="2021-05-31T22:02:00Z">
        <w:r w:rsidR="00D93B06">
          <w:rPr>
            <w:color w:val="000000"/>
          </w:rPr>
          <w:t xml:space="preserve"> </w:t>
        </w:r>
        <w:proofErr w:type="spellStart"/>
        <w:r w:rsidR="00D93B06">
          <w:rPr>
            <w:color w:val="000000"/>
          </w:rPr>
          <w:t>mPF</w:t>
        </w:r>
      </w:ins>
      <w:ins w:id="1835" w:author="Billy Mitchell" w:date="2021-05-31T22:04:00Z">
        <w:r w:rsidR="00D93B06">
          <w:rPr>
            <w:color w:val="000000"/>
          </w:rPr>
          <w:t>C</w:t>
        </w:r>
        <w:proofErr w:type="spellEnd"/>
        <w:r w:rsidR="00D93B06">
          <w:rPr>
            <w:color w:val="000000"/>
          </w:rPr>
          <w:t>, including the development of</w:t>
        </w:r>
      </w:ins>
      <w:ins w:id="1836" w:author="Billy Mitchell" w:date="2021-05-31T22:02:00Z">
        <w:r w:rsidR="00D93B06">
          <w:rPr>
            <w:color w:val="000000"/>
          </w:rPr>
          <w:t xml:space="preserve"> projections to </w:t>
        </w:r>
      </w:ins>
      <w:ins w:id="1837" w:author="Billy Mitchell" w:date="2021-05-31T22:04:00Z">
        <w:r w:rsidR="00D93B06">
          <w:rPr>
            <w:color w:val="000000"/>
          </w:rPr>
          <w:t xml:space="preserve">affective </w:t>
        </w:r>
      </w:ins>
      <w:ins w:id="1838" w:author="Billy Mitchell" w:date="2021-05-31T22:02:00Z">
        <w:r w:rsidR="00D93B06">
          <w:rPr>
            <w:color w:val="000000"/>
          </w:rPr>
          <w:t>structures like the amy</w:t>
        </w:r>
      </w:ins>
      <w:ins w:id="1839" w:author="Billy Mitchell" w:date="2021-05-31T22:03:00Z">
        <w:r w:rsidR="00D93B06">
          <w:rPr>
            <w:color w:val="000000"/>
          </w:rPr>
          <w:t>gdala and NAcc</w:t>
        </w:r>
      </w:ins>
      <w:ins w:id="1840" w:author="Billy Mitchell" w:date="2021-05-31T22:04:00Z">
        <w:r w:rsidR="00D93B06">
          <w:rPr>
            <w:color w:val="000000"/>
          </w:rPr>
          <w:t xml:space="preserve">, may </w:t>
        </w:r>
      </w:ins>
      <w:ins w:id="1841" w:author="Billy Mitchell" w:date="2021-05-31T22:05:00Z">
        <w:r w:rsidR="00D93B06">
          <w:rPr>
            <w:color w:val="000000"/>
          </w:rPr>
          <w:t xml:space="preserve">be a </w:t>
        </w:r>
        <w:proofErr w:type="spellStart"/>
        <w:r w:rsidR="00D93B06">
          <w:rPr>
            <w:color w:val="000000"/>
          </w:rPr>
          <w:t>cruical</w:t>
        </w:r>
        <w:proofErr w:type="spellEnd"/>
        <w:r w:rsidR="00D93B06">
          <w:rPr>
            <w:color w:val="000000"/>
          </w:rPr>
          <w:t xml:space="preserve"> component in explaining developmental divergences in affective representa</w:t>
        </w:r>
      </w:ins>
      <w:ins w:id="1842" w:author="Billy Mitchell" w:date="2021-05-31T22:06:00Z">
        <w:r w:rsidR="00D93B06">
          <w:rPr>
            <w:color w:val="000000"/>
          </w:rPr>
          <w:t>tions.</w:t>
        </w:r>
      </w:ins>
      <w:ins w:id="1843" w:author="Billy Mitchell" w:date="2021-05-31T22:03:00Z">
        <w:r w:rsidR="00D93B06">
          <w:rPr>
            <w:color w:val="000000"/>
          </w:rPr>
          <w:t xml:space="preserve"> </w:t>
        </w:r>
      </w:ins>
    </w:p>
    <w:p w14:paraId="329A5EA2" w14:textId="16A78F0C" w:rsidR="00AF5455" w:rsidRDefault="00D2411E">
      <w:pPr>
        <w:spacing w:line="480" w:lineRule="auto"/>
        <w:ind w:firstLine="720"/>
        <w:rPr>
          <w:ins w:id="1844" w:author="William Mitchell" w:date="2021-05-19T09:47:00Z"/>
          <w:color w:val="000000"/>
        </w:rPr>
        <w:pPrChange w:id="1845" w:author="Billy Mitchell" w:date="2021-06-11T18:06:00Z">
          <w:pPr>
            <w:spacing w:line="480" w:lineRule="auto"/>
            <w:ind w:firstLine="720"/>
            <w:jc w:val="both"/>
          </w:pPr>
        </w:pPrChange>
      </w:pPr>
      <w:r>
        <w:rPr>
          <w:color w:val="000000"/>
        </w:rPr>
        <w:t xml:space="preserve">While the vmPFC likely performs some affective processing in and of itself, </w:t>
      </w:r>
      <w:del w:id="1846" w:author="William Mitchell" w:date="2021-05-19T09:41:00Z">
        <w:r w:rsidDel="00322E56">
          <w:rPr>
            <w:color w:val="000000"/>
          </w:rPr>
          <w:delText>the literature suggests it likely</w:delText>
        </w:r>
      </w:del>
      <w:ins w:id="1847" w:author="William Mitchell" w:date="2021-05-19T09:41:00Z">
        <w:r w:rsidR="00322E56">
          <w:rPr>
            <w:color w:val="000000"/>
          </w:rPr>
          <w:t>it may also</w:t>
        </w:r>
      </w:ins>
      <w:r>
        <w:rPr>
          <w:color w:val="000000"/>
        </w:rPr>
        <w:t xml:space="preserve"> regulate</w:t>
      </w:r>
      <w:del w:id="1848" w:author="William Mitchell" w:date="2021-05-19T09:41:00Z">
        <w:r w:rsidDel="00322E56">
          <w:rPr>
            <w:color w:val="000000"/>
          </w:rPr>
          <w:delText>s</w:delText>
        </w:r>
      </w:del>
      <w:r>
        <w:rPr>
          <w:color w:val="000000"/>
        </w:rPr>
        <w:t xml:space="preserve"> affective processing in the NAcc and amygdal</w:t>
      </w:r>
      <w:ins w:id="1849" w:author="William Mitchell" w:date="2021-05-19T09:41:00Z">
        <w:r w:rsidR="00AF5455">
          <w:rPr>
            <w:color w:val="000000"/>
          </w:rPr>
          <w:t>a</w:t>
        </w:r>
      </w:ins>
      <w:del w:id="1850" w:author="William Mitchell" w:date="2021-05-19T09:41:00Z">
        <w:r w:rsidDel="00AF5455">
          <w:rPr>
            <w:color w:val="000000"/>
          </w:rPr>
          <w:delText>a as well</w:delText>
        </w:r>
      </w:del>
      <w:r>
        <w:rPr>
          <w:color w:val="000000"/>
        </w:rPr>
        <w:t xml:space="preserve"> (</w:t>
      </w:r>
      <w:proofErr w:type="spellStart"/>
      <w:r>
        <w:rPr>
          <w:color w:val="000000"/>
        </w:rPr>
        <w:t>Hiser</w:t>
      </w:r>
      <w:proofErr w:type="spellEnd"/>
      <w:r>
        <w:rPr>
          <w:color w:val="000000"/>
        </w:rPr>
        <w:t xml:space="preserve"> &amp; </w:t>
      </w:r>
      <w:proofErr w:type="spellStart"/>
      <w:r>
        <w:rPr>
          <w:color w:val="000000"/>
        </w:rPr>
        <w:t>Koenigs</w:t>
      </w:r>
      <w:proofErr w:type="spellEnd"/>
      <w:r>
        <w:rPr>
          <w:color w:val="000000"/>
        </w:rPr>
        <w:t>, 2018). The development of functional connectivity between the medial prefrontal cortex (</w:t>
      </w:r>
      <w:proofErr w:type="spellStart"/>
      <w:r>
        <w:rPr>
          <w:color w:val="000000"/>
        </w:rPr>
        <w:t>mPFC</w:t>
      </w:r>
      <w:proofErr w:type="spellEnd"/>
      <w:r>
        <w:rPr>
          <w:color w:val="000000"/>
        </w:rPr>
        <w:t>) and amygdala (Gee et al., 2013; Bouwmeester et al., 2002a) may</w:t>
      </w:r>
      <w:ins w:id="1851" w:author="Billy Mitchell" w:date="2021-05-31T22:06:00Z">
        <w:r w:rsidR="00D93B06">
          <w:rPr>
            <w:color w:val="000000"/>
          </w:rPr>
          <w:t xml:space="preserve"> also</w:t>
        </w:r>
      </w:ins>
      <w:r>
        <w:rPr>
          <w:color w:val="000000"/>
        </w:rPr>
        <w:t xml:space="preserve"> contribute to greater control over these physiological and experiential affective responses, which may also contribute to a greater variety</w:t>
      </w:r>
      <w:ins w:id="1852" w:author="William Mitchell" w:date="2021-05-19T09:42:00Z">
        <w:r w:rsidR="00AF5455">
          <w:rPr>
            <w:color w:val="000000"/>
          </w:rPr>
          <w:t>, allowing for greater nuance,</w:t>
        </w:r>
      </w:ins>
      <w:r>
        <w:rPr>
          <w:color w:val="000000"/>
        </w:rPr>
        <w:t xml:space="preserve"> in affective representation.</w:t>
      </w:r>
      <w:ins w:id="1853" w:author="Billy Mitchell" w:date="2021-05-31T22:06:00Z">
        <w:r w:rsidR="00D93B06">
          <w:rPr>
            <w:color w:val="000000"/>
          </w:rPr>
          <w:t xml:space="preserve"> </w:t>
        </w:r>
      </w:ins>
      <w:ins w:id="1854" w:author="Billy Mitchell" w:date="2021-05-31T22:07:00Z">
        <w:r w:rsidR="00D93B06">
          <w:rPr>
            <w:color w:val="000000"/>
          </w:rPr>
          <w:t>Perhaps, as suggested by others</w:t>
        </w:r>
      </w:ins>
      <w:ins w:id="1855" w:author="Billy Mitchell" w:date="2021-05-31T22:08:00Z">
        <w:r w:rsidR="00D93B06">
          <w:rPr>
            <w:color w:val="000000"/>
          </w:rPr>
          <w:t xml:space="preserve"> (Larson et al., 1980; </w:t>
        </w:r>
        <w:proofErr w:type="spellStart"/>
        <w:r w:rsidR="00D93B06">
          <w:rPr>
            <w:color w:val="000000"/>
          </w:rPr>
          <w:t>Noftle</w:t>
        </w:r>
        <w:proofErr w:type="spellEnd"/>
        <w:r w:rsidR="00D93B06">
          <w:rPr>
            <w:color w:val="000000"/>
          </w:rPr>
          <w:t xml:space="preserve"> &amp; </w:t>
        </w:r>
        <w:proofErr w:type="spellStart"/>
        <w:r w:rsidR="00D93B06">
          <w:rPr>
            <w:color w:val="000000"/>
          </w:rPr>
          <w:t>Fleeson</w:t>
        </w:r>
        <w:proofErr w:type="spellEnd"/>
        <w:r w:rsidR="00D93B06">
          <w:rPr>
            <w:color w:val="000000"/>
          </w:rPr>
          <w:t>, 2010; Silvers et al., 2017)</w:t>
        </w:r>
      </w:ins>
      <w:ins w:id="1856" w:author="Billy Mitchell" w:date="2021-05-31T22:07:00Z">
        <w:r w:rsidR="00D93B06">
          <w:rPr>
            <w:color w:val="000000"/>
          </w:rPr>
          <w:t xml:space="preserve">, </w:t>
        </w:r>
      </w:ins>
      <w:ins w:id="1857" w:author="Billy Mitchell" w:date="2021-05-31T22:08:00Z">
        <w:r w:rsidR="00D93B06">
          <w:rPr>
            <w:color w:val="000000"/>
          </w:rPr>
          <w:t>younger individuals may be at a deficit to modulate affective experiences via prefrontal-subcortical feedback loops.</w:t>
        </w:r>
      </w:ins>
    </w:p>
    <w:p w14:paraId="2163ECE6" w14:textId="7571995E" w:rsidR="00AF5455" w:rsidRDefault="00C146F4">
      <w:pPr>
        <w:spacing w:line="480" w:lineRule="auto"/>
        <w:ind w:firstLine="720"/>
        <w:rPr>
          <w:ins w:id="1858" w:author="William Mitchell" w:date="2021-05-19T09:44:00Z"/>
          <w:color w:val="000000"/>
        </w:rPr>
        <w:pPrChange w:id="1859" w:author="Billy Mitchell" w:date="2021-06-11T18:06:00Z">
          <w:pPr>
            <w:spacing w:line="480" w:lineRule="auto"/>
            <w:ind w:firstLine="720"/>
            <w:jc w:val="both"/>
          </w:pPr>
        </w:pPrChange>
      </w:pPr>
      <w:customXmlDelRangeStart w:id="1860" w:author="William Mitchell" w:date="2021-05-19T13:23:00Z"/>
      <w:sdt>
        <w:sdtPr>
          <w:tag w:val="goog_rdk_361"/>
          <w:id w:val="1527991272"/>
        </w:sdtPr>
        <w:sdtEndPr/>
        <w:sdtContent>
          <w:customXmlDelRangeEnd w:id="1860"/>
          <w:ins w:id="1861" w:author="William Mitchell" w:date="2021-05-12T13:31:00Z">
            <w:r w:rsidR="00D2411E">
              <w:rPr>
                <w:color w:val="000000"/>
              </w:rPr>
              <w:t xml:space="preserve"> </w:t>
            </w:r>
          </w:ins>
          <w:ins w:id="1862" w:author="William Mitchell" w:date="2021-05-19T09:47:00Z">
            <w:r w:rsidR="00AF5455">
              <w:rPr>
                <w:color w:val="000000"/>
              </w:rPr>
              <w:t xml:space="preserve">Our results finding age-specificity in pattern similarity is in line with developmental perspectives of the </w:t>
            </w:r>
            <w:proofErr w:type="spellStart"/>
            <w:r w:rsidR="00AF5455">
              <w:rPr>
                <w:color w:val="000000"/>
              </w:rPr>
              <w:t>vmPFC's</w:t>
            </w:r>
            <w:proofErr w:type="spellEnd"/>
            <w:r w:rsidR="00AF5455">
              <w:rPr>
                <w:color w:val="000000"/>
              </w:rPr>
              <w:t xml:space="preserve"> role in emotional processing and aligns with past work demonstrating distinctions between this area's function across age. For instance, Silvers et al., (201</w:t>
            </w:r>
          </w:ins>
          <w:ins w:id="1863" w:author="Billy Mitchell" w:date="2021-05-20T23:01:00Z">
            <w:r w:rsidR="000F4650">
              <w:rPr>
                <w:color w:val="000000"/>
              </w:rPr>
              <w:t>7</w:t>
            </w:r>
          </w:ins>
          <w:ins w:id="1864" w:author="William Mitchell" w:date="2021-05-19T09:47:00Z">
            <w:del w:id="1865" w:author="Billy Mitchell" w:date="2021-05-20T23:01:00Z">
              <w:r w:rsidR="00AF5455" w:rsidDel="000F4650">
                <w:rPr>
                  <w:color w:val="000000"/>
                </w:rPr>
                <w:delText>6</w:delText>
              </w:r>
            </w:del>
            <w:r w:rsidR="00AF5455">
              <w:rPr>
                <w:color w:val="000000"/>
              </w:rPr>
              <w:t>) found age-related decreases in vmPFC response to emotional photos, with larger degrees of vmPFC involvement found among younger participants relative to older ones.</w:t>
            </w:r>
          </w:ins>
          <w:ins w:id="1866" w:author="William Mitchell" w:date="2021-05-19T09:48:00Z">
            <w:r w:rsidR="00AF5455">
              <w:rPr>
                <w:color w:val="000000"/>
              </w:rPr>
              <w:t xml:space="preserve"> </w:t>
            </w:r>
          </w:ins>
          <w:ins w:id="1867" w:author="William Mitchell" w:date="2021-05-12T13:31:00Z">
            <w:r w:rsidR="00D2411E">
              <w:rPr>
                <w:color w:val="000000"/>
              </w:rPr>
              <w:t xml:space="preserve">While </w:t>
            </w:r>
            <w:proofErr w:type="spellStart"/>
            <w:r w:rsidR="00D2411E">
              <w:rPr>
                <w:color w:val="000000"/>
              </w:rPr>
              <w:t>mPFC</w:t>
            </w:r>
            <w:proofErr w:type="spellEnd"/>
            <w:r w:rsidR="00D2411E">
              <w:rPr>
                <w:color w:val="000000"/>
              </w:rPr>
              <w:t xml:space="preserve">-VS resting state functional connectivity demonstrates a positive relationship from childhood through early adulthood, whether connectivity increases with age (Di Martino et al., 2008, 2011) or remains stable through </w:t>
            </w:r>
            <w:r w:rsidR="00D2411E">
              <w:rPr>
                <w:color w:val="000000"/>
              </w:rPr>
              <w:lastRenderedPageBreak/>
              <w:t>development (</w:t>
            </w:r>
            <w:proofErr w:type="spellStart"/>
            <w:r w:rsidR="00D2411E">
              <w:rPr>
                <w:color w:val="000000"/>
              </w:rPr>
              <w:t>Fareri</w:t>
            </w:r>
            <w:proofErr w:type="spellEnd"/>
            <w:r w:rsidR="00D2411E">
              <w:rPr>
                <w:color w:val="000000"/>
              </w:rPr>
              <w:t xml:space="preserve"> et al., 2015; Greene et al., 2014)</w:t>
            </w:r>
          </w:ins>
          <w:ins w:id="1868" w:author="William Mitchell" w:date="2021-05-19T09:43:00Z">
            <w:r w:rsidR="00AF5455">
              <w:rPr>
                <w:color w:val="000000"/>
              </w:rPr>
              <w:t xml:space="preserve"> is debated</w:t>
            </w:r>
          </w:ins>
          <w:ins w:id="1869" w:author="William Mitchell" w:date="2021-05-12T13:31:00Z">
            <w:r w:rsidR="00D2411E">
              <w:rPr>
                <w:color w:val="000000"/>
              </w:rPr>
              <w:t xml:space="preserve">. The magnitude of task-based functional connectivity between </w:t>
            </w:r>
            <w:proofErr w:type="spellStart"/>
            <w:r w:rsidR="00D2411E">
              <w:rPr>
                <w:color w:val="000000"/>
              </w:rPr>
              <w:t>mPFC</w:t>
            </w:r>
            <w:proofErr w:type="spellEnd"/>
            <w:r w:rsidR="00D2411E">
              <w:rPr>
                <w:color w:val="000000"/>
              </w:rPr>
              <w:t xml:space="preserve"> and VS also appears to be variable dependent upon the task-based context (Richards et al., 2013), though, age-related linear increases have been observed for positive incentives (</w:t>
            </w:r>
            <w:r w:rsidR="00D2411E">
              <w:t>van der Bos et al., 2012)</w:t>
            </w:r>
            <w:r w:rsidR="00D2411E">
              <w:rPr>
                <w:color w:val="000000"/>
              </w:rPr>
              <w:t xml:space="preserve">. Regardless of </w:t>
            </w:r>
            <w:r w:rsidR="00D2411E">
              <w:t>potential</w:t>
            </w:r>
            <w:r w:rsidR="00D2411E">
              <w:rPr>
                <w:color w:val="000000"/>
              </w:rPr>
              <w:t xml:space="preserve"> changes in connectivity, it may be the case that the connection between VS and vmPFC serves a stimulus evaluation role (</w:t>
            </w:r>
            <w:proofErr w:type="spellStart"/>
            <w:r w:rsidR="00D2411E">
              <w:rPr>
                <w:color w:val="000000"/>
              </w:rPr>
              <w:t>Fareri</w:t>
            </w:r>
            <w:proofErr w:type="spellEnd"/>
            <w:r w:rsidR="00D2411E">
              <w:rPr>
                <w:color w:val="000000"/>
              </w:rPr>
              <w:t xml:space="preserve"> et al., 2015; </w:t>
            </w:r>
            <w:proofErr w:type="spellStart"/>
            <w:r w:rsidR="00D2411E">
              <w:rPr>
                <w:color w:val="000000"/>
              </w:rPr>
              <w:t>Bartra</w:t>
            </w:r>
            <w:proofErr w:type="spellEnd"/>
            <w:r w:rsidR="00D2411E">
              <w:rPr>
                <w:color w:val="000000"/>
              </w:rPr>
              <w:t xml:space="preserve"> et al., 2013; Salzman et al., 2007) which may</w:t>
            </w:r>
            <w:r w:rsidR="00D2411E">
              <w:t xml:space="preserve"> modulate value-related signals</w:t>
            </w:r>
          </w:ins>
          <w:customXmlDelRangeStart w:id="1870" w:author="William Mitchell" w:date="2021-05-19T13:23:00Z"/>
        </w:sdtContent>
      </w:sdt>
      <w:customXmlDelRangeEnd w:id="1870"/>
      <w:customXmlDelRangeStart w:id="1871" w:author="William Mitchell" w:date="2021-05-19T13:23:00Z"/>
      <w:sdt>
        <w:sdtPr>
          <w:tag w:val="goog_rdk_362"/>
          <w:id w:val="1620261853"/>
        </w:sdtPr>
        <w:sdtEndPr/>
        <w:sdtContent>
          <w:customXmlDelRangeEnd w:id="1871"/>
          <w:r w:rsidR="00D2411E">
            <w:t xml:space="preserve"> relevant to affectively valenced stimuli. </w:t>
          </w:r>
          <w:customXmlDelRangeStart w:id="1872" w:author="William Mitchell" w:date="2021-05-19T13:23:00Z"/>
        </w:sdtContent>
      </w:sdt>
      <w:customXmlDelRangeEnd w:id="1872"/>
      <w:customXmlDelRangeStart w:id="1873" w:author="William Mitchell" w:date="2021-05-19T09:43:00Z"/>
      <w:sdt>
        <w:sdtPr>
          <w:tag w:val="goog_rdk_363"/>
          <w:id w:val="154111745"/>
        </w:sdtPr>
        <w:sdtEndPr/>
        <w:sdtContent>
          <w:customXmlDelRangeEnd w:id="1873"/>
          <w:del w:id="1874" w:author="William Mitchell" w:date="2021-05-12T13:31:00Z">
            <w:r w:rsidR="00D2411E">
              <w:rPr>
                <w:color w:val="000000"/>
              </w:rPr>
              <w:delText xml:space="preserve"> </w:delText>
            </w:r>
          </w:del>
          <w:customXmlDelRangeStart w:id="1875" w:author="William Mitchell" w:date="2021-05-19T13:24:00Z"/>
          <w:sdt>
            <w:sdtPr>
              <w:tag w:val="goog_rdk_364"/>
              <w:id w:val="-567260593"/>
            </w:sdtPr>
            <w:sdtEndPr/>
            <w:sdtContent>
              <w:customXmlDelRangeEnd w:id="1875"/>
              <w:commentRangeStart w:id="1876"/>
              <w:customXmlDelRangeStart w:id="1877" w:author="William Mitchell" w:date="2021-05-19T13:24:00Z"/>
            </w:sdtContent>
          </w:sdt>
          <w:customXmlDelRangeEnd w:id="1877"/>
          <w:del w:id="1878" w:author="William Mitchell" w:date="2021-05-12T13:31:00Z">
            <w:r w:rsidR="00D2411E">
              <w:rPr>
                <w:color w:val="000000"/>
              </w:rPr>
              <w:delText>Unfortunately, the authors of this paper could not find any studies exploring whether functional connectivity between the mPFC and NAcc changes over development, which might highlight a gap demanding further exploration</w:delText>
            </w:r>
          </w:del>
          <w:customXmlDelRangeStart w:id="1879" w:author="William Mitchell" w:date="2021-05-19T09:43:00Z"/>
        </w:sdtContent>
      </w:sdt>
      <w:customXmlDelRangeEnd w:id="1879"/>
      <w:commentRangeEnd w:id="1876"/>
      <w:del w:id="1880" w:author="William Mitchell" w:date="2021-05-19T09:43:00Z">
        <w:r w:rsidR="00D2411E" w:rsidDel="00AF5455">
          <w:commentReference w:id="1876"/>
        </w:r>
        <w:r w:rsidR="00D2411E" w:rsidDel="00AF5455">
          <w:rPr>
            <w:color w:val="000000"/>
          </w:rPr>
          <w:delText>.</w:delText>
        </w:r>
      </w:del>
      <w:r w:rsidR="00D2411E">
        <w:rPr>
          <w:color w:val="000000"/>
        </w:rPr>
        <w:t xml:space="preserve"> </w:t>
      </w:r>
      <w:ins w:id="1881" w:author="William Mitchell" w:date="2021-05-19T09:44:00Z">
        <w:r w:rsidR="00AF5455">
          <w:rPr>
            <w:color w:val="000000"/>
          </w:rPr>
          <w:t>Taken together, a potential interpretation of our findings is that</w:t>
        </w:r>
      </w:ins>
      <w:ins w:id="1882" w:author="William Mitchell" w:date="2021-05-19T09:49:00Z">
        <w:r w:rsidR="00AF5455">
          <w:rPr>
            <w:color w:val="000000"/>
          </w:rPr>
          <w:t>,</w:t>
        </w:r>
      </w:ins>
      <w:ins w:id="1883" w:author="William Mitchell" w:date="2021-05-19T09:44:00Z">
        <w:r w:rsidR="00AF5455">
          <w:rPr>
            <w:color w:val="000000"/>
          </w:rPr>
          <w:t xml:space="preserve"> in light of the region's role in processing of emotional stimuli, the pattern and response similarities we find in children may signal their shared, </w:t>
        </w:r>
      </w:ins>
      <w:ins w:id="1884" w:author="William Mitchell" w:date="2021-05-19T09:49:00Z">
        <w:r w:rsidR="00AF5455">
          <w:rPr>
            <w:color w:val="000000"/>
          </w:rPr>
          <w:t>relatively-</w:t>
        </w:r>
      </w:ins>
      <w:ins w:id="1885" w:author="William Mitchell" w:date="2021-05-19T09:44:00Z">
        <w:r w:rsidR="00AF5455">
          <w:rPr>
            <w:color w:val="000000"/>
          </w:rPr>
          <w:t xml:space="preserve">limited experience of </w:t>
        </w:r>
      </w:ins>
      <w:ins w:id="1886" w:author="William Mitchell" w:date="2021-05-19T09:52:00Z">
        <w:r w:rsidR="005C15DA">
          <w:rPr>
            <w:color w:val="000000"/>
          </w:rPr>
          <w:t xml:space="preserve">the </w:t>
        </w:r>
      </w:ins>
      <w:ins w:id="1887" w:author="William Mitchell" w:date="2021-05-19T09:44:00Z">
        <w:r w:rsidR="00AF5455">
          <w:rPr>
            <w:color w:val="000000"/>
          </w:rPr>
          <w:t xml:space="preserve">vast array of </w:t>
        </w:r>
      </w:ins>
      <w:ins w:id="1888" w:author="William Mitchell" w:date="2021-05-19T09:52:00Z">
        <w:r w:rsidR="005C15DA">
          <w:rPr>
            <w:color w:val="000000"/>
          </w:rPr>
          <w:t xml:space="preserve">potential </w:t>
        </w:r>
      </w:ins>
      <w:ins w:id="1889" w:author="William Mitchell" w:date="2021-05-19T09:44:00Z">
        <w:r w:rsidR="005C15DA">
          <w:rPr>
            <w:color w:val="000000"/>
          </w:rPr>
          <w:t>affectively-relevant</w:t>
        </w:r>
      </w:ins>
      <w:ins w:id="1890" w:author="William Mitchell" w:date="2021-05-19T09:50:00Z">
        <w:r w:rsidR="00AF5455">
          <w:rPr>
            <w:color w:val="000000"/>
          </w:rPr>
          <w:t xml:space="preserve"> </w:t>
        </w:r>
      </w:ins>
      <w:ins w:id="1891" w:author="William Mitchell" w:date="2021-05-19T09:44:00Z">
        <w:r w:rsidR="00AF5455">
          <w:rPr>
            <w:color w:val="000000"/>
          </w:rPr>
          <w:t xml:space="preserve">experiences, while adults respond </w:t>
        </w:r>
      </w:ins>
      <w:ins w:id="1892" w:author="William Mitchell" w:date="2021-05-19T09:52:00Z">
        <w:r w:rsidR="005C15DA">
          <w:rPr>
            <w:color w:val="000000"/>
          </w:rPr>
          <w:t xml:space="preserve">more </w:t>
        </w:r>
      </w:ins>
      <w:ins w:id="1893" w:author="William Mitchell" w:date="2021-05-19T09:44:00Z">
        <w:r w:rsidR="00AF5455">
          <w:rPr>
            <w:color w:val="000000"/>
          </w:rPr>
          <w:t xml:space="preserve">divergently </w:t>
        </w:r>
      </w:ins>
      <w:ins w:id="1894" w:author="William Mitchell" w:date="2021-05-19T09:54:00Z">
        <w:r w:rsidR="005C15DA">
          <w:rPr>
            <w:color w:val="000000"/>
          </w:rPr>
          <w:t xml:space="preserve">to novel affectively-valenced information by referencing </w:t>
        </w:r>
      </w:ins>
      <w:ins w:id="1895" w:author="William Mitchell" w:date="2021-05-19T09:55:00Z">
        <w:r w:rsidR="005C15DA">
          <w:rPr>
            <w:color w:val="000000"/>
          </w:rPr>
          <w:t>a wider berth of past evaluations.</w:t>
        </w:r>
      </w:ins>
      <w:ins w:id="1896" w:author="Billy Mitchell" w:date="2021-05-31T22:09:00Z">
        <w:r w:rsidR="00D93B06">
          <w:rPr>
            <w:color w:val="000000"/>
          </w:rPr>
          <w:t xml:space="preserve"> Our study </w:t>
        </w:r>
      </w:ins>
      <w:ins w:id="1897" w:author="Billy Mitchell" w:date="2021-05-31T22:12:00Z">
        <w:r w:rsidR="00D93B06">
          <w:rPr>
            <w:color w:val="000000"/>
          </w:rPr>
          <w:t>connects</w:t>
        </w:r>
      </w:ins>
      <w:ins w:id="1898" w:author="Billy Mitchell" w:date="2021-05-31T22:11:00Z">
        <w:r w:rsidR="00D93B06">
          <w:rPr>
            <w:color w:val="000000"/>
          </w:rPr>
          <w:t xml:space="preserve"> findings from behavioral affective development</w:t>
        </w:r>
      </w:ins>
      <w:ins w:id="1899" w:author="Billy Mitchell" w:date="2021-05-31T22:12:00Z">
        <w:r w:rsidR="00D93B06">
          <w:rPr>
            <w:color w:val="000000"/>
          </w:rPr>
          <w:t xml:space="preserve"> and neural representations of affect</w:t>
        </w:r>
      </w:ins>
      <w:ins w:id="1900" w:author="Billy Mitchell" w:date="2021-05-31T22:10:00Z">
        <w:r w:rsidR="00D93B06">
          <w:rPr>
            <w:color w:val="000000"/>
          </w:rPr>
          <w:t xml:space="preserve"> by demonstrating that</w:t>
        </w:r>
      </w:ins>
      <w:ins w:id="1901" w:author="Billy Mitchell" w:date="2021-05-31T22:12:00Z">
        <w:r w:rsidR="00D93B06">
          <w:rPr>
            <w:color w:val="000000"/>
          </w:rPr>
          <w:t xml:space="preserve"> observed </w:t>
        </w:r>
      </w:ins>
      <w:ins w:id="1902" w:author="Billy Mitchell" w:date="2021-05-31T22:14:00Z">
        <w:r w:rsidR="00D93B06">
          <w:rPr>
            <w:color w:val="000000"/>
          </w:rPr>
          <w:t xml:space="preserve">developmental </w:t>
        </w:r>
      </w:ins>
      <w:ins w:id="1903" w:author="Billy Mitchell" w:date="2021-05-31T22:12:00Z">
        <w:r w:rsidR="00D93B06">
          <w:rPr>
            <w:color w:val="000000"/>
          </w:rPr>
          <w:t>behavioral</w:t>
        </w:r>
      </w:ins>
      <w:ins w:id="1904" w:author="Billy Mitchell" w:date="2021-05-31T22:10:00Z">
        <w:r w:rsidR="00D93B06">
          <w:rPr>
            <w:color w:val="000000"/>
          </w:rPr>
          <w:t xml:space="preserve"> differences </w:t>
        </w:r>
      </w:ins>
      <w:ins w:id="1905" w:author="Billy Mitchell" w:date="2021-05-31T22:14:00Z">
        <w:r w:rsidR="00D93B06">
          <w:rPr>
            <w:color w:val="000000"/>
          </w:rPr>
          <w:t>between adults and children</w:t>
        </w:r>
      </w:ins>
      <w:ins w:id="1906" w:author="Billy Mitchell" w:date="2021-05-31T22:13:00Z">
        <w:r w:rsidR="00D93B06">
          <w:rPr>
            <w:color w:val="000000"/>
          </w:rPr>
          <w:t xml:space="preserve"> </w:t>
        </w:r>
      </w:ins>
      <w:ins w:id="1907" w:author="Billy Mitchell" w:date="2021-05-31T22:10:00Z">
        <w:r w:rsidR="00D93B06">
          <w:rPr>
            <w:color w:val="000000"/>
          </w:rPr>
          <w:t xml:space="preserve">extend to neural representations of affective information </w:t>
        </w:r>
      </w:ins>
      <w:ins w:id="1908" w:author="Billy Mitchell" w:date="2021-05-31T22:13:00Z">
        <w:r w:rsidR="00D93B06">
          <w:rPr>
            <w:color w:val="000000"/>
          </w:rPr>
          <w:t>with</w:t>
        </w:r>
      </w:ins>
      <w:ins w:id="1909" w:author="Billy Mitchell" w:date="2021-05-31T22:10:00Z">
        <w:r w:rsidR="00D93B06">
          <w:rPr>
            <w:color w:val="000000"/>
          </w:rPr>
          <w:t xml:space="preserve">in the vmPFC, NAcc, and amygdala specifically. </w:t>
        </w:r>
      </w:ins>
    </w:p>
    <w:p w14:paraId="4A20F2B5" w14:textId="6E410B1A" w:rsidR="00AF5455" w:rsidDel="005C15DA" w:rsidRDefault="005C15DA">
      <w:pPr>
        <w:spacing w:line="480" w:lineRule="auto"/>
        <w:ind w:firstLine="720"/>
        <w:rPr>
          <w:del w:id="1910" w:author="William Mitchell" w:date="2021-05-19T09:57:00Z"/>
          <w:color w:val="000000"/>
        </w:rPr>
        <w:pPrChange w:id="1911" w:author="Billy Mitchell" w:date="2021-06-11T18:06:00Z">
          <w:pPr>
            <w:spacing w:line="480" w:lineRule="auto"/>
            <w:ind w:firstLine="720"/>
            <w:jc w:val="both"/>
          </w:pPr>
        </w:pPrChange>
      </w:pPr>
      <w:del w:id="1912" w:author="William Mitchell" w:date="2021-05-19T09:56:00Z">
        <w:r w:rsidDel="005C15DA">
          <w:delText xml:space="preserve">     </w:delText>
        </w:r>
      </w:del>
    </w:p>
    <w:customXmlDelRangeStart w:id="1913" w:author="William Mitchell" w:date="2021-05-19T13:24:00Z"/>
    <w:sdt>
      <w:sdtPr>
        <w:tag w:val="goog_rdk_398"/>
        <w:id w:val="-1836371894"/>
      </w:sdtPr>
      <w:sdtEndPr/>
      <w:sdtContent>
        <w:customXmlDelRangeEnd w:id="1913"/>
        <w:p w14:paraId="0000005A" w14:textId="50925AA3" w:rsidR="001D5C46" w:rsidDel="00A21DDA" w:rsidRDefault="00D2411E">
          <w:pPr>
            <w:spacing w:line="480" w:lineRule="auto"/>
            <w:ind w:firstLine="720"/>
            <w:rPr>
              <w:ins w:id="1914" w:author="William Mitchell" w:date="2021-05-13T16:38:00Z"/>
              <w:del w:id="1915" w:author="Billy Mitchell" w:date="2021-05-20T12:53:00Z"/>
              <w:color w:val="000000"/>
            </w:rPr>
            <w:pPrChange w:id="1916" w:author="Billy Mitchell" w:date="2021-06-11T18:06:00Z">
              <w:pPr>
                <w:spacing w:line="480" w:lineRule="auto"/>
                <w:ind w:firstLine="720"/>
                <w:jc w:val="both"/>
              </w:pPr>
            </w:pPrChange>
          </w:pPr>
          <w:del w:id="1917" w:author="William Mitchell" w:date="2021-05-18T21:30:00Z">
            <w:r w:rsidDel="004F3C1E">
              <w:rPr>
                <w:color w:val="000000"/>
              </w:rPr>
              <w:delText>It’s important to note that there are at least few possible cognitive mechanisms by</w:delText>
            </w:r>
          </w:del>
          <w:ins w:id="1918" w:author="William Mitchell" w:date="2021-05-18T21:30:00Z">
            <w:r w:rsidR="004F3C1E">
              <w:rPr>
                <w:color w:val="000000"/>
              </w:rPr>
              <w:t>The cognitive literature also presents a</w:t>
            </w:r>
          </w:ins>
          <w:ins w:id="1919" w:author="William Mitchell" w:date="2021-05-18T21:38:00Z">
            <w:r w:rsidR="00C07B66">
              <w:rPr>
                <w:color w:val="000000"/>
              </w:rPr>
              <w:t>t least a</w:t>
            </w:r>
          </w:ins>
          <w:ins w:id="1920" w:author="William Mitchell" w:date="2021-05-18T21:30:00Z">
            <w:r w:rsidR="004F3C1E">
              <w:rPr>
                <w:color w:val="000000"/>
              </w:rPr>
              <w:t xml:space="preserve"> few mechanisms by</w:t>
            </w:r>
          </w:ins>
          <w:r>
            <w:rPr>
              <w:color w:val="000000"/>
            </w:rPr>
            <w:t xml:space="preserve"> which representations may grow more dissimilar</w:t>
          </w:r>
          <w:ins w:id="1921" w:author="William Mitchell" w:date="2021-05-18T21:30:00Z">
            <w:r w:rsidR="004F3C1E">
              <w:rPr>
                <w:color w:val="000000"/>
              </w:rPr>
              <w:t xml:space="preserve"> with age</w:t>
            </w:r>
          </w:ins>
          <w:r>
            <w:rPr>
              <w:color w:val="000000"/>
            </w:rPr>
            <w:t xml:space="preserve">. </w:t>
          </w:r>
          <w:ins w:id="1922" w:author="William Mitchell" w:date="2021-05-18T21:31:00Z">
            <w:r w:rsidR="004F3C1E">
              <w:rPr>
                <w:color w:val="000000"/>
              </w:rPr>
              <w:t xml:space="preserve">Appraisal </w:t>
            </w:r>
            <w:del w:id="1923" w:author="Billy Mitchell" w:date="2021-05-23T16:30:00Z">
              <w:r w:rsidR="004F3C1E" w:rsidDel="00DA78EE">
                <w:rPr>
                  <w:color w:val="000000"/>
                </w:rPr>
                <w:delText>T</w:delText>
              </w:r>
            </w:del>
          </w:ins>
          <w:ins w:id="1924" w:author="Billy Mitchell" w:date="2021-05-23T16:30:00Z">
            <w:r w:rsidR="00DA78EE">
              <w:rPr>
                <w:color w:val="000000"/>
              </w:rPr>
              <w:t>t</w:t>
            </w:r>
          </w:ins>
          <w:ins w:id="1925" w:author="William Mitchell" w:date="2021-05-18T21:31:00Z">
            <w:r w:rsidR="004F3C1E">
              <w:rPr>
                <w:color w:val="000000"/>
              </w:rPr>
              <w:t xml:space="preserve">heories of emotion </w:t>
            </w:r>
            <w:r w:rsidR="004F3C1E">
              <w:rPr>
                <w:color w:val="000000"/>
              </w:rPr>
              <w:lastRenderedPageBreak/>
              <w:t>broadly posit that emotions are elicited by or</w:t>
            </w:r>
          </w:ins>
          <w:ins w:id="1926" w:author="William Mitchell" w:date="2021-05-18T21:32:00Z">
            <w:r w:rsidR="004F3C1E">
              <w:rPr>
                <w:color w:val="000000"/>
              </w:rPr>
              <w:t xml:space="preserve"> are</w:t>
            </w:r>
          </w:ins>
          <w:ins w:id="1927" w:author="William Mitchell" w:date="2021-05-18T21:31:00Z">
            <w:r w:rsidR="004F3C1E">
              <w:rPr>
                <w:color w:val="000000"/>
              </w:rPr>
              <w:t xml:space="preserve"> emergent phenomena from evaluations of events and circumstances</w:t>
            </w:r>
          </w:ins>
          <w:ins w:id="1928" w:author="William Mitchell" w:date="2021-05-19T13:22:00Z">
            <w:r w:rsidR="004B5C05">
              <w:t xml:space="preserve"> </w:t>
            </w:r>
          </w:ins>
          <w:ins w:id="1929" w:author="William Mitchell" w:date="2021-05-18T21:31:00Z">
            <w:r w:rsidR="004F3C1E">
              <w:rPr>
                <w:color w:val="000000"/>
              </w:rPr>
              <w:t>(Roseman &amp; Smith, 2001;</w:t>
            </w:r>
          </w:ins>
          <w:ins w:id="1930" w:author="Billy Mitchell" w:date="2021-05-20T22:52:00Z">
            <w:r w:rsidR="002A7E2A">
              <w:rPr>
                <w:color w:val="000000"/>
              </w:rPr>
              <w:t xml:space="preserve"> </w:t>
            </w:r>
            <w:proofErr w:type="spellStart"/>
            <w:r w:rsidR="002A7E2A">
              <w:rPr>
                <w:color w:val="000000"/>
              </w:rPr>
              <w:t>Ortony</w:t>
            </w:r>
            <w:proofErr w:type="spellEnd"/>
            <w:r w:rsidR="002A7E2A">
              <w:rPr>
                <w:color w:val="000000"/>
              </w:rPr>
              <w:t xml:space="preserve">, </w:t>
            </w:r>
            <w:proofErr w:type="spellStart"/>
            <w:r w:rsidR="002A7E2A">
              <w:rPr>
                <w:color w:val="000000"/>
              </w:rPr>
              <w:t>Clore</w:t>
            </w:r>
            <w:proofErr w:type="spellEnd"/>
            <w:r w:rsidR="002A7E2A">
              <w:rPr>
                <w:color w:val="000000"/>
              </w:rPr>
              <w:t>, &amp; Collins, 1988;</w:t>
            </w:r>
          </w:ins>
          <w:ins w:id="1931" w:author="William Mitchell" w:date="2021-05-18T21:31:00Z">
            <w:r w:rsidR="004F3C1E">
              <w:rPr>
                <w:color w:val="000000"/>
              </w:rPr>
              <w:t xml:space="preserve"> </w:t>
            </w:r>
            <w:proofErr w:type="spellStart"/>
            <w:r w:rsidR="004F3C1E">
              <w:rPr>
                <w:color w:val="000000"/>
              </w:rPr>
              <w:t>Clore</w:t>
            </w:r>
            <w:proofErr w:type="spellEnd"/>
            <w:r w:rsidR="004F3C1E">
              <w:rPr>
                <w:color w:val="000000"/>
              </w:rPr>
              <w:t xml:space="preserve"> &amp; </w:t>
            </w:r>
            <w:proofErr w:type="spellStart"/>
            <w:r w:rsidR="004F3C1E">
              <w:rPr>
                <w:color w:val="000000"/>
              </w:rPr>
              <w:t>Ortony</w:t>
            </w:r>
            <w:proofErr w:type="spellEnd"/>
            <w:r w:rsidR="004F3C1E">
              <w:rPr>
                <w:color w:val="000000"/>
              </w:rPr>
              <w:t>, 2008)</w:t>
            </w:r>
            <w:commentRangeStart w:id="1932"/>
            <w:commentRangeEnd w:id="1932"/>
            <w:r w:rsidR="004F3C1E">
              <w:commentReference w:id="1932"/>
            </w:r>
            <w:r w:rsidR="004F3C1E">
              <w:rPr>
                <w:color w:val="000000"/>
              </w:rPr>
              <w:t xml:space="preserve">. These evaluations may be colored by the biases and information individuals </w:t>
            </w:r>
          </w:ins>
          <w:ins w:id="1933" w:author="William Mitchell" w:date="2021-05-18T21:32:00Z">
            <w:r w:rsidR="004F3C1E">
              <w:rPr>
                <w:color w:val="000000"/>
              </w:rPr>
              <w:t xml:space="preserve">already </w:t>
            </w:r>
          </w:ins>
          <w:ins w:id="1934" w:author="William Mitchell" w:date="2021-05-18T21:31:00Z">
            <w:r w:rsidR="004F3C1E">
              <w:rPr>
                <w:color w:val="000000"/>
              </w:rPr>
              <w:t>possess.</w:t>
            </w:r>
          </w:ins>
          <w:ins w:id="1935" w:author="William Mitchell" w:date="2021-05-18T21:32:00Z">
            <w:r w:rsidR="004F3C1E">
              <w:rPr>
                <w:color w:val="000000"/>
              </w:rPr>
              <w:t xml:space="preserve"> I</w:t>
            </w:r>
          </w:ins>
          <w:del w:id="1936" w:author="William Mitchell" w:date="2021-05-18T21:32:00Z">
            <w:r w:rsidDel="004F3C1E">
              <w:rPr>
                <w:color w:val="000000"/>
              </w:rPr>
              <w:delText>For example, i</w:delText>
            </w:r>
          </w:del>
          <w:r>
            <w:rPr>
              <w:color w:val="000000"/>
            </w:rPr>
            <w:t xml:space="preserve">t may be the case that the </w:t>
          </w:r>
          <w:del w:id="1937" w:author="William Mitchell" w:date="2021-05-18T21:34:00Z">
            <w:r w:rsidDel="004F3C1E">
              <w:rPr>
                <w:color w:val="000000"/>
              </w:rPr>
              <w:delText>acquisition of new information forces individuals to restructure, reframe, and expand old representative schemas to better categorize variances in information. Effectively, experiences that once seemed the pinnacle of horror or joy may be tempered relative to new experiences within those categories</w:delText>
            </w:r>
          </w:del>
          <w:del w:id="1938" w:author="William Mitchell" w:date="2021-05-18T21:31:00Z">
            <w:r w:rsidDel="004F3C1E">
              <w:rPr>
                <w:color w:val="000000"/>
              </w:rPr>
              <w:delText xml:space="preserve">. </w:delText>
            </w:r>
          </w:del>
          <w:customXmlDelRangeStart w:id="1939" w:author="William Mitchell" w:date="2021-05-18T21:34:00Z"/>
          <w:sdt>
            <w:sdtPr>
              <w:tag w:val="goog_rdk_365"/>
              <w:id w:val="-545055511"/>
            </w:sdtPr>
            <w:sdtEndPr/>
            <w:sdtContent>
              <w:customXmlDelRangeEnd w:id="1939"/>
              <w:customXmlDelRangeStart w:id="1940" w:author="William Mitchell" w:date="2021-05-18T21:31:00Z"/>
              <w:sdt>
                <w:sdtPr>
                  <w:tag w:val="goog_rdk_366"/>
                  <w:id w:val="-716668341"/>
                </w:sdtPr>
                <w:sdtEndPr/>
                <w:sdtContent>
                  <w:customXmlDelRangeEnd w:id="1940"/>
                  <w:commentRangeStart w:id="1941"/>
                  <w:customXmlDelRangeStart w:id="1942" w:author="William Mitchell" w:date="2021-05-18T21:31:00Z"/>
                </w:sdtContent>
              </w:sdt>
              <w:customXmlDelRangeEnd w:id="1942"/>
              <w:del w:id="1943" w:author="William Mitchell" w:date="2021-05-12T13:03:00Z">
                <w:r>
                  <w:rPr>
                    <w:color w:val="000000"/>
                  </w:rPr>
                  <w:delText>According to the</w:delText>
                </w:r>
              </w:del>
              <w:customXmlDelRangeStart w:id="1944" w:author="William Mitchell" w:date="2021-05-18T21:34:00Z"/>
            </w:sdtContent>
          </w:sdt>
          <w:customXmlDelRangeEnd w:id="1944"/>
          <w:del w:id="1945" w:author="William Mitchell" w:date="2021-05-18T21:31:00Z">
            <w:r w:rsidDel="004F3C1E">
              <w:rPr>
                <w:color w:val="000000"/>
              </w:rPr>
              <w:delText xml:space="preserve"> Appraisal Theor</w:delText>
            </w:r>
          </w:del>
          <w:customXmlDelRangeStart w:id="1946" w:author="William Mitchell" w:date="2021-05-18T21:31:00Z"/>
          <w:sdt>
            <w:sdtPr>
              <w:tag w:val="goog_rdk_367"/>
              <w:id w:val="1779675392"/>
            </w:sdtPr>
            <w:sdtEndPr/>
            <w:sdtContent>
              <w:customXmlDelRangeEnd w:id="1946"/>
              <w:customXmlDelRangeStart w:id="1947" w:author="William Mitchell" w:date="2021-05-18T21:31:00Z"/>
            </w:sdtContent>
          </w:sdt>
          <w:customXmlDelRangeEnd w:id="1947"/>
          <w:customXmlDelRangeStart w:id="1948" w:author="William Mitchell" w:date="2021-05-18T21:31:00Z"/>
          <w:sdt>
            <w:sdtPr>
              <w:tag w:val="goog_rdk_368"/>
              <w:id w:val="-1443303587"/>
            </w:sdtPr>
            <w:sdtEndPr/>
            <w:sdtContent>
              <w:customXmlDelRangeEnd w:id="1948"/>
              <w:del w:id="1949" w:author="William Mitchell" w:date="2021-05-12T13:03:00Z">
                <w:r>
                  <w:rPr>
                    <w:color w:val="000000"/>
                  </w:rPr>
                  <w:delText>y</w:delText>
                </w:r>
              </w:del>
              <w:customXmlDelRangeStart w:id="1950" w:author="William Mitchell" w:date="2021-05-18T21:31:00Z"/>
            </w:sdtContent>
          </w:sdt>
          <w:customXmlDelRangeEnd w:id="1950"/>
          <w:del w:id="1951" w:author="William Mitchell" w:date="2021-05-18T21:31:00Z">
            <w:r w:rsidDel="004F3C1E">
              <w:rPr>
                <w:color w:val="000000"/>
              </w:rPr>
              <w:delText xml:space="preserve"> of </w:delText>
            </w:r>
          </w:del>
          <w:customXmlDelRangeStart w:id="1952" w:author="William Mitchell" w:date="2021-05-18T21:31:00Z"/>
          <w:sdt>
            <w:sdtPr>
              <w:tag w:val="goog_rdk_369"/>
              <w:id w:val="636920893"/>
            </w:sdtPr>
            <w:sdtEndPr/>
            <w:sdtContent>
              <w:customXmlDelRangeEnd w:id="1952"/>
              <w:customXmlDelRangeStart w:id="1953" w:author="William Mitchell" w:date="2021-05-18T21:31:00Z"/>
            </w:sdtContent>
          </w:sdt>
          <w:customXmlDelRangeEnd w:id="1953"/>
          <w:customXmlDelRangeStart w:id="1954" w:author="William Mitchell" w:date="2021-05-18T21:31:00Z"/>
          <w:sdt>
            <w:sdtPr>
              <w:tag w:val="goog_rdk_370"/>
              <w:id w:val="691503485"/>
            </w:sdtPr>
            <w:sdtEndPr/>
            <w:sdtContent>
              <w:customXmlDelRangeEnd w:id="1954"/>
              <w:del w:id="1955" w:author="William Mitchell" w:date="2021-05-12T13:03:00Z">
                <w:r>
                  <w:rPr>
                    <w:color w:val="000000"/>
                  </w:rPr>
                  <w:delText>E</w:delText>
                </w:r>
              </w:del>
              <w:customXmlDelRangeStart w:id="1956" w:author="William Mitchell" w:date="2021-05-18T21:31:00Z"/>
            </w:sdtContent>
          </w:sdt>
          <w:customXmlDelRangeEnd w:id="1956"/>
          <w:del w:id="1957" w:author="William Mitchell" w:date="2021-05-18T21:31:00Z">
            <w:r w:rsidDel="004F3C1E">
              <w:rPr>
                <w:color w:val="000000"/>
              </w:rPr>
              <w:delText>motion</w:delText>
            </w:r>
          </w:del>
          <w:customXmlDelRangeStart w:id="1958" w:author="William Mitchell" w:date="2021-05-18T21:31:00Z"/>
          <w:sdt>
            <w:sdtPr>
              <w:tag w:val="goog_rdk_371"/>
              <w:id w:val="-227618226"/>
            </w:sdtPr>
            <w:sdtEndPr/>
            <w:sdtContent>
              <w:customXmlDelRangeEnd w:id="1958"/>
              <w:customXmlDelRangeStart w:id="1959" w:author="William Mitchell" w:date="2021-05-18T21:31:00Z"/>
            </w:sdtContent>
          </w:sdt>
          <w:customXmlDelRangeEnd w:id="1959"/>
          <w:customXmlDelRangeStart w:id="1960" w:author="William Mitchell" w:date="2021-05-18T21:31:00Z"/>
          <w:sdt>
            <w:sdtPr>
              <w:tag w:val="goog_rdk_372"/>
              <w:id w:val="1461541910"/>
            </w:sdtPr>
            <w:sdtEndPr/>
            <w:sdtContent>
              <w:customXmlDelRangeEnd w:id="1960"/>
              <w:del w:id="1961" w:author="William Mitchell" w:date="2021-05-12T13:03:00Z">
                <w:r>
                  <w:rPr>
                    <w:color w:val="000000"/>
                  </w:rPr>
                  <w:delText>,</w:delText>
                </w:r>
              </w:del>
              <w:customXmlDelRangeStart w:id="1962" w:author="William Mitchell" w:date="2021-05-18T21:31:00Z"/>
            </w:sdtContent>
          </w:sdt>
          <w:customXmlDelRangeEnd w:id="1962"/>
          <w:del w:id="1963" w:author="William Mitchell" w:date="2021-05-18T21:31:00Z">
            <w:r w:rsidDel="004F3C1E">
              <w:rPr>
                <w:color w:val="000000"/>
              </w:rPr>
              <w:delText xml:space="preserve"> </w:delText>
            </w:r>
          </w:del>
          <w:customXmlDelRangeStart w:id="1964" w:author="William Mitchell" w:date="2021-05-18T21:31:00Z"/>
          <w:sdt>
            <w:sdtPr>
              <w:tag w:val="goog_rdk_373"/>
              <w:id w:val="263578881"/>
            </w:sdtPr>
            <w:sdtEndPr/>
            <w:sdtContent>
              <w:customXmlDelRangeEnd w:id="1964"/>
              <w:del w:id="1965" w:author="William Mitchell" w:date="2021-05-12T18:56:00Z">
                <w:r>
                  <w:rPr>
                    <w:color w:val="000000"/>
                  </w:rPr>
                  <w:delText xml:space="preserve">affective states </w:delText>
                </w:r>
              </w:del>
              <w:customXmlDelRangeStart w:id="1966" w:author="William Mitchell" w:date="2021-05-18T21:31:00Z"/>
            </w:sdtContent>
          </w:sdt>
          <w:customXmlDelRangeEnd w:id="1966"/>
          <w:del w:id="1967" w:author="William Mitchell" w:date="2021-05-18T21:31:00Z">
            <w:r w:rsidDel="004F3C1E">
              <w:rPr>
                <w:color w:val="000000"/>
              </w:rPr>
              <w:delText xml:space="preserve">are </w:delText>
            </w:r>
          </w:del>
          <w:customXmlDelRangeStart w:id="1968" w:author="William Mitchell" w:date="2021-05-18T21:31:00Z"/>
          <w:sdt>
            <w:sdtPr>
              <w:tag w:val="goog_rdk_374"/>
              <w:id w:val="-1104572051"/>
            </w:sdtPr>
            <w:sdtEndPr/>
            <w:sdtContent>
              <w:customXmlDelRangeEnd w:id="1968"/>
              <w:customXmlDelRangeStart w:id="1969" w:author="William Mitchell" w:date="2021-05-18T21:31:00Z"/>
            </w:sdtContent>
          </w:sdt>
          <w:customXmlDelRangeEnd w:id="1969"/>
          <w:customXmlDelRangeStart w:id="1970" w:author="William Mitchell" w:date="2021-05-18T21:31:00Z"/>
          <w:sdt>
            <w:sdtPr>
              <w:tag w:val="goog_rdk_375"/>
              <w:id w:val="1459530161"/>
            </w:sdtPr>
            <w:sdtEndPr/>
            <w:sdtContent>
              <w:customXmlDelRangeEnd w:id="1970"/>
              <w:del w:id="1971" w:author="William Mitchell" w:date="2021-05-12T13:07:00Z">
                <w:r>
                  <w:rPr>
                    <w:color w:val="000000"/>
                  </w:rPr>
                  <w:delText xml:space="preserve">the product of interpretations that individuals make, colored by the biases and information they already possess, about how salient and desirable, or undesirable, their circumstances are </w:delText>
                </w:r>
              </w:del>
              <w:customXmlDelRangeStart w:id="1972" w:author="William Mitchell" w:date="2021-05-18T21:31:00Z"/>
            </w:sdtContent>
          </w:sdt>
          <w:customXmlDelRangeEnd w:id="1972"/>
          <w:del w:id="1973" w:author="William Mitchell" w:date="2021-05-18T21:31:00Z">
            <w:r w:rsidDel="004F3C1E">
              <w:rPr>
                <w:color w:val="000000"/>
              </w:rPr>
              <w:delText>(Roseman &amp; Smith, 2001</w:delText>
            </w:r>
          </w:del>
          <w:customXmlDelRangeStart w:id="1974" w:author="William Mitchell" w:date="2021-05-18T21:31:00Z"/>
          <w:sdt>
            <w:sdtPr>
              <w:tag w:val="goog_rdk_376"/>
              <w:id w:val="1012885505"/>
            </w:sdtPr>
            <w:sdtEndPr/>
            <w:sdtContent>
              <w:customXmlDelRangeEnd w:id="1974"/>
              <w:customXmlDelRangeStart w:id="1975" w:author="William Mitchell" w:date="2021-05-18T21:31:00Z"/>
            </w:sdtContent>
          </w:sdt>
          <w:customXmlDelRangeEnd w:id="1975"/>
          <w:del w:id="1976" w:author="William Mitchell" w:date="2021-05-18T21:31:00Z">
            <w:r w:rsidDel="004F3C1E">
              <w:rPr>
                <w:color w:val="000000"/>
              </w:rPr>
              <w:delText>)</w:delText>
            </w:r>
            <w:commentRangeEnd w:id="1941"/>
            <w:r w:rsidDel="004F3C1E">
              <w:commentReference w:id="1941"/>
            </w:r>
            <w:r w:rsidDel="004F3C1E">
              <w:rPr>
                <w:color w:val="000000"/>
              </w:rPr>
              <w:delText>.</w:delText>
            </w:r>
          </w:del>
          <w:customXmlDelRangeStart w:id="1977" w:author="William Mitchell" w:date="2021-05-18T21:31:00Z"/>
          <w:sdt>
            <w:sdtPr>
              <w:tag w:val="goog_rdk_377"/>
              <w:id w:val="23994492"/>
            </w:sdtPr>
            <w:sdtEndPr/>
            <w:sdtContent>
              <w:customXmlDelRangeEnd w:id="1977"/>
              <w:customXmlDelRangeStart w:id="1978" w:author="William Mitchell" w:date="2021-05-18T21:31:00Z"/>
            </w:sdtContent>
          </w:sdt>
          <w:customXmlDelRangeEnd w:id="1978"/>
          <w:del w:id="1979" w:author="William Mitchell" w:date="2021-05-18T21:31:00Z">
            <w:r w:rsidDel="004F3C1E">
              <w:rPr>
                <w:color w:val="000000"/>
              </w:rPr>
              <w:delText xml:space="preserve"> </w:delText>
            </w:r>
          </w:del>
          <w:del w:id="1980" w:author="William Mitchell" w:date="2021-05-18T21:34:00Z">
            <w:r w:rsidDel="004F3C1E">
              <w:rPr>
                <w:color w:val="000000"/>
              </w:rPr>
              <w:delText xml:space="preserve">Adults </w:delText>
            </w:r>
          </w:del>
          <w:customXmlDelRangeStart w:id="1981" w:author="William Mitchell" w:date="2021-05-18T21:34:00Z"/>
          <w:sdt>
            <w:sdtPr>
              <w:tag w:val="goog_rdk_378"/>
              <w:id w:val="1962223601"/>
            </w:sdtPr>
            <w:sdtEndPr/>
            <w:sdtContent>
              <w:customXmlDelRangeEnd w:id="1981"/>
              <w:customXmlDelRangeStart w:id="1982" w:author="William Mitchell" w:date="2021-05-18T21:34:00Z"/>
            </w:sdtContent>
          </w:sdt>
          <w:customXmlDelRangeEnd w:id="1982"/>
          <w:customXmlDelRangeStart w:id="1983" w:author="William Mitchell" w:date="2021-05-18T21:34:00Z"/>
          <w:sdt>
            <w:sdtPr>
              <w:tag w:val="goog_rdk_379"/>
              <w:id w:val="-1968106567"/>
            </w:sdtPr>
            <w:sdtEndPr/>
            <w:sdtContent>
              <w:customXmlDelRangeEnd w:id="1983"/>
              <w:del w:id="1984" w:author="William Mitchell" w:date="2021-05-13T16:20:00Z">
                <w:r>
                  <w:rPr>
                    <w:color w:val="000000"/>
                  </w:rPr>
                  <w:delText>often</w:delText>
                </w:r>
              </w:del>
              <w:customXmlDelRangeStart w:id="1985" w:author="William Mitchell" w:date="2021-05-18T21:34:00Z"/>
            </w:sdtContent>
          </w:sdt>
          <w:customXmlDelRangeEnd w:id="1985"/>
          <w:del w:id="1986" w:author="William Mitchell" w:date="2021-05-18T21:34:00Z">
            <w:r w:rsidDel="004F3C1E">
              <w:rPr>
                <w:color w:val="000000"/>
              </w:rPr>
              <w:delText xml:space="preserve"> have a greater repertoire of information at their disposal</w:delText>
            </w:r>
          </w:del>
          <w:customXmlDelRangeStart w:id="1987" w:author="William Mitchell" w:date="2021-05-18T21:34:00Z"/>
          <w:sdt>
            <w:sdtPr>
              <w:tag w:val="goog_rdk_380"/>
              <w:id w:val="-17856299"/>
            </w:sdtPr>
            <w:sdtEndPr/>
            <w:sdtContent>
              <w:customXmlDelRangeEnd w:id="1987"/>
              <w:customXmlDelRangeStart w:id="1988" w:author="William Mitchell" w:date="2021-05-18T21:34:00Z"/>
            </w:sdtContent>
          </w:sdt>
          <w:customXmlDelRangeEnd w:id="1988"/>
          <w:del w:id="1989" w:author="William Mitchell" w:date="2021-05-18T21:34:00Z">
            <w:r w:rsidDel="004F3C1E">
              <w:rPr>
                <w:color w:val="000000"/>
              </w:rPr>
              <w:delText xml:space="preserve"> relative to children</w:delText>
            </w:r>
          </w:del>
          <w:customXmlDelRangeStart w:id="1990" w:author="William Mitchell" w:date="2021-05-18T21:34:00Z"/>
          <w:sdt>
            <w:sdtPr>
              <w:tag w:val="goog_rdk_381"/>
              <w:id w:val="-1068724416"/>
            </w:sdtPr>
            <w:sdtEndPr/>
            <w:sdtContent>
              <w:customXmlDelRangeEnd w:id="1990"/>
              <w:customXmlDelRangeStart w:id="1991" w:author="William Mitchell" w:date="2021-05-18T21:34:00Z"/>
            </w:sdtContent>
          </w:sdt>
          <w:customXmlDelRangeEnd w:id="1991"/>
          <w:del w:id="1992" w:author="William Mitchell" w:date="2021-05-18T21:34:00Z">
            <w:r w:rsidDel="004F3C1E">
              <w:rPr>
                <w:color w:val="000000"/>
              </w:rPr>
              <w:delText xml:space="preserve"> simply as a product of having</w:delText>
            </w:r>
          </w:del>
          <w:customXmlDelRangeStart w:id="1993" w:author="William Mitchell" w:date="2021-05-18T21:34:00Z"/>
          <w:sdt>
            <w:sdtPr>
              <w:tag w:val="goog_rdk_382"/>
              <w:id w:val="-150998511"/>
            </w:sdtPr>
            <w:sdtEndPr/>
            <w:sdtContent>
              <w:customXmlDelRangeEnd w:id="1993"/>
              <w:del w:id="1994" w:author="William Mitchell" w:date="2021-05-13T16:20:00Z">
                <w:r>
                  <w:rPr>
                    <w:color w:val="000000"/>
                  </w:rPr>
                  <w:delText xml:space="preserve"> lived longer and had more experiences. They have</w:delText>
                </w:r>
              </w:del>
              <w:customXmlDelRangeStart w:id="1995" w:author="William Mitchell" w:date="2021-05-18T21:34:00Z"/>
            </w:sdtContent>
          </w:sdt>
          <w:customXmlDelRangeEnd w:id="1995"/>
          <w:customXmlDelRangeStart w:id="1996" w:author="William Mitchell" w:date="2021-05-18T21:34:00Z"/>
          <w:sdt>
            <w:sdtPr>
              <w:tag w:val="goog_rdk_383"/>
              <w:id w:val="-434359838"/>
            </w:sdtPr>
            <w:sdtEndPr/>
            <w:sdtContent>
              <w:customXmlDelRangeEnd w:id="1996"/>
              <w:del w:id="1997" w:author="William Mitchell" w:date="2021-05-13T16:21:00Z">
                <w:r>
                  <w:rPr>
                    <w:color w:val="000000"/>
                  </w:rPr>
                  <w:delText xml:space="preserve"> seen</w:delText>
                </w:r>
              </w:del>
              <w:customXmlDelRangeStart w:id="1998" w:author="William Mitchell" w:date="2021-05-18T21:34:00Z"/>
            </w:sdtContent>
          </w:sdt>
          <w:customXmlDelRangeEnd w:id="1998"/>
          <w:customXmlDelRangeStart w:id="1999" w:author="William Mitchell" w:date="2021-05-18T21:34:00Z"/>
          <w:sdt>
            <w:sdtPr>
              <w:tag w:val="goog_rdk_384"/>
              <w:id w:val="245153729"/>
            </w:sdtPr>
            <w:sdtEndPr/>
            <w:sdtContent>
              <w:customXmlDelRangeEnd w:id="1999"/>
              <w:customXmlDelRangeStart w:id="2000" w:author="William Mitchell" w:date="2021-05-18T21:34:00Z"/>
            </w:sdtContent>
          </w:sdt>
          <w:customXmlDelRangeEnd w:id="2000"/>
          <w:del w:id="2001" w:author="William Mitchell" w:date="2021-05-18T21:34:00Z">
            <w:r w:rsidDel="004F3C1E">
              <w:rPr>
                <w:color w:val="000000"/>
              </w:rPr>
              <w:delText xml:space="preserve"> more situations or stimuli in the past which may be relevant to the circumstance or stimulus at hand</w:delText>
            </w:r>
          </w:del>
          <w:customXmlDelRangeStart w:id="2002" w:author="William Mitchell" w:date="2021-05-18T21:34:00Z"/>
          <w:sdt>
            <w:sdtPr>
              <w:tag w:val="goog_rdk_385"/>
              <w:id w:val="-1157679576"/>
            </w:sdtPr>
            <w:sdtEndPr/>
            <w:sdtContent>
              <w:customXmlDelRangeEnd w:id="2002"/>
              <w:customXmlDelRangeStart w:id="2003" w:author="William Mitchell" w:date="2021-05-18T21:34:00Z"/>
            </w:sdtContent>
          </w:sdt>
          <w:customXmlDelRangeEnd w:id="2003"/>
          <w:customXmlDelRangeStart w:id="2004" w:author="William Mitchell" w:date="2021-05-18T21:34:00Z"/>
          <w:sdt>
            <w:sdtPr>
              <w:tag w:val="goog_rdk_386"/>
              <w:id w:val="-292064212"/>
            </w:sdtPr>
            <w:sdtEndPr/>
            <w:sdtContent>
              <w:customXmlDelRangeEnd w:id="2004"/>
              <w:del w:id="2005" w:author="William Mitchell" w:date="2021-05-13T16:21:00Z">
                <w:r>
                  <w:rPr>
                    <w:color w:val="000000"/>
                  </w:rPr>
                  <w:delText>, and t</w:delText>
                </w:r>
              </w:del>
              <w:customXmlDelRangeStart w:id="2006" w:author="William Mitchell" w:date="2021-05-18T21:34:00Z"/>
            </w:sdtContent>
          </w:sdt>
          <w:customXmlDelRangeEnd w:id="2006"/>
          <w:customXmlDelRangeStart w:id="2007" w:author="William Mitchell" w:date="2021-05-18T21:34:00Z"/>
          <w:sdt>
            <w:sdtPr>
              <w:tag w:val="goog_rdk_387"/>
              <w:id w:val="96685157"/>
            </w:sdtPr>
            <w:sdtEndPr/>
            <w:sdtContent>
              <w:customXmlDelRangeEnd w:id="2007"/>
              <w:customXmlDelRangeStart w:id="2008" w:author="William Mitchell" w:date="2021-05-18T21:34:00Z"/>
            </w:sdtContent>
          </w:sdt>
          <w:customXmlDelRangeEnd w:id="2008"/>
          <w:del w:id="2009" w:author="William Mitchell" w:date="2021-05-18T21:34:00Z">
            <w:r w:rsidDel="004F3C1E">
              <w:rPr>
                <w:color w:val="000000"/>
              </w:rPr>
              <w:delText xml:space="preserve">hese additional references </w:delText>
            </w:r>
          </w:del>
          <w:ins w:id="2010" w:author="William Mitchell" w:date="2021-05-18T21:34:00Z">
            <w:r w:rsidR="004F3C1E">
              <w:rPr>
                <w:color w:val="000000"/>
              </w:rPr>
              <w:t xml:space="preserve">greater </w:t>
            </w:r>
          </w:ins>
          <w:ins w:id="2011" w:author="William Mitchell" w:date="2021-05-18T21:35:00Z">
            <w:r w:rsidR="004F3C1E">
              <w:rPr>
                <w:color w:val="000000"/>
              </w:rPr>
              <w:t xml:space="preserve">potential for </w:t>
            </w:r>
          </w:ins>
          <w:ins w:id="2012" w:author="William Mitchell" w:date="2021-05-18T21:34:00Z">
            <w:r w:rsidR="004F3C1E">
              <w:rPr>
                <w:color w:val="000000"/>
              </w:rPr>
              <w:t xml:space="preserve">experiential variance </w:t>
            </w:r>
          </w:ins>
          <w:ins w:id="2013" w:author="William Mitchell" w:date="2021-05-18T21:35:00Z">
            <w:r w:rsidR="004F3C1E">
              <w:rPr>
                <w:color w:val="000000"/>
              </w:rPr>
              <w:t xml:space="preserve">inherent to having had lived longer </w:t>
            </w:r>
          </w:ins>
          <w:r>
            <w:rPr>
              <w:color w:val="000000"/>
            </w:rPr>
            <w:t xml:space="preserve">may add nuance or </w:t>
          </w:r>
          <w:ins w:id="2014" w:author="William Mitchell" w:date="2021-05-18T21:35:00Z">
            <w:r w:rsidR="004F3C1E">
              <w:rPr>
                <w:color w:val="000000"/>
              </w:rPr>
              <w:t>variation to adult</w:t>
            </w:r>
          </w:ins>
          <w:del w:id="2015" w:author="William Mitchell" w:date="2021-05-18T21:35:00Z">
            <w:r w:rsidDel="004F3C1E">
              <w:rPr>
                <w:color w:val="000000"/>
              </w:rPr>
              <w:delText>temper</w:delText>
            </w:r>
          </w:del>
          <w:r>
            <w:rPr>
              <w:color w:val="000000"/>
            </w:rPr>
            <w:t xml:space="preserve"> representations relative to children</w:t>
          </w:r>
          <w:customXmlDelRangeStart w:id="2016" w:author="William Mitchell" w:date="2021-05-19T13:24:00Z"/>
          <w:sdt>
            <w:sdtPr>
              <w:tag w:val="goog_rdk_388"/>
              <w:id w:val="344217632"/>
            </w:sdtPr>
            <w:sdtEndPr/>
            <w:sdtContent>
              <w:customXmlDelRangeEnd w:id="2016"/>
              <w:commentRangeStart w:id="2017"/>
              <w:customXmlDelRangeStart w:id="2018" w:author="William Mitchell" w:date="2021-05-19T13:24:00Z"/>
            </w:sdtContent>
          </w:sdt>
          <w:customXmlDelRangeEnd w:id="2018"/>
          <w:r>
            <w:rPr>
              <w:color w:val="000000"/>
            </w:rPr>
            <w:t>.</w:t>
          </w:r>
          <w:ins w:id="2019" w:author="William Mitchell" w:date="2021-05-18T21:36:00Z">
            <w:r w:rsidR="004F3C1E">
              <w:rPr>
                <w:color w:val="000000"/>
              </w:rPr>
              <w:t xml:space="preserve"> </w:t>
            </w:r>
          </w:ins>
          <w:customXmlDelRangeStart w:id="2020" w:author="William Mitchell" w:date="2021-05-19T13:24:00Z"/>
          <w:sdt>
            <w:sdtPr>
              <w:tag w:val="goog_rdk_389"/>
              <w:id w:val="605615085"/>
            </w:sdtPr>
            <w:sdtEndPr/>
            <w:sdtContent>
              <w:customXmlDelRangeEnd w:id="2020"/>
              <w:ins w:id="2021" w:author="William Mitchell" w:date="2021-05-13T16:21:00Z">
                <w:r>
                  <w:rPr>
                    <w:color w:val="000000"/>
                  </w:rPr>
                  <w:t>S</w:t>
                </w:r>
              </w:ins>
              <w:ins w:id="2022" w:author="William Mitchell" w:date="2021-05-20T00:20:00Z">
                <w:r w:rsidR="00180691">
                  <w:rPr>
                    <w:color w:val="000000"/>
                  </w:rPr>
                  <w:t xml:space="preserve">imilar mechanisms have been theorized </w:t>
                </w:r>
              </w:ins>
              <w:ins w:id="2023" w:author="William Mitchell" w:date="2021-05-20T00:21:00Z">
                <w:r w:rsidR="00180691">
                  <w:rPr>
                    <w:color w:val="000000"/>
                  </w:rPr>
                  <w:t xml:space="preserve">by other researchers (e.g., Pons et al., 2003) and </w:t>
                </w:r>
                <w:del w:id="2024" w:author="Billy Mitchell" w:date="2021-06-11T18:25:00Z">
                  <w:r w:rsidR="00180691" w:rsidDel="009C3D7A">
                    <w:rPr>
                      <w:color w:val="000000"/>
                    </w:rPr>
                    <w:delText>s</w:delText>
                  </w:r>
                </w:del>
              </w:ins>
              <w:ins w:id="2025" w:author="William Mitchell" w:date="2021-05-13T16:21:00Z">
                <w:del w:id="2026" w:author="Billy Mitchell" w:date="2021-06-11T18:25:00Z">
                  <w:r w:rsidDel="009C3D7A">
                    <w:rPr>
                      <w:color w:val="000000"/>
                    </w:rPr>
                    <w:delText>uch a</w:delText>
                  </w:r>
                </w:del>
              </w:ins>
              <w:ins w:id="2027" w:author="Billy Mitchell" w:date="2021-06-11T18:25:00Z">
                <w:r w:rsidR="009C3D7A">
                  <w:rPr>
                    <w:color w:val="000000"/>
                  </w:rPr>
                  <w:t>this</w:t>
                </w:r>
              </w:ins>
              <w:ins w:id="2028" w:author="William Mitchell" w:date="2021-05-13T16:21:00Z">
                <w:r>
                  <w:rPr>
                    <w:color w:val="000000"/>
                  </w:rPr>
                  <w:t xml:space="preserve"> postulatio</w:t>
                </w:r>
              </w:ins>
              <w:ins w:id="2029" w:author="William Mitchell" w:date="2021-05-20T00:20:00Z">
                <w:r w:rsidR="00180691">
                  <w:rPr>
                    <w:color w:val="000000"/>
                  </w:rPr>
                  <w:t>n</w:t>
                </w:r>
              </w:ins>
              <w:ins w:id="2030" w:author="William Mitchell" w:date="2021-05-13T16:21:00Z">
                <w:r>
                  <w:rPr>
                    <w:color w:val="000000"/>
                  </w:rPr>
                  <w:t xml:space="preserve"> fits nicely with rational constructivist-related theories of emotional development, in which humans start with proto-conceptual primitives to emotion which mature over time due to language and symbol learning, Bayesian inductive learning, and constructive thinking mechanisms (</w:t>
                </w:r>
                <w:proofErr w:type="spellStart"/>
                <w:r>
                  <w:rPr>
                    <w:color w:val="000000"/>
                  </w:rPr>
                  <w:t>Hoemann</w:t>
                </w:r>
                <w:proofErr w:type="spellEnd"/>
                <w:r>
                  <w:rPr>
                    <w:color w:val="000000"/>
                  </w:rPr>
                  <w:t xml:space="preserve">, Xu, &amp; Barrett, 2019; For a review, see </w:t>
                </w:r>
                <w:proofErr w:type="spellStart"/>
                <w:r>
                  <w:rPr>
                    <w:color w:val="000000"/>
                  </w:rPr>
                  <w:t>Fedyk</w:t>
                </w:r>
                <w:proofErr w:type="spellEnd"/>
                <w:r>
                  <w:rPr>
                    <w:color w:val="000000"/>
                  </w:rPr>
                  <w:t xml:space="preserve"> &amp; Xu, 2018).</w:t>
                </w:r>
              </w:ins>
              <w:customXmlDelRangeStart w:id="2031" w:author="William Mitchell" w:date="2021-05-19T13:24:00Z"/>
            </w:sdtContent>
          </w:sdt>
          <w:customXmlDelRangeEnd w:id="2031"/>
          <w:r>
            <w:rPr>
              <w:color w:val="000000"/>
            </w:rPr>
            <w:t xml:space="preserve"> </w:t>
          </w:r>
          <w:customXmlDelRangeStart w:id="2032" w:author="Billy Mitchell" w:date="2021-05-26T18:32:00Z"/>
          <w:sdt>
            <w:sdtPr>
              <w:tag w:val="goog_rdk_390"/>
              <w:id w:val="1024603163"/>
            </w:sdtPr>
            <w:sdtEndPr/>
            <w:sdtContent>
              <w:customXmlDelRangeEnd w:id="2032"/>
              <w:bookmarkStart w:id="2033" w:name="_Hlk72946374"/>
              <w:ins w:id="2034" w:author="William Mitchell" w:date="2021-05-13T16:25:00Z">
                <w:r>
                  <w:rPr>
                    <w:color w:val="000000"/>
                  </w:rPr>
                  <w:t xml:space="preserve">Relatedly, </w:t>
                </w:r>
              </w:ins>
              <w:customXmlDelRangeStart w:id="2035" w:author="Billy Mitchell" w:date="2021-05-26T18:32:00Z"/>
            </w:sdtContent>
          </w:sdt>
          <w:customXmlDelRangeEnd w:id="2035"/>
          <w:customXmlDelRangeStart w:id="2036" w:author="Billy Mitchell" w:date="2021-05-26T18:32:00Z"/>
          <w:sdt>
            <w:sdtPr>
              <w:tag w:val="goog_rdk_391"/>
              <w:id w:val="1340657438"/>
            </w:sdtPr>
            <w:sdtEndPr/>
            <w:sdtContent>
              <w:customXmlDelRangeEnd w:id="2036"/>
              <w:del w:id="2037" w:author="William Mitchell" w:date="2021-05-13T16:25:00Z">
                <w:r>
                  <w:rPr>
                    <w:color w:val="000000"/>
                  </w:rPr>
                  <w:delText>It may also be the case that</w:delText>
                </w:r>
              </w:del>
              <w:customXmlDelRangeStart w:id="2038" w:author="Billy Mitchell" w:date="2021-05-26T18:32:00Z"/>
            </w:sdtContent>
          </w:sdt>
          <w:customXmlDelRangeEnd w:id="2038"/>
          <w:r>
            <w:rPr>
              <w:color w:val="000000"/>
            </w:rPr>
            <w:t xml:space="preserve"> our ability to consider </w:t>
          </w:r>
          <w:commentRangeEnd w:id="2017"/>
          <w:customXmlDelRangeStart w:id="2039" w:author="Billy Mitchell" w:date="2021-05-26T18:32:00Z"/>
          <w:sdt>
            <w:sdtPr>
              <w:tag w:val="goog_rdk_392"/>
              <w:id w:val="1182779007"/>
            </w:sdtPr>
            <w:sdtEndPr/>
            <w:sdtContent>
              <w:customXmlDelRangeEnd w:id="2039"/>
              <w:ins w:id="2040" w:author="William Mitchell" w:date="2021-05-13T16:26:00Z">
                <w:r>
                  <w:commentReference w:id="2017"/>
                </w:r>
                <w:r>
                  <w:rPr>
                    <w:color w:val="000000"/>
                  </w:rPr>
                  <w:t xml:space="preserve">the multidimensionality of affect-related concepts improves </w:t>
                </w:r>
                <w:r>
                  <w:rPr>
                    <w:color w:val="000000"/>
                  </w:rPr>
                  <w:lastRenderedPageBreak/>
                  <w:t>with age as well, which could logically lead to greater idiosyncratic processing</w:t>
                </w:r>
              </w:ins>
              <w:customXmlDelRangeStart w:id="2041" w:author="Billy Mitchell" w:date="2021-05-26T18:32:00Z"/>
            </w:sdtContent>
          </w:sdt>
          <w:customXmlDelRangeEnd w:id="2041"/>
          <w:customXmlDelRangeStart w:id="2042" w:author="Billy Mitchell" w:date="2021-05-26T18:32:00Z"/>
          <w:sdt>
            <w:sdtPr>
              <w:tag w:val="goog_rdk_393"/>
              <w:id w:val="1396234175"/>
            </w:sdtPr>
            <w:sdtEndPr/>
            <w:sdtContent>
              <w:customXmlDelRangeEnd w:id="2042"/>
              <w:del w:id="2043" w:author="William Mitchell" w:date="2021-05-13T16:26:00Z">
                <w:r>
                  <w:rPr>
                    <w:color w:val="000000"/>
                  </w:rPr>
                  <w:delText>an increasing number of characteristics improves as well</w:delText>
                </w:r>
              </w:del>
              <w:customXmlDelRangeStart w:id="2044" w:author="Billy Mitchell" w:date="2021-05-26T18:32:00Z"/>
            </w:sdtContent>
          </w:sdt>
          <w:customXmlDelRangeEnd w:id="2044"/>
          <w:ins w:id="2045" w:author="William Mitchell" w:date="2021-05-18T21:33:00Z">
            <w:r w:rsidR="004F3C1E">
              <w:t>.</w:t>
            </w:r>
          </w:ins>
          <w:ins w:id="2046" w:author="Billy Mitchell" w:date="2021-05-20T12:45:00Z">
            <w:r w:rsidR="001D6D6E">
              <w:t xml:space="preserve"> This may speak to our age-related valence findings, as adults likely </w:t>
            </w:r>
          </w:ins>
          <w:ins w:id="2047" w:author="Billy Mitchell" w:date="2021-05-20T12:46:00Z">
            <w:r w:rsidR="001D6D6E">
              <w:t xml:space="preserve">defaulted to </w:t>
            </w:r>
          </w:ins>
          <w:ins w:id="2048" w:author="Billy Mitchell" w:date="2021-05-20T12:45:00Z">
            <w:r w:rsidR="001D6D6E">
              <w:t>represent</w:t>
            </w:r>
          </w:ins>
          <w:ins w:id="2049" w:author="Billy Mitchell" w:date="2021-05-20T12:46:00Z">
            <w:r w:rsidR="001D6D6E">
              <w:t>ing emotional information continuously, rather than strictly categorically (</w:t>
            </w:r>
            <w:r w:rsidR="001D6D6E">
              <w:rPr>
                <w:i/>
                <w:iCs/>
              </w:rPr>
              <w:t>See</w:t>
            </w:r>
            <w:r w:rsidR="001D6D6E">
              <w:t xml:space="preserve"> Satpute et al., 2016). </w:t>
            </w:r>
          </w:ins>
          <w:ins w:id="2050" w:author="William Mitchell" w:date="2021-05-18T21:33:00Z">
            <w:r w:rsidR="004F3C1E">
              <w:t xml:space="preserve"> </w:t>
            </w:r>
          </w:ins>
          <w:customXmlDelRangeStart w:id="2051" w:author="Billy Mitchell" w:date="2021-05-26T18:32:00Z"/>
          <w:sdt>
            <w:sdtPr>
              <w:tag w:val="goog_rdk_394"/>
              <w:id w:val="393083523"/>
            </w:sdtPr>
            <w:sdtEndPr/>
            <w:sdtContent>
              <w:customXmlDelRangeEnd w:id="2051"/>
              <w:del w:id="2052" w:author="William Mitchell" w:date="2021-05-13T16:27:00Z">
                <w:r>
                  <w:rPr>
                    <w:color w:val="000000"/>
                  </w:rPr>
                  <w:delText xml:space="preserve">. Moving to a new neighborhood may primarily evoke sadness at a young age but evoke a much richer variety of emotions a few years later, as we concurrently entertain the possibilities for reinvention, new experiences, and new friendships. </w:delText>
                </w:r>
              </w:del>
              <w:customXmlDelRangeStart w:id="2053" w:author="Billy Mitchell" w:date="2021-05-26T18:32:00Z"/>
            </w:sdtContent>
          </w:sdt>
          <w:customXmlDelRangeEnd w:id="2053"/>
          <w:del w:id="2054" w:author="Billy Mitchell" w:date="2021-06-11T18:25:00Z">
            <w:r w:rsidDel="009C3D7A">
              <w:rPr>
                <w:color w:val="000000"/>
              </w:rPr>
              <w:delText>It’s relevant to cite Nook and colleagues again,</w:delText>
            </w:r>
          </w:del>
          <w:ins w:id="2055" w:author="Billy Mitchell" w:date="2021-06-11T18:25:00Z">
            <w:r w:rsidR="009C3D7A">
              <w:rPr>
                <w:color w:val="000000"/>
              </w:rPr>
              <w:t xml:space="preserve">This is conceptually consistent with work from </w:t>
            </w:r>
          </w:ins>
          <w:ins w:id="2056" w:author="Billy Mitchell" w:date="2021-06-11T18:26:00Z">
            <w:r w:rsidR="009C3D7A">
              <w:rPr>
                <w:color w:val="000000"/>
              </w:rPr>
              <w:t>Nook and colleagues (2017, 2018)</w:t>
            </w:r>
          </w:ins>
          <w:r>
            <w:rPr>
              <w:color w:val="000000"/>
            </w:rPr>
            <w:t xml:space="preserve"> as they had found that </w:t>
          </w:r>
          <w:del w:id="2057" w:author="Billy Mitchell" w:date="2021-05-20T12:15:00Z">
            <w:r w:rsidDel="002A7E2F">
              <w:rPr>
                <w:color w:val="000000"/>
              </w:rPr>
              <w:delText xml:space="preserve">the expression of </w:delText>
            </w:r>
          </w:del>
          <w:r>
            <w:rPr>
              <w:color w:val="000000"/>
            </w:rPr>
            <w:t xml:space="preserve">affective complexities like valence and arousal </w:t>
          </w:r>
          <w:ins w:id="2058" w:author="Billy Mitchell" w:date="2021-06-11T18:26:00Z">
            <w:r w:rsidR="009C3D7A">
              <w:rPr>
                <w:color w:val="000000"/>
              </w:rPr>
              <w:t xml:space="preserve">change as </w:t>
            </w:r>
          </w:ins>
          <w:del w:id="2059" w:author="Billy Mitchell" w:date="2021-06-11T18:26:00Z">
            <w:r w:rsidDel="009C3D7A">
              <w:rPr>
                <w:color w:val="000000"/>
              </w:rPr>
              <w:delText xml:space="preserve">were </w:delText>
            </w:r>
          </w:del>
          <w:r>
            <w:rPr>
              <w:color w:val="000000"/>
            </w:rPr>
            <w:t>a function of ag</w:t>
          </w:r>
          <w:ins w:id="2060" w:author="Billy Mitchell" w:date="2021-06-11T18:26:00Z">
            <w:r w:rsidR="009C3D7A">
              <w:rPr>
                <w:color w:val="000000"/>
              </w:rPr>
              <w:t>e</w:t>
            </w:r>
          </w:ins>
          <w:del w:id="2061" w:author="Billy Mitchell" w:date="2021-06-11T18:26:00Z">
            <w:r w:rsidDel="009C3D7A">
              <w:rPr>
                <w:color w:val="000000"/>
              </w:rPr>
              <w:delText>e (Nook et al., 2017; 2018)</w:delText>
            </w:r>
          </w:del>
          <w:r>
            <w:rPr>
              <w:color w:val="000000"/>
            </w:rPr>
            <w:t>.</w:t>
          </w:r>
          <w:customXmlDelRangeStart w:id="2062" w:author="Billy Mitchell" w:date="2021-05-23T16:32:00Z"/>
          <w:sdt>
            <w:sdtPr>
              <w:tag w:val="goog_rdk_395"/>
              <w:id w:val="-409623811"/>
            </w:sdtPr>
            <w:sdtEndPr/>
            <w:sdtContent>
              <w:customXmlDelRangeEnd w:id="2062"/>
              <w:ins w:id="2063" w:author="William Mitchell" w:date="2021-05-13T16:30:00Z">
                <w:r>
                  <w:rPr>
                    <w:color w:val="000000"/>
                  </w:rPr>
                  <w:t xml:space="preserve"> As such, our conceptions of affective experiences may evolve over development from notions relatively faithful to valence-general lines (i.e., “good”, “bad”) to representing a more nuanced, multidimensional understanding of affective experiences</w:t>
                </w:r>
                <w:bookmarkEnd w:id="2033"/>
                <w:r>
                  <w:rPr>
                    <w:color w:val="000000"/>
                  </w:rPr>
                  <w:t>.</w:t>
                </w:r>
              </w:ins>
              <w:ins w:id="2064" w:author="Billy Mitchell" w:date="2021-05-23T16:33:00Z">
                <w:r w:rsidR="00DA78EE">
                  <w:rPr>
                    <w:color w:val="000000"/>
                  </w:rPr>
                  <w:br/>
                </w:r>
              </w:ins>
              <w:ins w:id="2065" w:author="Billy Mitchell" w:date="2021-05-23T16:34:00Z">
                <w:r w:rsidR="00DA78EE">
                  <w:rPr>
                    <w:color w:val="000000"/>
                  </w:rPr>
                  <w:t xml:space="preserve"> </w:t>
                </w:r>
                <w:r w:rsidR="00DA78EE">
                  <w:rPr>
                    <w:color w:val="000000"/>
                  </w:rPr>
                  <w:tab/>
                </w:r>
              </w:ins>
              <w:ins w:id="2066" w:author="William Mitchell" w:date="2021-05-13T16:30:00Z">
                <w:del w:id="2067" w:author="Billy Mitchell" w:date="2021-05-23T16:33:00Z">
                  <w:r w:rsidDel="00DA78EE">
                    <w:rPr>
                      <w:color w:val="000000"/>
                    </w:rPr>
                    <w:delText xml:space="preserve"> </w:delText>
                  </w:r>
                </w:del>
              </w:ins>
              <w:ins w:id="2068" w:author="Billy Mitchell" w:date="2021-05-20T12:52:00Z">
                <w:r w:rsidR="00A21DDA">
                  <w:rPr>
                    <w:color w:val="000000"/>
                  </w:rPr>
                  <w:t xml:space="preserve">While adults did demonstrate </w:t>
                </w:r>
              </w:ins>
              <w:ins w:id="2069" w:author="Billy Mitchell" w:date="2021-05-23T16:31:00Z">
                <w:r w:rsidR="00DA78EE">
                  <w:rPr>
                    <w:color w:val="000000"/>
                  </w:rPr>
                  <w:t>lower levels of simi</w:t>
                </w:r>
              </w:ins>
              <w:ins w:id="2070" w:author="Billy Mitchell" w:date="2021-05-23T16:32:00Z">
                <w:r w:rsidR="00DA78EE">
                  <w:rPr>
                    <w:color w:val="000000"/>
                  </w:rPr>
                  <w:t>larity in response to valence</w:t>
                </w:r>
              </w:ins>
              <w:ins w:id="2071" w:author="Billy Mitchell" w:date="2021-05-20T12:52:00Z">
                <w:r w:rsidR="00A21DDA">
                  <w:rPr>
                    <w:color w:val="000000"/>
                  </w:rPr>
                  <w:t xml:space="preserve"> than children, it’s notable that the correlation was not non-existent. As a result, valence likely still plays a role in shaping some aspects of decision-making and behavior and may explain the findings like those suggesting </w:t>
                </w:r>
              </w:ins>
              <w:moveToRangeStart w:id="2072" w:author="Billy Mitchell" w:date="2021-05-20T12:52:00Z" w:name="move72407595"/>
              <w:moveTo w:id="2073" w:author="Billy Mitchell" w:date="2021-05-20T12:52:00Z">
                <w:r w:rsidR="00A21DDA" w:rsidRPr="003E3645">
                  <w:rPr>
                    <w:color w:val="000000"/>
                  </w:rPr>
                  <w:t>greater homogeneity in response to norm violations of negative affect than positive affect, with targets who express positive or neutral responses to negatively perceived stimuli to be judged as less authentic (</w:t>
                </w:r>
                <w:proofErr w:type="spellStart"/>
                <w:r w:rsidR="00A21DDA" w:rsidRPr="003E3645">
                  <w:rPr>
                    <w:color w:val="000000"/>
                  </w:rPr>
                  <w:t>Krumhuber</w:t>
                </w:r>
                <w:proofErr w:type="spellEnd"/>
                <w:r w:rsidR="00A21DDA" w:rsidRPr="003E3645">
                  <w:rPr>
                    <w:color w:val="000000"/>
                  </w:rPr>
                  <w:t xml:space="preserve"> &amp; </w:t>
                </w:r>
                <w:proofErr w:type="spellStart"/>
                <w:r w:rsidR="00A21DDA" w:rsidRPr="003E3645">
                  <w:rPr>
                    <w:color w:val="000000"/>
                  </w:rPr>
                  <w:t>Manstead</w:t>
                </w:r>
                <w:proofErr w:type="spellEnd"/>
                <w:r w:rsidR="00A21DDA" w:rsidRPr="003E3645">
                  <w:rPr>
                    <w:color w:val="000000"/>
                  </w:rPr>
                  <w:t>, 2009), socially appropriate, and less liked (</w:t>
                </w:r>
                <w:proofErr w:type="spellStart"/>
                <w:r w:rsidR="00A21DDA" w:rsidRPr="003E3645">
                  <w:rPr>
                    <w:color w:val="000000"/>
                  </w:rPr>
                  <w:t>Ansfield</w:t>
                </w:r>
                <w:proofErr w:type="spellEnd"/>
                <w:r w:rsidR="00A21DDA" w:rsidRPr="003E3645">
                  <w:rPr>
                    <w:color w:val="000000"/>
                  </w:rPr>
                  <w:t>, 2007), as well as punished more harshly than incongruent responses to differently valenced stimuli (</w:t>
                </w:r>
                <w:proofErr w:type="spellStart"/>
                <w:r w:rsidR="00A21DDA" w:rsidRPr="003E3645">
                  <w:rPr>
                    <w:color w:val="000000"/>
                  </w:rPr>
                  <w:t>Szezurek</w:t>
                </w:r>
                <w:proofErr w:type="spellEnd"/>
                <w:r w:rsidR="00A21DDA" w:rsidRPr="003E3645">
                  <w:rPr>
                    <w:color w:val="000000"/>
                  </w:rPr>
                  <w:t xml:space="preserve">, </w:t>
                </w:r>
                <w:proofErr w:type="spellStart"/>
                <w:r w:rsidR="00A21DDA" w:rsidRPr="003E3645">
                  <w:rPr>
                    <w:color w:val="000000"/>
                  </w:rPr>
                  <w:t>Monin</w:t>
                </w:r>
                <w:proofErr w:type="spellEnd"/>
                <w:r w:rsidR="00A21DDA" w:rsidRPr="003E3645">
                  <w:rPr>
                    <w:color w:val="000000"/>
                  </w:rPr>
                  <w:t xml:space="preserve">, and Gross, 2012). These findings support previous suppositions regarding an information value asymmetry between positive and negative </w:t>
                </w:r>
                <w:r w:rsidR="00A21DDA" w:rsidRPr="003E3645">
                  <w:rPr>
                    <w:color w:val="000000"/>
                  </w:rPr>
                  <w:lastRenderedPageBreak/>
                  <w:t>affective experiences, as negative information may signal a need for adjustment to avoid detrimental consequences (O’</w:t>
                </w:r>
                <w:del w:id="2074" w:author="Billy Mitchell" w:date="2021-06-11T18:26:00Z">
                  <w:r w:rsidR="00A21DDA" w:rsidRPr="003E3645" w:rsidDel="009C3D7A">
                    <w:rPr>
                      <w:color w:val="000000"/>
                    </w:rPr>
                    <w:delText>t</w:delText>
                  </w:r>
                </w:del>
              </w:moveTo>
              <w:ins w:id="2075" w:author="Billy Mitchell" w:date="2021-06-11T18:26:00Z">
                <w:r w:rsidR="009C3D7A">
                  <w:rPr>
                    <w:color w:val="000000"/>
                  </w:rPr>
                  <w:t>T</w:t>
                </w:r>
              </w:ins>
              <w:moveTo w:id="2076" w:author="Billy Mitchell" w:date="2021-05-20T12:52:00Z">
                <w:r w:rsidR="00A21DDA" w:rsidRPr="003E3645">
                  <w:rPr>
                    <w:color w:val="000000"/>
                  </w:rPr>
                  <w:t xml:space="preserve">oole et al., 2020; </w:t>
                </w:r>
                <w:proofErr w:type="spellStart"/>
                <w:r w:rsidR="00A21DDA" w:rsidRPr="003E3645">
                  <w:rPr>
                    <w:color w:val="000000"/>
                  </w:rPr>
                  <w:t>Pratto</w:t>
                </w:r>
                <w:proofErr w:type="spellEnd"/>
                <w:r w:rsidR="00A21DDA" w:rsidRPr="003E3645">
                  <w:rPr>
                    <w:color w:val="000000"/>
                  </w:rPr>
                  <w:t xml:space="preserve"> &amp; John, 1991).</w:t>
                </w:r>
              </w:moveTo>
              <w:moveToRangeEnd w:id="2072"/>
              <w:ins w:id="2077" w:author="Billy Mitchell" w:date="2021-05-20T12:53:00Z">
                <w:r w:rsidR="00A21DDA">
                  <w:rPr>
                    <w:color w:val="000000"/>
                  </w:rPr>
                  <w:t xml:space="preserve"> </w:t>
                </w:r>
              </w:ins>
              <w:ins w:id="2078" w:author="Billy Mitchell" w:date="2021-05-23T16:35:00Z">
                <w:r w:rsidR="00DA78EE">
                  <w:rPr>
                    <w:color w:val="000000"/>
                  </w:rPr>
                  <w:br/>
                </w:r>
                <w:r w:rsidR="00DA78EE">
                  <w:t xml:space="preserve"> </w:t>
                </w:r>
                <w:r w:rsidR="00DA78EE">
                  <w:tab/>
                </w:r>
              </w:ins>
              <w:customXmlDelRangeStart w:id="2079" w:author="Billy Mitchell" w:date="2021-05-23T16:32:00Z"/>
            </w:sdtContent>
          </w:sdt>
          <w:customXmlDelRangeEnd w:id="2079"/>
          <w:del w:id="2080" w:author="William Mitchell" w:date="2021-05-19T10:04:00Z">
            <w:r w:rsidDel="00B964EB">
              <w:rPr>
                <w:color w:val="000000"/>
              </w:rPr>
              <w:delText xml:space="preserve"> </w:delText>
            </w:r>
          </w:del>
          <w:customXmlDelRangeStart w:id="2081" w:author="William Mitchell" w:date="2021-05-19T13:24:00Z"/>
          <w:sdt>
            <w:sdtPr>
              <w:tag w:val="goog_rdk_396"/>
              <w:id w:val="381214448"/>
            </w:sdtPr>
            <w:sdtEndPr/>
            <w:sdtContent>
              <w:customXmlDelRangeEnd w:id="2081"/>
              <w:ins w:id="2082" w:author="William Mitchell" w:date="2021-05-19T10:04:00Z">
                <w:r w:rsidR="00B964EB">
                  <w:t xml:space="preserve">Although we can </w:t>
                </w:r>
                <w:del w:id="2083" w:author="Billy Mitchell" w:date="2021-05-25T11:03:00Z">
                  <w:r w:rsidR="00B964EB" w:rsidDel="00546A63">
                    <w:delText>make guesses</w:delText>
                  </w:r>
                </w:del>
              </w:ins>
              <w:ins w:id="2084" w:author="Billy Mitchell" w:date="2021-05-26T22:39:00Z">
                <w:r w:rsidR="00DA0DE8">
                  <w:t>provide</w:t>
                </w:r>
              </w:ins>
              <w:ins w:id="2085" w:author="Billy Mitchell" w:date="2021-05-25T11:03:00Z">
                <w:r w:rsidR="00546A63">
                  <w:t xml:space="preserve"> </w:t>
                </w:r>
              </w:ins>
              <w:ins w:id="2086" w:author="Billy Mitchell" w:date="2021-05-26T22:37:00Z">
                <w:r w:rsidR="00EC73FC">
                  <w:t>our</w:t>
                </w:r>
              </w:ins>
              <w:ins w:id="2087" w:author="Billy Mitchell" w:date="2021-05-25T11:03:00Z">
                <w:r w:rsidR="00546A63">
                  <w:t xml:space="preserve"> interpretation of </w:t>
                </w:r>
              </w:ins>
              <w:ins w:id="2088" w:author="Billy Mitchell" w:date="2021-05-26T22:38:00Z">
                <w:r w:rsidR="00EC73FC">
                  <w:t>the</w:t>
                </w:r>
              </w:ins>
              <w:ins w:id="2089" w:author="Billy Mitchell" w:date="2021-05-25T11:03:00Z">
                <w:r w:rsidR="00546A63">
                  <w:t xml:space="preserve"> data</w:t>
                </w:r>
              </w:ins>
              <w:ins w:id="2090" w:author="William Mitchell" w:date="2021-05-19T10:04:00Z">
                <w:r w:rsidR="00B964EB">
                  <w:t xml:space="preserve">, </w:t>
                </w:r>
              </w:ins>
              <w:commentRangeStart w:id="2091"/>
              <w:customXmlDelRangeStart w:id="2092" w:author="William Mitchell" w:date="2021-05-19T13:24:00Z"/>
            </w:sdtContent>
          </w:sdt>
          <w:customXmlDelRangeEnd w:id="2092"/>
          <w:ins w:id="2093" w:author="William Mitchell" w:date="2021-05-19T10:04:00Z">
            <w:r w:rsidR="00B964EB">
              <w:rPr>
                <w:color w:val="000000"/>
              </w:rPr>
              <w:t>w</w:t>
            </w:r>
          </w:ins>
          <w:del w:id="2094" w:author="William Mitchell" w:date="2021-05-19T10:04:00Z">
            <w:r w:rsidDel="00B964EB">
              <w:rPr>
                <w:color w:val="000000"/>
              </w:rPr>
              <w:delText>W</w:delText>
            </w:r>
          </w:del>
          <w:r>
            <w:rPr>
              <w:color w:val="000000"/>
            </w:rPr>
            <w:t>e do not possess the statistical resolution nor the appropriate research design to write with a</w:t>
          </w:r>
          <w:ins w:id="2095" w:author="Billy Mitchell" w:date="2021-05-25T11:03:00Z">
            <w:r w:rsidR="00546A63">
              <w:rPr>
                <w:color w:val="000000"/>
              </w:rPr>
              <w:t>bsolute</w:t>
            </w:r>
          </w:ins>
          <w:del w:id="2096" w:author="Billy Mitchell" w:date="2021-05-25T11:03:00Z">
            <w:r w:rsidDel="00546A63">
              <w:rPr>
                <w:color w:val="000000"/>
              </w:rPr>
              <w:delText>ny</w:delText>
            </w:r>
          </w:del>
          <w:r>
            <w:rPr>
              <w:color w:val="000000"/>
            </w:rPr>
            <w:t xml:space="preserve"> certainty what mechanism or mechanisms may be at play here</w:t>
          </w:r>
          <w:ins w:id="2097" w:author="Billy Mitchell" w:date="2021-05-26T22:40:00Z">
            <w:r w:rsidR="00DA0DE8">
              <w:rPr>
                <w:color w:val="000000"/>
              </w:rPr>
              <w:t xml:space="preserve">. Work from Brooks &amp; Freeman </w:t>
            </w:r>
          </w:ins>
          <w:ins w:id="2098" w:author="Billy Mitchell" w:date="2021-05-26T22:42:00Z">
            <w:r w:rsidR="00DA0DE8">
              <w:rPr>
                <w:color w:val="000000"/>
              </w:rPr>
              <w:t xml:space="preserve">(2018) </w:t>
            </w:r>
          </w:ins>
          <w:ins w:id="2099" w:author="Billy Mitchell" w:date="2021-05-26T22:40:00Z">
            <w:r w:rsidR="00DA0DE8">
              <w:rPr>
                <w:color w:val="000000"/>
              </w:rPr>
              <w:t>does suggest coherence between self-reported conceptual similarity and representational similarity</w:t>
            </w:r>
          </w:ins>
          <w:ins w:id="2100" w:author="Billy Mitchell" w:date="2021-05-26T22:42:00Z">
            <w:r w:rsidR="00DA0DE8">
              <w:rPr>
                <w:color w:val="000000"/>
              </w:rPr>
              <w:t xml:space="preserve"> </w:t>
            </w:r>
          </w:ins>
          <w:ins w:id="2101" w:author="Billy Mitchell" w:date="2021-05-26T22:43:00Z">
            <w:r w:rsidR="00DA0DE8">
              <w:rPr>
                <w:color w:val="000000"/>
              </w:rPr>
              <w:t>in</w:t>
            </w:r>
          </w:ins>
          <w:ins w:id="2102" w:author="Billy Mitchell" w:date="2021-05-26T22:42:00Z">
            <w:r w:rsidR="00DA0DE8">
              <w:rPr>
                <w:color w:val="000000"/>
              </w:rPr>
              <w:t xml:space="preserve"> emotion perception</w:t>
            </w:r>
          </w:ins>
          <w:ins w:id="2103" w:author="Billy Mitchell" w:date="2021-05-26T22:45:00Z">
            <w:r w:rsidR="00DA0DE8">
              <w:rPr>
                <w:color w:val="000000"/>
              </w:rPr>
              <w:t xml:space="preserve">, which </w:t>
            </w:r>
          </w:ins>
          <w:ins w:id="2104" w:author="Billy Mitchell" w:date="2021-05-26T22:48:00Z">
            <w:r w:rsidR="00DA0DE8">
              <w:rPr>
                <w:color w:val="000000"/>
              </w:rPr>
              <w:t>supports claims connecting RSA findings to ecologically valid phenomena</w:t>
            </w:r>
          </w:ins>
          <w:ins w:id="2105" w:author="Billy Mitchell" w:date="2021-05-26T22:47:00Z">
            <w:r w:rsidR="00DA0DE8">
              <w:rPr>
                <w:color w:val="000000"/>
              </w:rPr>
              <w:t>, however,</w:t>
            </w:r>
          </w:ins>
          <w:del w:id="2106" w:author="Billy Mitchell" w:date="2021-05-26T22:47:00Z">
            <w:r w:rsidDel="00DA0DE8">
              <w:rPr>
                <w:color w:val="000000"/>
              </w:rPr>
              <w:delText xml:space="preserve"> and</w:delText>
            </w:r>
          </w:del>
          <w:r>
            <w:rPr>
              <w:color w:val="000000"/>
            </w:rPr>
            <w:t xml:space="preserve"> future work relating differences in representational similarity to the accrual and modeling of affective experience is needed.</w:t>
          </w:r>
          <w:commentRangeEnd w:id="2091"/>
          <w:ins w:id="2107" w:author="William Mitchell" w:date="2021-05-18T21:38:00Z">
            <w:del w:id="2108" w:author="Billy Mitchell" w:date="2021-05-20T12:15:00Z">
              <w:r w:rsidR="00C07B66" w:rsidDel="002A7E2F">
                <w:rPr>
                  <w:color w:val="000000"/>
                </w:rPr>
                <w:delText xml:space="preserve"> </w:delText>
              </w:r>
              <w:r w:rsidR="00C07B66" w:rsidRPr="00C07B66" w:rsidDel="002A7E2F">
                <w:rPr>
                  <w:color w:val="000000"/>
                  <w:highlight w:val="yellow"/>
                  <w:rPrChange w:id="2109" w:author="William Mitchell" w:date="2021-05-18T21:38:00Z">
                    <w:rPr>
                      <w:color w:val="000000"/>
                    </w:rPr>
                  </w:rPrChange>
                </w:rPr>
                <w:delText>[ ADD ANOTHER POSSIBILITY HERE ]</w:delText>
              </w:r>
            </w:del>
          </w:ins>
          <w:customXmlDelRangeStart w:id="2110" w:author="Billy Mitchell" w:date="2021-05-20T12:15:00Z"/>
          <w:sdt>
            <w:sdtPr>
              <w:rPr>
                <w:highlight w:val="yellow"/>
              </w:rPr>
              <w:tag w:val="goog_rdk_397"/>
              <w:id w:val="-1707009811"/>
            </w:sdtPr>
            <w:sdtEndPr/>
            <w:sdtContent>
              <w:customXmlDelRangeEnd w:id="2110"/>
              <w:ins w:id="2111" w:author="William Mitchell" w:date="2021-05-13T16:38:00Z">
                <w:del w:id="2112" w:author="Billy Mitchell" w:date="2021-05-20T12:15:00Z">
                  <w:r w:rsidRPr="00C07B66" w:rsidDel="002A7E2F">
                    <w:rPr>
                      <w:highlight w:val="yellow"/>
                      <w:rPrChange w:id="2113" w:author="William Mitchell" w:date="2021-05-18T21:38:00Z">
                        <w:rPr/>
                      </w:rPrChange>
                    </w:rPr>
                    <w:commentReference w:id="2091"/>
                  </w:r>
                </w:del>
              </w:ins>
              <w:customXmlDelRangeStart w:id="2114" w:author="Billy Mitchell" w:date="2021-05-20T12:15:00Z"/>
            </w:sdtContent>
          </w:sdt>
          <w:customXmlDelRangeEnd w:id="2114"/>
          <w:ins w:id="2115" w:author="William Mitchell" w:date="2021-05-18T21:37:00Z">
            <w:del w:id="2116" w:author="Billy Mitchell" w:date="2021-05-20T12:15:00Z">
              <w:r w:rsidR="00C07B66" w:rsidRPr="00C07B66" w:rsidDel="002A7E2F">
                <w:delText xml:space="preserve"> </w:delText>
              </w:r>
            </w:del>
          </w:ins>
        </w:p>
        <w:customXmlDelRangeStart w:id="2117" w:author="William Mitchell" w:date="2021-05-19T13:24:00Z"/>
      </w:sdtContent>
    </w:sdt>
    <w:customXmlDelRangeEnd w:id="2117"/>
    <w:customXmlDelRangeStart w:id="2118" w:author="Billy Mitchell" w:date="2021-05-20T12:53:00Z"/>
    <w:sdt>
      <w:sdtPr>
        <w:tag w:val="goog_rdk_401"/>
        <w:id w:val="-1480532121"/>
      </w:sdtPr>
      <w:sdtEndPr>
        <w:rPr>
          <w:rPrChange w:id="2119" w:author="William Mitchell" w:date="2021-05-18T21:38:00Z">
            <w:rPr/>
          </w:rPrChange>
        </w:rPr>
      </w:sdtEndPr>
      <w:sdtContent>
        <w:customXmlDelRangeEnd w:id="2118"/>
        <w:p w14:paraId="0000005B" w14:textId="480013C5" w:rsidR="001D5C46" w:rsidRPr="001D5C46" w:rsidDel="00A21DDA" w:rsidRDefault="00C146F4">
          <w:pPr>
            <w:spacing w:line="480" w:lineRule="auto"/>
            <w:rPr>
              <w:del w:id="2120" w:author="Billy Mitchell" w:date="2021-05-20T12:53:00Z"/>
              <w:rPrChange w:id="2121" w:author="William Mitchell" w:date="2021-05-13T16:38:00Z">
                <w:rPr>
                  <w:del w:id="2122" w:author="Billy Mitchell" w:date="2021-05-20T12:53:00Z"/>
                  <w:color w:val="000000"/>
                </w:rPr>
              </w:rPrChange>
            </w:rPr>
            <w:pPrChange w:id="2123" w:author="Billy Mitchell" w:date="2021-06-11T18:06:00Z">
              <w:pPr>
                <w:spacing w:line="480" w:lineRule="auto"/>
                <w:ind w:firstLine="720"/>
                <w:jc w:val="both"/>
              </w:pPr>
            </w:pPrChange>
          </w:pPr>
          <w:customXmlDelRangeStart w:id="2124" w:author="Billy Mitchell" w:date="2021-05-20T12:53:00Z"/>
          <w:sdt>
            <w:sdtPr>
              <w:tag w:val="goog_rdk_399"/>
              <w:id w:val="-649050543"/>
            </w:sdtPr>
            <w:sdtEndPr/>
            <w:sdtContent>
              <w:customXmlDelRangeEnd w:id="2124"/>
              <w:ins w:id="2125" w:author="William Mitchell" w:date="2021-05-13T16:38:00Z">
                <w:del w:id="2126" w:author="Billy Mitchell" w:date="2021-05-20T12:53:00Z">
                  <w:r w:rsidR="00D2411E" w:rsidRPr="00ED2FF2" w:rsidDel="00A21DDA">
                    <w:rPr>
                      <w:color w:val="000000"/>
                    </w:rPr>
                    <w:delText xml:space="preserve">In terms of social behavior, researchers have also found </w:delText>
                  </w:r>
                </w:del>
              </w:ins>
              <w:moveFromRangeStart w:id="2127" w:author="Billy Mitchell" w:date="2021-05-20T12:52:00Z" w:name="move72407595"/>
              <w:moveFrom w:id="2128" w:author="Billy Mitchell" w:date="2021-05-20T12:52:00Z">
                <w:ins w:id="2129" w:author="William Mitchell" w:date="2021-05-13T16:38:00Z">
                  <w:del w:id="2130" w:author="Billy Mitchell" w:date="2021-05-20T12:53:00Z">
                    <w:r w:rsidR="00D2411E" w:rsidRPr="00ED2FF2" w:rsidDel="00A21DDA">
                      <w:rPr>
                        <w:color w:val="000000"/>
                      </w:rPr>
                      <w:delText xml:space="preserve">greater homogeneity in response to norm violations of negative affect than positive affect, with targets who express positive or neutral responses to negatively perceived stimuli to be judged as less authentic (Krumhuber &amp; Manstead, 2009), socially appropriate, and less liked (Ansfield, 2007), as well as punished more harshly than incongruent responses to differently valenced stimuli (Szezurek, Monin, and Gross, 2012). These findings support previous suppositions regarding an information value asymmetry between positive and negative affective experiences, as negative information may signal a need for adjustment to avoid detrimental consequences (O’toole et al., 2020; Pratto &amp; John, 1991). </w:delText>
                    </w:r>
                  </w:del>
                </w:ins>
              </w:moveFrom>
              <w:moveFromRangeEnd w:id="2127"/>
              <w:customXmlDelRangeStart w:id="2131" w:author="Billy Mitchell" w:date="2021-05-20T12:53:00Z"/>
            </w:sdtContent>
          </w:sdt>
          <w:customXmlDelRangeEnd w:id="2131"/>
          <w:customXmlDelRangeStart w:id="2132" w:author="Billy Mitchell" w:date="2021-05-20T12:53:00Z"/>
          <w:sdt>
            <w:sdtPr>
              <w:rPr>
                <w:rPrChange w:id="2133" w:author="Billy Mitchell" w:date="2021-05-20T12:41:00Z">
                  <w:rPr/>
                </w:rPrChange>
              </w:rPr>
              <w:tag w:val="goog_rdk_400"/>
              <w:id w:val="-296675037"/>
            </w:sdtPr>
            <w:sdtEndPr>
              <w:rPr>
                <w:rPrChange w:id="2134" w:author="Billy Mitchell" w:date="2021-05-20T12:41:00Z">
                  <w:rPr/>
                </w:rPrChange>
              </w:rPr>
            </w:sdtEndPr>
            <w:sdtContent>
              <w:customXmlDelRangeEnd w:id="2132"/>
              <w:customXmlDelRangeStart w:id="2135" w:author="Billy Mitchell" w:date="2021-05-20T12:53:00Z"/>
            </w:sdtContent>
          </w:sdt>
          <w:customXmlDelRangeEnd w:id="2135"/>
        </w:p>
        <w:customXmlDelRangeStart w:id="2136" w:author="Billy Mitchell" w:date="2021-05-20T12:53:00Z"/>
      </w:sdtContent>
    </w:sdt>
    <w:customXmlDelRangeEnd w:id="2136"/>
    <w:p w14:paraId="0000005C" w14:textId="4FBB563E" w:rsidR="001D5C46" w:rsidRDefault="00D2411E">
      <w:pPr>
        <w:spacing w:line="480" w:lineRule="auto"/>
        <w:ind w:firstLine="720"/>
        <w:rPr>
          <w:color w:val="000000"/>
          <w:rPrChange w:id="2137" w:author="Billy Mitchell" w:date="2021-05-20T12:41:00Z">
            <w:rPr/>
          </w:rPrChange>
        </w:rPr>
        <w:pPrChange w:id="2138" w:author="Billy Mitchell" w:date="2021-06-11T18:06:00Z">
          <w:pPr>
            <w:spacing w:line="480" w:lineRule="auto"/>
            <w:ind w:firstLine="720"/>
            <w:jc w:val="both"/>
          </w:pPr>
        </w:pPrChange>
      </w:pPr>
      <w:del w:id="2139" w:author="Billy Mitchell" w:date="2021-05-20T12:53:00Z">
        <w:r w:rsidDel="00A21DDA">
          <w:rPr>
            <w:color w:val="000000"/>
          </w:rPr>
          <w:delText xml:space="preserve">Placing the present study within the larger body of literature, it may be the case that the development of </w:delText>
        </w:r>
      </w:del>
      <w:customXmlDelRangeStart w:id="2140" w:author="Billy Mitchell" w:date="2021-05-20T12:53:00Z"/>
      <w:sdt>
        <w:sdtPr>
          <w:tag w:val="goog_rdk_402"/>
          <w:id w:val="-580061765"/>
        </w:sdtPr>
        <w:sdtEndPr/>
        <w:sdtContent>
          <w:customXmlDelRangeEnd w:id="2140"/>
          <w:customXmlDelRangeStart w:id="2141" w:author="Billy Mitchell" w:date="2021-05-20T12:53:00Z"/>
        </w:sdtContent>
      </w:sdt>
      <w:customXmlDelRangeEnd w:id="2141"/>
      <w:customXmlDelRangeStart w:id="2142" w:author="Billy Mitchell" w:date="2021-05-20T12:53:00Z"/>
      <w:sdt>
        <w:sdtPr>
          <w:tag w:val="goog_rdk_403"/>
          <w:id w:val="1898939003"/>
        </w:sdtPr>
        <w:sdtEndPr/>
        <w:sdtContent>
          <w:customXmlDelRangeEnd w:id="2142"/>
          <w:del w:id="2143" w:author="Billy Mitchell" w:date="2021-05-20T12:53:00Z">
            <w:r w:rsidDel="00A21DDA">
              <w:rPr>
                <w:color w:val="000000"/>
              </w:rPr>
              <w:delText>emotional</w:delText>
            </w:r>
          </w:del>
          <w:customXmlDelRangeStart w:id="2144" w:author="Billy Mitchell" w:date="2021-05-20T12:53:00Z"/>
        </w:sdtContent>
      </w:sdt>
      <w:customXmlDelRangeEnd w:id="2144"/>
      <w:del w:id="2145" w:author="Billy Mitchell" w:date="2021-05-20T12:53:00Z">
        <w:r w:rsidDel="00A21DDA">
          <w:rPr>
            <w:color w:val="000000"/>
          </w:rPr>
          <w:delText xml:space="preserve"> neural systems plays an integral role in our ability to appropriately respond to social and survival contexts. Noting the importance of </w:delText>
        </w:r>
        <w:r w:rsidDel="00A21DDA">
          <w:rPr>
            <w:color w:val="000000"/>
          </w:rPr>
          <w:lastRenderedPageBreak/>
          <w:delText>successfully navigating potentially dangerous situations, or nurturing social connections, scores of investigations have centered their focus on the physiology supporting emotions for decades. Although few studies directly compare multivariate patterns across adults and young children as they passively respond to naturalistic stimuli, our findings situate well in much of the work investigating emotion</w:delText>
        </w:r>
      </w:del>
      <w:customXmlDelRangeStart w:id="2146" w:author="Billy Mitchell" w:date="2021-05-20T12:53:00Z"/>
      <w:sdt>
        <w:sdtPr>
          <w:tag w:val="goog_rdk_404"/>
          <w:id w:val="302278331"/>
        </w:sdtPr>
        <w:sdtEndPr/>
        <w:sdtContent>
          <w:customXmlDelRangeEnd w:id="2146"/>
          <w:customXmlDelRangeStart w:id="2147" w:author="Billy Mitchell" w:date="2021-05-20T12:53:00Z"/>
        </w:sdtContent>
      </w:sdt>
      <w:customXmlDelRangeEnd w:id="2147"/>
      <w:del w:id="2148" w:author="Billy Mitchell" w:date="2021-05-20T12:53:00Z">
        <w:r w:rsidDel="00A21DDA">
          <w:rPr>
            <w:color w:val="000000"/>
          </w:rPr>
          <w:delText xml:space="preserve"> response among adults and children alike.</w:delText>
        </w:r>
      </w:del>
      <w:r>
        <w:rPr>
          <w:color w:val="000000"/>
        </w:rPr>
        <w:t xml:space="preserve"> </w:t>
      </w:r>
    </w:p>
    <w:p w14:paraId="0000005D" w14:textId="6D651D73" w:rsidR="001D5C46" w:rsidDel="00DA78EE" w:rsidRDefault="00D2411E">
      <w:pPr>
        <w:spacing w:line="480" w:lineRule="auto"/>
        <w:rPr>
          <w:del w:id="2149" w:author="William Mitchell" w:date="2021-05-19T09:43:00Z"/>
          <w:color w:val="000000"/>
        </w:rPr>
        <w:pPrChange w:id="2150" w:author="Billy Mitchell" w:date="2021-06-11T18:06:00Z">
          <w:pPr>
            <w:spacing w:line="480" w:lineRule="auto"/>
            <w:jc w:val="both"/>
          </w:pPr>
        </w:pPrChange>
      </w:pPr>
      <w:del w:id="2151" w:author="William Mitchell" w:date="2021-05-19T09:43:00Z">
        <w:r w:rsidDel="00AF5455">
          <w:rPr>
            <w:color w:val="000000"/>
          </w:rPr>
          <w:delText xml:space="preserve">Our findings coincide with evidence showing strong involvement of the vmPFC in responding to </w:delText>
        </w:r>
      </w:del>
      <w:customXmlDelRangeStart w:id="2152" w:author="William Mitchell" w:date="2021-05-19T09:43:00Z"/>
      <w:sdt>
        <w:sdtPr>
          <w:tag w:val="goog_rdk_405"/>
          <w:id w:val="-344401947"/>
        </w:sdtPr>
        <w:sdtEndPr/>
        <w:sdtContent>
          <w:customXmlDelRangeEnd w:id="2152"/>
          <w:customXmlDelRangeStart w:id="2153" w:author="William Mitchell" w:date="2021-05-19T09:43:00Z"/>
        </w:sdtContent>
      </w:sdt>
      <w:customXmlDelRangeEnd w:id="2153"/>
      <w:customXmlDelRangeStart w:id="2154" w:author="William Mitchell" w:date="2021-05-19T09:43:00Z"/>
      <w:sdt>
        <w:sdtPr>
          <w:tag w:val="goog_rdk_406"/>
          <w:id w:val="-514461653"/>
        </w:sdtPr>
        <w:sdtEndPr/>
        <w:sdtContent>
          <w:customXmlDelRangeEnd w:id="2154"/>
          <w:del w:id="2155" w:author="William Mitchell" w:date="2021-04-21T20:27:00Z">
            <w:r>
              <w:rPr>
                <w:color w:val="000000"/>
              </w:rPr>
              <w:delText>emotional</w:delText>
            </w:r>
          </w:del>
          <w:customXmlDelRangeStart w:id="2156" w:author="William Mitchell" w:date="2021-05-19T09:43:00Z"/>
        </w:sdtContent>
      </w:sdt>
      <w:customXmlDelRangeEnd w:id="2156"/>
      <w:del w:id="2157" w:author="William Mitchell" w:date="2021-05-19T09:43:00Z">
        <w:r w:rsidDel="00AF5455">
          <w:rPr>
            <w:color w:val="000000"/>
          </w:rPr>
          <w:delText xml:space="preserve"> stimuli. For example, when disentangling multivariate patterns for discrete emotional categories, the vmPFC, in addition to the inferior lateral PFC, contributed most to how well the neural signals could classify each emotion (Saarimaki et al., 2016), resonating with an established body of work tying the vmPFC to emotion (Hiser &amp; Koenigs, 2018; Greene, 2007; Moll &amp; de Oliveira-Souza, 2007; Winecoff et al., 2013; Yang et al., 2018). Our results finding age-specificity in pattern similarity is in line with developmental perspectives of the vmPFC's role in emotional processing and aligns with past work demonstrating distinctions between this area's function across age. For instance, Silvers et al., (2016) found age-related decreases in vmPFC response to emotional photos, with larger degrees of vmPFC involvement found among younger participants relative to older ones. Taken together, a potential interpretation of our findings is that in light of the region's role in processing of emotional stimuli, the pattern and response similarities we find in children may signal their shared, limited experience of a vast array of both positive and negatively valenced depictions, while adults have less of a need to evaluate and instead respond divergently based on a lifetime of memories of past evaluations.</w:delText>
        </w:r>
      </w:del>
    </w:p>
    <w:p w14:paraId="0000005E" w14:textId="2BFECEA2" w:rsidR="001D5C46" w:rsidDel="00AF5455" w:rsidRDefault="00D2411E">
      <w:pPr>
        <w:spacing w:line="480" w:lineRule="auto"/>
        <w:rPr>
          <w:del w:id="2158" w:author="William Mitchell" w:date="2021-05-19T09:44:00Z"/>
          <w:color w:val="000000"/>
        </w:rPr>
        <w:pPrChange w:id="2159" w:author="Billy Mitchell" w:date="2021-06-11T18:06:00Z">
          <w:pPr>
            <w:spacing w:line="480" w:lineRule="auto"/>
            <w:jc w:val="both"/>
          </w:pPr>
        </w:pPrChange>
      </w:pPr>
      <w:del w:id="2160" w:author="William Mitchell" w:date="2021-05-19T09:43:00Z">
        <w:r w:rsidDel="00AF5455">
          <w:rPr>
            <w:color w:val="000000"/>
          </w:rPr>
          <w:lastRenderedPageBreak/>
          <w:tab/>
          <w:delText xml:space="preserve">Univariate methods also support potential differences in NAcc contributions to </w:delText>
        </w:r>
      </w:del>
      <w:customXmlDelRangeStart w:id="2161" w:author="William Mitchell" w:date="2021-05-19T09:43:00Z"/>
      <w:sdt>
        <w:sdtPr>
          <w:tag w:val="goog_rdk_407"/>
          <w:id w:val="113262376"/>
        </w:sdtPr>
        <w:sdtEndPr/>
        <w:sdtContent>
          <w:customXmlDelRangeEnd w:id="2161"/>
          <w:customXmlDelRangeStart w:id="2162" w:author="William Mitchell" w:date="2021-05-19T09:43:00Z"/>
        </w:sdtContent>
      </w:sdt>
      <w:customXmlDelRangeEnd w:id="2162"/>
      <w:customXmlDelRangeStart w:id="2163" w:author="William Mitchell" w:date="2021-05-19T09:43:00Z"/>
      <w:sdt>
        <w:sdtPr>
          <w:tag w:val="goog_rdk_408"/>
          <w:id w:val="1046571012"/>
        </w:sdtPr>
        <w:sdtEndPr/>
        <w:sdtContent>
          <w:customXmlDelRangeEnd w:id="2163"/>
          <w:del w:id="2164" w:author="William Mitchell" w:date="2021-04-21T20:28:00Z">
            <w:r>
              <w:rPr>
                <w:color w:val="000000"/>
              </w:rPr>
              <w:delText>emotion</w:delText>
            </w:r>
          </w:del>
          <w:customXmlDelRangeStart w:id="2165" w:author="William Mitchell" w:date="2021-05-19T09:43:00Z"/>
        </w:sdtContent>
      </w:sdt>
      <w:customXmlDelRangeEnd w:id="2165"/>
      <w:del w:id="2166" w:author="William Mitchell" w:date="2021-05-19T09:43:00Z">
        <w:r w:rsidDel="00AF5455">
          <w:rPr>
            <w:color w:val="000000"/>
          </w:rPr>
          <w:delText xml:space="preserve"> processing across age, and the increased risk of depression upon alterations in NAcc activity emphasizes the importance of this region for adequate emotional development (Monk et al., 2008). In addition to univariate interpretations, multivariate studies have disentangled discrete emotional categories from patterns of activity across several neural regions (Camacho et al., 2019; Saarimaki et al., 2016) and in some cases, within the vmPFC (Kragel &amp; LaBar, 2015, 2016). Adults may </w:delText>
        </w:r>
      </w:del>
      <w:customXmlDelRangeStart w:id="2167" w:author="William Mitchell" w:date="2021-05-19T09:43:00Z"/>
      <w:sdt>
        <w:sdtPr>
          <w:tag w:val="goog_rdk_409"/>
          <w:id w:val="-1257984786"/>
        </w:sdtPr>
        <w:sdtEndPr/>
        <w:sdtContent>
          <w:customXmlDelRangeEnd w:id="2167"/>
          <w:customXmlDelRangeStart w:id="2168" w:author="William Mitchell" w:date="2021-05-19T09:43:00Z"/>
        </w:sdtContent>
      </w:sdt>
      <w:customXmlDelRangeEnd w:id="2168"/>
      <w:customXmlDelRangeStart w:id="2169" w:author="William Mitchell" w:date="2021-05-19T09:43:00Z"/>
      <w:sdt>
        <w:sdtPr>
          <w:tag w:val="goog_rdk_410"/>
          <w:id w:val="-1942517819"/>
        </w:sdtPr>
        <w:sdtEndPr/>
        <w:sdtContent>
          <w:customXmlDelRangeEnd w:id="2169"/>
          <w:del w:id="2170" w:author="William Mitchell" w:date="2021-05-04T17:40:00Z">
            <w:r>
              <w:rPr>
                <w:color w:val="000000"/>
              </w:rPr>
              <w:delText>diverge much more when processing all affective</w:delText>
            </w:r>
          </w:del>
          <w:customXmlDelRangeStart w:id="2171" w:author="William Mitchell" w:date="2021-05-19T09:43:00Z"/>
        </w:sdtContent>
      </w:sdt>
      <w:customXmlDelRangeEnd w:id="2171"/>
      <w:del w:id="2172" w:author="William Mitchell" w:date="2021-05-19T09:43:00Z">
        <w:r w:rsidDel="00AF5455">
          <w:rPr>
            <w:color w:val="000000"/>
          </w:rPr>
          <w:delText xml:space="preserve"> stimuli </w:delText>
        </w:r>
      </w:del>
      <w:customXmlDelRangeStart w:id="2173" w:author="William Mitchell" w:date="2021-05-19T09:43:00Z"/>
      <w:sdt>
        <w:sdtPr>
          <w:tag w:val="goog_rdk_411"/>
          <w:id w:val="-885558216"/>
        </w:sdtPr>
        <w:sdtEndPr/>
        <w:sdtContent>
          <w:customXmlDelRangeEnd w:id="2173"/>
          <w:customXmlDelRangeStart w:id="2174" w:author="William Mitchell" w:date="2021-05-19T09:43:00Z"/>
        </w:sdtContent>
      </w:sdt>
      <w:customXmlDelRangeEnd w:id="2174"/>
      <w:customXmlDelRangeStart w:id="2175" w:author="William Mitchell" w:date="2021-05-19T13:24:00Z"/>
      <w:sdt>
        <w:sdtPr>
          <w:tag w:val="goog_rdk_413"/>
          <w:id w:val="-1867130480"/>
        </w:sdtPr>
        <w:sdtEndPr/>
        <w:sdtContent>
          <w:customXmlDelRangeEnd w:id="2175"/>
          <w:del w:id="2176" w:author="William Mitchell" w:date="2021-05-04T17:41:00Z">
            <w:r>
              <w:rPr>
                <w:color w:val="000000"/>
              </w:rPr>
              <w:delText xml:space="preserve">as a reflection of their rather extensive lifetime of experience and knowledge of various emotional scenarios, </w:delText>
            </w:r>
          </w:del>
          <w:customXmlDelRangeStart w:id="2177" w:author="William Mitchell" w:date="2021-05-19T13:24:00Z"/>
          <w:sdt>
            <w:sdtPr>
              <w:tag w:val="goog_rdk_414"/>
              <w:id w:val="-511998627"/>
            </w:sdtPr>
            <w:sdtEndPr/>
            <w:sdtContent>
              <w:customXmlDelRangeEnd w:id="2177"/>
              <w:commentRangeStart w:id="2178"/>
              <w:customXmlDelRangeStart w:id="2179" w:author="William Mitchell" w:date="2021-05-19T13:24:00Z"/>
            </w:sdtContent>
          </w:sdt>
          <w:customXmlDelRangeEnd w:id="2179"/>
          <w:del w:id="2180" w:author="William Mitchell" w:date="2021-05-04T17:41:00Z">
            <w:r>
              <w:rPr>
                <w:color w:val="000000"/>
              </w:rPr>
              <w:delText>where children are more similar in that they have perhaps had comparable levels of exposure to the swath of emotional situations the world has to offer</w:delText>
            </w:r>
            <w:commentRangeEnd w:id="2178"/>
            <w:r>
              <w:commentReference w:id="2178"/>
            </w:r>
            <w:r>
              <w:rPr>
                <w:color w:val="000000"/>
              </w:rPr>
              <w:delText>.</w:delText>
            </w:r>
          </w:del>
          <w:customXmlDelRangeStart w:id="2181" w:author="William Mitchell" w:date="2021-05-19T13:24:00Z"/>
        </w:sdtContent>
      </w:sdt>
      <w:customXmlDelRangeEnd w:id="2181"/>
    </w:p>
    <w:p w14:paraId="0000005F" w14:textId="77777777" w:rsidR="001D5C46" w:rsidRDefault="001D5C46">
      <w:pPr>
        <w:spacing w:line="480" w:lineRule="auto"/>
        <w:rPr>
          <w:color w:val="000000"/>
        </w:rPr>
        <w:pPrChange w:id="2182" w:author="Billy Mitchell" w:date="2021-06-11T18:06:00Z">
          <w:pPr>
            <w:spacing w:line="480" w:lineRule="auto"/>
            <w:jc w:val="both"/>
          </w:pPr>
        </w:pPrChange>
      </w:pPr>
    </w:p>
    <w:p w14:paraId="00000060" w14:textId="308BCDAE" w:rsidR="001D5C46" w:rsidRDefault="00D2411E">
      <w:pPr>
        <w:spacing w:line="480" w:lineRule="auto"/>
        <w:rPr>
          <w:b/>
          <w:color w:val="000000"/>
        </w:rPr>
      </w:pPr>
      <w:r>
        <w:rPr>
          <w:b/>
          <w:color w:val="000000"/>
        </w:rPr>
        <w:t>4.</w:t>
      </w:r>
      <w:del w:id="2183" w:author="Billy Mitchell" w:date="2021-05-18T18:21:00Z">
        <w:r w:rsidDel="00676E2F">
          <w:rPr>
            <w:b/>
            <w:color w:val="000000"/>
          </w:rPr>
          <w:delText>1</w:delText>
        </w:r>
      </w:del>
      <w:ins w:id="2184" w:author="Billy Mitchell" w:date="2021-05-23T16:08:00Z">
        <w:r w:rsidR="00351A24">
          <w:rPr>
            <w:b/>
            <w:color w:val="000000"/>
          </w:rPr>
          <w:t>1</w:t>
        </w:r>
      </w:ins>
      <w:r>
        <w:rPr>
          <w:b/>
          <w:color w:val="000000"/>
        </w:rPr>
        <w:t xml:space="preserve"> </w:t>
      </w:r>
      <w:customXmlDelRangeStart w:id="2185" w:author="William Mitchell" w:date="2021-05-19T13:24:00Z"/>
      <w:sdt>
        <w:sdtPr>
          <w:tag w:val="goog_rdk_415"/>
          <w:id w:val="-534193621"/>
        </w:sdtPr>
        <w:sdtEndPr/>
        <w:sdtContent>
          <w:customXmlDelRangeEnd w:id="2185"/>
          <w:commentRangeStart w:id="2186"/>
          <w:customXmlDelRangeStart w:id="2187" w:author="William Mitchell" w:date="2021-05-19T13:24:00Z"/>
        </w:sdtContent>
      </w:sdt>
      <w:customXmlDelRangeEnd w:id="2187"/>
      <w:r>
        <w:rPr>
          <w:b/>
          <w:color w:val="000000"/>
        </w:rPr>
        <w:t xml:space="preserve">Study Limitations </w:t>
      </w:r>
      <w:commentRangeEnd w:id="2186"/>
      <w:r>
        <w:commentReference w:id="2186"/>
      </w:r>
      <w:ins w:id="2188" w:author="Billy Mitchell" w:date="2021-05-31T21:48:00Z">
        <w:r w:rsidR="006F401B">
          <w:rPr>
            <w:b/>
            <w:color w:val="000000"/>
          </w:rPr>
          <w:t>and Future Directions</w:t>
        </w:r>
      </w:ins>
    </w:p>
    <w:customXmlDelRangeStart w:id="2189" w:author="William Mitchell" w:date="2021-05-19T13:24:00Z"/>
    <w:sdt>
      <w:sdtPr>
        <w:tag w:val="goog_rdk_422"/>
        <w:id w:val="990901442"/>
      </w:sdtPr>
      <w:sdtEndPr/>
      <w:sdtContent>
        <w:customXmlDelRangeEnd w:id="2189"/>
        <w:p w14:paraId="0706EB29" w14:textId="03CC1706" w:rsidR="001C1CB5" w:rsidRDefault="001C1CB5">
          <w:pPr>
            <w:spacing w:line="480" w:lineRule="auto"/>
            <w:ind w:firstLine="720"/>
            <w:rPr>
              <w:ins w:id="2190" w:author="William Mitchell" w:date="2021-05-19T10:18:00Z"/>
            </w:rPr>
            <w:pPrChange w:id="2191" w:author="Billy Mitchell" w:date="2021-06-11T18:06:00Z">
              <w:pPr>
                <w:spacing w:line="480" w:lineRule="auto"/>
                <w:ind w:firstLine="720"/>
                <w:jc w:val="both"/>
              </w:pPr>
            </w:pPrChange>
          </w:pPr>
          <w:ins w:id="2192" w:author="William Mitchell" w:date="2021-05-19T10:19:00Z">
            <w:r>
              <w:rPr>
                <w:color w:val="000000"/>
                <w:highlight w:val="white"/>
              </w:rPr>
              <w:t xml:space="preserve">First, some logistical concerns relevant to human neuroimaging in a developmental population must be highlighted. </w:t>
            </w:r>
            <w:r w:rsidRPr="0052575D">
              <w:rPr>
                <w:highlight w:val="white"/>
              </w:rPr>
              <w:t>Our effective sample size of 25 children and 20 adults is small for a study spanning such a large age range. Related to our limited sample is the disproportionately greater freq</w:t>
            </w:r>
            <w:r>
              <w:rPr>
                <w:highlight w:val="white"/>
              </w:rPr>
              <w:t xml:space="preserve">uency of head motion artifacts </w:t>
            </w:r>
          </w:ins>
          <w:ins w:id="2193" w:author="Billy Mitchell" w:date="2021-05-23T16:35:00Z">
            <w:r w:rsidR="00DA78EE">
              <w:rPr>
                <w:highlight w:val="white"/>
              </w:rPr>
              <w:t xml:space="preserve">commonly </w:t>
            </w:r>
          </w:ins>
          <w:ins w:id="2194" w:author="William Mitchell" w:date="2021-05-19T10:19:00Z">
            <w:r w:rsidRPr="0052575D">
              <w:rPr>
                <w:highlight w:val="white"/>
              </w:rPr>
              <w:t xml:space="preserve">produced when scanning children (Greene, Black, &amp; </w:t>
            </w:r>
            <w:proofErr w:type="spellStart"/>
            <w:r w:rsidRPr="0052575D">
              <w:rPr>
                <w:highlight w:val="white"/>
              </w:rPr>
              <w:t>Schlaggar</w:t>
            </w:r>
            <w:proofErr w:type="spellEnd"/>
            <w:r w:rsidRPr="0052575D">
              <w:rPr>
                <w:highlight w:val="white"/>
              </w:rPr>
              <w:t xml:space="preserve">, 2016), which resulted in 11 children being excluded from our analyses (as compared to only 1 adult). </w:t>
            </w:r>
            <w:r w:rsidR="00793969" w:rsidRPr="00587C52">
              <w:rPr>
                <w:rPrChange w:id="2195" w:author="William Mitchell" w:date="2021-05-19T10:56:00Z">
                  <w:rPr>
                    <w:highlight w:val="yellow"/>
                  </w:rPr>
                </w:rPrChange>
              </w:rPr>
              <w:t xml:space="preserve">There </w:t>
            </w:r>
          </w:ins>
          <w:ins w:id="2196" w:author="William Mitchell" w:date="2021-05-19T10:56:00Z">
            <w:r w:rsidR="00587C52" w:rsidRPr="00587C52">
              <w:rPr>
                <w:rPrChange w:id="2197" w:author="William Mitchell" w:date="2021-05-19T10:56:00Z">
                  <w:rPr>
                    <w:highlight w:val="yellow"/>
                  </w:rPr>
                </w:rPrChange>
              </w:rPr>
              <w:t>is</w:t>
            </w:r>
          </w:ins>
          <w:ins w:id="2198" w:author="William Mitchell" w:date="2021-05-19T10:19:00Z">
            <w:r w:rsidR="00793969" w:rsidRPr="00587C52">
              <w:rPr>
                <w:rPrChange w:id="2199" w:author="William Mitchell" w:date="2021-05-19T10:56:00Z">
                  <w:rPr>
                    <w:highlight w:val="yellow"/>
                  </w:rPr>
                </w:rPrChange>
              </w:rPr>
              <w:t xml:space="preserve"> some concern regarding </w:t>
            </w:r>
          </w:ins>
          <w:ins w:id="2200" w:author="William Mitchell" w:date="2021-05-19T10:49:00Z">
            <w:r w:rsidR="00793969" w:rsidRPr="00587C52">
              <w:rPr>
                <w:rPrChange w:id="2201" w:author="William Mitchell" w:date="2021-05-19T10:56:00Z">
                  <w:rPr>
                    <w:highlight w:val="yellow"/>
                  </w:rPr>
                </w:rPrChange>
              </w:rPr>
              <w:t>comparability of</w:t>
            </w:r>
          </w:ins>
          <w:ins w:id="2202" w:author="William Mitchell" w:date="2021-05-19T10:19:00Z">
            <w:r w:rsidR="00793969" w:rsidRPr="00587C52">
              <w:rPr>
                <w:rPrChange w:id="2203" w:author="William Mitchell" w:date="2021-05-19T10:56:00Z">
                  <w:rPr>
                    <w:highlight w:val="yellow"/>
                  </w:rPr>
                </w:rPrChange>
              </w:rPr>
              <w:t xml:space="preserve"> </w:t>
            </w:r>
          </w:ins>
          <w:ins w:id="2204" w:author="William Mitchell" w:date="2021-05-19T10:54:00Z">
            <w:r w:rsidR="00587C52" w:rsidRPr="00587C52">
              <w:rPr>
                <w:rPrChange w:id="2205" w:author="William Mitchell" w:date="2021-05-19T10:56:00Z">
                  <w:rPr>
                    <w:highlight w:val="yellow"/>
                  </w:rPr>
                </w:rPrChange>
              </w:rPr>
              <w:t>neural structures and responses</w:t>
            </w:r>
          </w:ins>
          <w:ins w:id="2206" w:author="William Mitchell" w:date="2021-05-19T10:19:00Z">
            <w:r w:rsidR="00793969" w:rsidRPr="00587C52">
              <w:rPr>
                <w:rPrChange w:id="2207" w:author="William Mitchell" w:date="2021-05-19T10:56:00Z">
                  <w:rPr>
                    <w:highlight w:val="yellow"/>
                  </w:rPr>
                </w:rPrChange>
              </w:rPr>
              <w:t xml:space="preserve"> </w:t>
            </w:r>
          </w:ins>
          <w:ins w:id="2208" w:author="William Mitchell" w:date="2021-05-19T10:41:00Z">
            <w:r w:rsidR="00793969" w:rsidRPr="00587C52">
              <w:rPr>
                <w:rPrChange w:id="2209" w:author="William Mitchell" w:date="2021-05-19T10:56:00Z">
                  <w:rPr>
                    <w:highlight w:val="yellow"/>
                  </w:rPr>
                </w:rPrChange>
              </w:rPr>
              <w:t>over development</w:t>
            </w:r>
          </w:ins>
          <w:ins w:id="2210" w:author="William Mitchell" w:date="2021-05-19T10:19:00Z">
            <w:r w:rsidR="00587C52" w:rsidRPr="00587C52">
              <w:rPr>
                <w:rPrChange w:id="2211" w:author="William Mitchell" w:date="2021-05-19T10:56:00Z">
                  <w:rPr>
                    <w:highlight w:val="yellow"/>
                  </w:rPr>
                </w:rPrChange>
              </w:rPr>
              <w:t>.</w:t>
            </w:r>
            <w:r w:rsidR="001F43AD">
              <w:t xml:space="preserve"> </w:t>
            </w:r>
          </w:ins>
          <w:ins w:id="2212" w:author="William Mitchell" w:date="2021-05-19T10:53:00Z">
            <w:r w:rsidR="00587C52" w:rsidRPr="00587C52">
              <w:rPr>
                <w:rPrChange w:id="2213" w:author="William Mitchell" w:date="2021-05-19T10:56:00Z">
                  <w:rPr>
                    <w:highlight w:val="yellow"/>
                  </w:rPr>
                </w:rPrChange>
              </w:rPr>
              <w:t>Children</w:t>
            </w:r>
          </w:ins>
          <w:ins w:id="2214" w:author="William Mitchell" w:date="2021-05-19T10:56:00Z">
            <w:r w:rsidR="00587C52" w:rsidRPr="00587C52">
              <w:rPr>
                <w:rPrChange w:id="2215" w:author="William Mitchell" w:date="2021-05-19T10:56:00Z">
                  <w:rPr>
                    <w:highlight w:val="yellow"/>
                  </w:rPr>
                </w:rPrChange>
              </w:rPr>
              <w:t xml:space="preserve"> do</w:t>
            </w:r>
          </w:ins>
          <w:ins w:id="2216" w:author="William Mitchell" w:date="2021-05-19T10:53:00Z">
            <w:r w:rsidR="00587C52" w:rsidRPr="00587C52">
              <w:rPr>
                <w:rPrChange w:id="2217" w:author="William Mitchell" w:date="2021-05-19T10:56:00Z">
                  <w:rPr>
                    <w:highlight w:val="yellow"/>
                  </w:rPr>
                </w:rPrChange>
              </w:rPr>
              <w:t xml:space="preserve"> </w:t>
            </w:r>
          </w:ins>
          <w:ins w:id="2218" w:author="William Mitchell" w:date="2021-05-19T10:19:00Z">
            <w:r w:rsidR="00587C52" w:rsidRPr="00587C52">
              <w:rPr>
                <w:rPrChange w:id="2219" w:author="William Mitchell" w:date="2021-05-19T10:56:00Z">
                  <w:rPr>
                    <w:highlight w:val="yellow"/>
                  </w:rPr>
                </w:rPrChange>
              </w:rPr>
              <w:t>demonstrate greater BOLD signal response both at rest and during neural activity</w:t>
            </w:r>
          </w:ins>
          <w:ins w:id="2220" w:author="William Mitchell" w:date="2021-05-19T10:56:00Z">
            <w:r w:rsidR="00587C52" w:rsidRPr="00587C52">
              <w:t xml:space="preserve"> relative</w:t>
            </w:r>
            <w:r w:rsidR="00587C52">
              <w:t xml:space="preserve"> to adolescents and adults</w:t>
            </w:r>
          </w:ins>
          <w:ins w:id="2221" w:author="William Mitchell" w:date="2021-05-19T10:53:00Z">
            <w:r w:rsidR="00587C52">
              <w:t xml:space="preserve">, although this difference </w:t>
            </w:r>
          </w:ins>
          <w:ins w:id="2222" w:author="William Mitchell" w:date="2021-05-19T10:55:00Z">
            <w:r w:rsidR="00587C52">
              <w:t>is likely</w:t>
            </w:r>
          </w:ins>
          <w:ins w:id="2223" w:author="William Mitchell" w:date="2021-05-19T10:53:00Z">
            <w:r w:rsidR="00587C52">
              <w:t xml:space="preserve"> non-</w:t>
            </w:r>
          </w:ins>
          <w:ins w:id="2224" w:author="William Mitchell" w:date="2021-05-19T10:55:00Z">
            <w:r w:rsidR="00587C52">
              <w:t>significant following normalization (</w:t>
            </w:r>
          </w:ins>
          <w:ins w:id="2225" w:author="William Mitchell" w:date="2021-05-19T10:52:00Z">
            <w:r w:rsidR="00587C52">
              <w:t>Moses et al., 2014</w:t>
            </w:r>
          </w:ins>
          <w:ins w:id="2226" w:author="William Mitchell" w:date="2021-05-19T10:55:00Z">
            <w:r w:rsidR="00587C52">
              <w:t>; Bray, 2017</w:t>
            </w:r>
          </w:ins>
          <w:ins w:id="2227" w:author="William Mitchell" w:date="2021-05-19T10:52:00Z">
            <w:r w:rsidR="00587C52">
              <w:t>)</w:t>
            </w:r>
          </w:ins>
          <w:ins w:id="2228" w:author="William Mitchell" w:date="2021-05-19T10:40:00Z">
            <w:r w:rsidR="00793969">
              <w:t>.</w:t>
            </w:r>
          </w:ins>
          <w:ins w:id="2229" w:author="William Mitchell" w:date="2021-05-19T11:20:00Z">
            <w:r w:rsidR="001F43AD">
              <w:t xml:space="preserve"> Additionally,</w:t>
            </w:r>
          </w:ins>
          <w:ins w:id="2230" w:author="William Mitchell" w:date="2021-05-19T13:18:00Z">
            <w:r w:rsidR="004B5C05">
              <w:t xml:space="preserve"> </w:t>
            </w:r>
            <w:r w:rsidR="004B5C05">
              <w:lastRenderedPageBreak/>
              <w:t xml:space="preserve">due to structural </w:t>
            </w:r>
          </w:ins>
          <w:ins w:id="2231" w:author="William Mitchell" w:date="2021-05-19T13:19:00Z">
            <w:r w:rsidR="004B5C05">
              <w:t xml:space="preserve">maturations </w:t>
            </w:r>
          </w:ins>
          <w:ins w:id="2232" w:author="William Mitchell" w:date="2021-05-19T13:18:00Z">
            <w:r w:rsidR="004B5C05">
              <w:t>through development,</w:t>
            </w:r>
          </w:ins>
          <w:ins w:id="2233" w:author="William Mitchell" w:date="2021-05-19T11:20:00Z">
            <w:r w:rsidR="001F43AD">
              <w:t xml:space="preserve"> the</w:t>
            </w:r>
          </w:ins>
          <w:ins w:id="2234" w:author="William Mitchell" w:date="2021-05-19T11:26:00Z">
            <w:r w:rsidR="001915CF">
              <w:t xml:space="preserve"> use </w:t>
            </w:r>
          </w:ins>
          <w:ins w:id="2235" w:author="William Mitchell" w:date="2021-05-19T11:38:00Z">
            <w:r w:rsidR="00AE45EB">
              <w:t xml:space="preserve">neural atlases </w:t>
            </w:r>
          </w:ins>
          <w:ins w:id="2236" w:author="William Mitchell" w:date="2021-05-19T13:17:00Z">
            <w:r w:rsidR="004B5C05">
              <w:t>not</w:t>
            </w:r>
          </w:ins>
          <w:ins w:id="2237" w:author="William Mitchell" w:date="2021-05-19T13:18:00Z">
            <w:r w:rsidR="004B5C05">
              <w:t xml:space="preserve"> specialized for children</w:t>
            </w:r>
          </w:ins>
          <w:ins w:id="2238" w:author="William Mitchell" w:date="2021-05-19T13:19:00Z">
            <w:r w:rsidR="004B5C05">
              <w:t xml:space="preserve"> (e.g., Harvard-Oxford)</w:t>
            </w:r>
          </w:ins>
          <w:ins w:id="2239" w:author="William Mitchell" w:date="2021-05-19T13:17:00Z">
            <w:r w:rsidR="004B5C05">
              <w:t xml:space="preserve"> may </w:t>
            </w:r>
          </w:ins>
          <w:ins w:id="2240" w:author="William Mitchell" w:date="2021-05-19T13:19:00Z">
            <w:r w:rsidR="004B5C05">
              <w:t>depreciate in</w:t>
            </w:r>
          </w:ins>
          <w:ins w:id="2241" w:author="William Mitchell" w:date="2021-05-19T13:17:00Z">
            <w:r w:rsidR="004B5C05">
              <w:t xml:space="preserve"> utility, though, the extent is unclear</w:t>
            </w:r>
          </w:ins>
          <w:ins w:id="2242" w:author="William Mitchell" w:date="2021-05-19T11:38:00Z">
            <w:r w:rsidR="00AE45EB">
              <w:t>.</w:t>
            </w:r>
          </w:ins>
        </w:p>
        <w:p w14:paraId="00000061" w14:textId="34A5DA03" w:rsidR="001D5C46" w:rsidRDefault="00D2411E">
          <w:pPr>
            <w:spacing w:line="480" w:lineRule="auto"/>
            <w:ind w:firstLine="720"/>
            <w:rPr>
              <w:ins w:id="2243" w:author="William Mitchell" w:date="2021-05-12T16:56:00Z"/>
              <w:color w:val="000000"/>
              <w:highlight w:val="white"/>
            </w:rPr>
            <w:pPrChange w:id="2244" w:author="Billy Mitchell" w:date="2021-06-11T18:06:00Z">
              <w:pPr>
                <w:spacing w:line="480" w:lineRule="auto"/>
                <w:ind w:firstLine="720"/>
                <w:jc w:val="both"/>
              </w:pPr>
            </w:pPrChange>
          </w:pPr>
          <w:r>
            <w:rPr>
              <w:color w:val="000000"/>
              <w:highlight w:val="white"/>
            </w:rPr>
            <w:t xml:space="preserve">While our results suggest </w:t>
          </w:r>
          <w:proofErr w:type="gramStart"/>
          <w:r>
            <w:rPr>
              <w:color w:val="000000"/>
              <w:highlight w:val="white"/>
            </w:rPr>
            <w:t>a number of</w:t>
          </w:r>
          <w:proofErr w:type="gramEnd"/>
          <w:r>
            <w:rPr>
              <w:color w:val="000000"/>
              <w:highlight w:val="white"/>
            </w:rPr>
            <w:t xml:space="preserve"> differences in affective representation between children and adults, it is difficult to conclude with certainty exactly what implications this similarity has for cognition and behavior without additional measurements. Although we can make inferences, our RSA analysis is incapable of commenting with any certainty as to the contents of representations, or in what ways they are similar or dissimilar. </w:t>
          </w:r>
          <w:customXmlDelRangeStart w:id="2245" w:author="William Mitchell" w:date="2021-05-19T10:08:00Z"/>
          <w:sdt>
            <w:sdtPr>
              <w:tag w:val="goog_rdk_416"/>
              <w:id w:val="-77071038"/>
            </w:sdtPr>
            <w:sdtEndPr/>
            <w:sdtContent>
              <w:customXmlDelRangeEnd w:id="2245"/>
              <w:customXmlDelRangeStart w:id="2246" w:author="William Mitchell" w:date="2021-05-19T10:08:00Z"/>
            </w:sdtContent>
          </w:sdt>
          <w:customXmlDelRangeEnd w:id="2246"/>
          <w:r>
            <w:rPr>
              <w:color w:val="000000"/>
              <w:highlight w:val="white"/>
            </w:rPr>
            <w:t xml:space="preserve">Our interpretations of these results are based upon the extant literature exploring the functions of the amygdala, NAcc, and vmPFC in similar experimental contexts, but the debate as to the </w:t>
          </w:r>
          <w:del w:id="2247" w:author="William Mitchell" w:date="2021-05-19T10:08:00Z">
            <w:r w:rsidDel="00B964EB">
              <w:rPr>
                <w:color w:val="000000"/>
                <w:highlight w:val="white"/>
              </w:rPr>
              <w:delText xml:space="preserve">exact </w:delText>
            </w:r>
          </w:del>
          <w:ins w:id="2248" w:author="William Mitchell" w:date="2021-05-19T10:08:00Z">
            <w:r w:rsidR="00B964EB">
              <w:rPr>
                <w:color w:val="000000"/>
                <w:highlight w:val="white"/>
              </w:rPr>
              <w:t xml:space="preserve">precise </w:t>
            </w:r>
          </w:ins>
          <w:r>
            <w:rPr>
              <w:color w:val="000000"/>
              <w:highlight w:val="white"/>
            </w:rPr>
            <w:t xml:space="preserve">functions of each is still widely contested. </w:t>
          </w:r>
          <w:customXmlDelRangeStart w:id="2249" w:author="William Mitchell" w:date="2021-05-19T13:24:00Z"/>
          <w:sdt>
            <w:sdtPr>
              <w:tag w:val="goog_rdk_417"/>
              <w:id w:val="721949319"/>
            </w:sdtPr>
            <w:sdtEndPr/>
            <w:sdtContent>
              <w:customXmlDelRangeEnd w:id="2249"/>
              <w:ins w:id="2250" w:author="William Mitchell" w:date="2021-05-12T16:58:00Z">
                <w:r>
                  <w:rPr>
                    <w:color w:val="000000"/>
                    <w:highlight w:val="white"/>
                  </w:rPr>
                  <w:t xml:space="preserve">For example, </w:t>
                </w:r>
              </w:ins>
              <w:customXmlDelRangeStart w:id="2251" w:author="William Mitchell" w:date="2021-05-19T13:24:00Z"/>
            </w:sdtContent>
          </w:sdt>
          <w:customXmlDelRangeEnd w:id="2251"/>
          <w:customXmlDelRangeStart w:id="2252" w:author="William Mitchell" w:date="2021-05-19T13:24:00Z"/>
          <w:sdt>
            <w:sdtPr>
              <w:tag w:val="goog_rdk_418"/>
              <w:id w:val="94217995"/>
            </w:sdtPr>
            <w:sdtEndPr/>
            <w:sdtContent>
              <w:customXmlDelRangeEnd w:id="2252"/>
              <w:del w:id="2253" w:author="William Mitchell" w:date="2021-05-12T16:58:00Z">
                <w:r>
                  <w:rPr>
                    <w:color w:val="000000"/>
                    <w:highlight w:val="white"/>
                  </w:rPr>
                  <w:delText>M</w:delText>
                </w:r>
              </w:del>
              <w:customXmlDelRangeStart w:id="2254" w:author="William Mitchell" w:date="2021-05-19T13:24:00Z"/>
            </w:sdtContent>
          </w:sdt>
          <w:customXmlDelRangeEnd w:id="2254"/>
          <w:customXmlDelRangeStart w:id="2255" w:author="William Mitchell" w:date="2021-05-19T13:24:00Z"/>
          <w:sdt>
            <w:sdtPr>
              <w:tag w:val="goog_rdk_419"/>
              <w:id w:val="-1585901015"/>
            </w:sdtPr>
            <w:sdtEndPr/>
            <w:sdtContent>
              <w:customXmlDelRangeEnd w:id="2255"/>
              <w:ins w:id="2256" w:author="William Mitchell" w:date="2021-05-12T16:58:00Z">
                <w:r>
                  <w:rPr>
                    <w:color w:val="000000"/>
                    <w:highlight w:val="white"/>
                  </w:rPr>
                  <w:t>m</w:t>
                </w:r>
              </w:ins>
              <w:customXmlDelRangeStart w:id="2257" w:author="William Mitchell" w:date="2021-05-19T13:24:00Z"/>
            </w:sdtContent>
          </w:sdt>
          <w:customXmlDelRangeEnd w:id="2257"/>
          <w:r>
            <w:rPr>
              <w:color w:val="000000"/>
              <w:highlight w:val="white"/>
            </w:rPr>
            <w:t>eta-analyses suggest that the posterior vmPFC, for example, differentially responds to emotion, while the rostral and central vmPFC demonstrate increased activation during social processing and valuation judgments, respectively (</w:t>
          </w:r>
          <w:proofErr w:type="spellStart"/>
          <w:r>
            <w:rPr>
              <w:color w:val="000000"/>
              <w:highlight w:val="white"/>
            </w:rPr>
            <w:t>Hiser</w:t>
          </w:r>
          <w:proofErr w:type="spellEnd"/>
          <w:r>
            <w:rPr>
              <w:color w:val="000000"/>
              <w:highlight w:val="white"/>
            </w:rPr>
            <w:t xml:space="preserve"> &amp; </w:t>
          </w:r>
          <w:proofErr w:type="spellStart"/>
          <w:r>
            <w:rPr>
              <w:color w:val="000000"/>
              <w:highlight w:val="white"/>
            </w:rPr>
            <w:t>Koenigs</w:t>
          </w:r>
          <w:proofErr w:type="spellEnd"/>
          <w:r>
            <w:rPr>
              <w:color w:val="000000"/>
              <w:highlight w:val="white"/>
            </w:rPr>
            <w:t>, 2018)</w:t>
          </w:r>
          <w:ins w:id="2258" w:author="William Mitchell" w:date="2021-05-19T10:06:00Z">
            <w:r w:rsidR="00B964EB">
              <w:rPr>
                <w:color w:val="000000"/>
                <w:highlight w:val="white"/>
              </w:rPr>
              <w:t>, which may suggest a need for more precise</w:t>
            </w:r>
          </w:ins>
          <w:ins w:id="2259" w:author="William Mitchell" w:date="2021-05-19T10:07:00Z">
            <w:r w:rsidR="00B964EB">
              <w:rPr>
                <w:color w:val="000000"/>
                <w:highlight w:val="white"/>
              </w:rPr>
              <w:t xml:space="preserve"> </w:t>
            </w:r>
          </w:ins>
          <w:ins w:id="2260" w:author="William Mitchell" w:date="2021-05-19T10:06:00Z">
            <w:r w:rsidR="00B964EB">
              <w:rPr>
                <w:color w:val="000000"/>
                <w:highlight w:val="white"/>
              </w:rPr>
              <w:t xml:space="preserve">anatomically-defined masking </w:t>
            </w:r>
          </w:ins>
          <w:ins w:id="2261" w:author="William Mitchell" w:date="2021-05-19T10:07:00Z">
            <w:r w:rsidR="00B964EB">
              <w:rPr>
                <w:color w:val="000000"/>
                <w:highlight w:val="white"/>
              </w:rPr>
              <w:t>to explore questions of affectivity in the vmPFC</w:t>
            </w:r>
          </w:ins>
          <w:r>
            <w:rPr>
              <w:color w:val="000000"/>
              <w:highlight w:val="white"/>
            </w:rPr>
            <w:t xml:space="preserve">. </w:t>
          </w:r>
          <w:customXmlDelRangeStart w:id="2262" w:author="William Mitchell" w:date="2021-05-19T13:24:00Z"/>
          <w:sdt>
            <w:sdtPr>
              <w:tag w:val="goog_rdk_420"/>
              <w:id w:val="-140272541"/>
            </w:sdtPr>
            <w:sdtEndPr/>
            <w:sdtContent>
              <w:customXmlDelRangeEnd w:id="2262"/>
              <w:del w:id="2263" w:author="William Mitchell" w:date="2021-05-12T16:50:00Z">
                <w:r>
                  <w:rPr>
                    <w:color w:val="000000"/>
                    <w:highlight w:val="white"/>
                  </w:rPr>
                  <w:delText xml:space="preserve">Given the lack of statistical differences by valence among our adult sample in the vmPFC, there was concern that the patterns observed may be tracking non-affective constructs. </w:delText>
                </w:r>
              </w:del>
              <w:customXmlDelRangeStart w:id="2264" w:author="William Mitchell" w:date="2021-05-19T13:24:00Z"/>
            </w:sdtContent>
          </w:sdt>
          <w:customXmlDelRangeEnd w:id="2264"/>
          <w:customXmlDelRangeStart w:id="2265" w:author="William Mitchell" w:date="2021-05-19T13:24:00Z"/>
          <w:sdt>
            <w:sdtPr>
              <w:tag w:val="goog_rdk_421"/>
              <w:id w:val="-252207713"/>
            </w:sdtPr>
            <w:sdtEndPr/>
            <w:sdtContent>
              <w:customXmlDelRangeEnd w:id="2265"/>
              <w:customXmlDelRangeStart w:id="2266" w:author="William Mitchell" w:date="2021-05-19T13:24:00Z"/>
            </w:sdtContent>
          </w:sdt>
          <w:customXmlDelRangeEnd w:id="2266"/>
        </w:p>
        <w:customXmlDelRangeStart w:id="2267" w:author="William Mitchell" w:date="2021-05-19T13:24:00Z"/>
      </w:sdtContent>
    </w:sdt>
    <w:customXmlDelRangeEnd w:id="2267"/>
    <w:customXmlDelRangeStart w:id="2268" w:author="William Mitchell" w:date="2021-05-19T13:24:00Z"/>
    <w:sdt>
      <w:sdtPr>
        <w:tag w:val="goog_rdk_449"/>
        <w:id w:val="754090369"/>
      </w:sdtPr>
      <w:sdtEndPr/>
      <w:sdtContent>
        <w:customXmlDelRangeEnd w:id="2268"/>
        <w:p w14:paraId="00000062" w14:textId="3C6329D1" w:rsidR="001D5C46" w:rsidRDefault="00D2411E">
          <w:pPr>
            <w:spacing w:line="480" w:lineRule="auto"/>
            <w:ind w:firstLine="720"/>
            <w:rPr>
              <w:ins w:id="2269" w:author="William Mitchell" w:date="2021-03-23T01:17:00Z"/>
              <w:color w:val="000000"/>
              <w:highlight w:val="white"/>
            </w:rPr>
            <w:pPrChange w:id="2270" w:author="Billy Mitchell" w:date="2021-06-11T18:06:00Z">
              <w:pPr>
                <w:spacing w:line="480" w:lineRule="auto"/>
                <w:ind w:firstLine="720"/>
                <w:jc w:val="both"/>
              </w:pPr>
            </w:pPrChange>
          </w:pPr>
          <w:r>
            <w:rPr>
              <w:color w:val="000000"/>
              <w:highlight w:val="white"/>
            </w:rPr>
            <w:t>To address</w:t>
          </w:r>
          <w:customXmlDelRangeStart w:id="2271" w:author="William Mitchell" w:date="2021-05-19T13:24:00Z"/>
          <w:sdt>
            <w:sdtPr>
              <w:tag w:val="goog_rdk_423"/>
              <w:id w:val="320778886"/>
            </w:sdtPr>
            <w:sdtEndPr/>
            <w:sdtContent>
              <w:customXmlDelRangeEnd w:id="2271"/>
              <w:del w:id="2272" w:author="William Mitchell" w:date="2021-05-12T16:51:00Z">
                <w:r>
                  <w:rPr>
                    <w:color w:val="000000"/>
                    <w:highlight w:val="white"/>
                  </w:rPr>
                  <w:delText xml:space="preserve"> this</w:delText>
                </w:r>
              </w:del>
              <w:customXmlDelRangeStart w:id="2273" w:author="William Mitchell" w:date="2021-05-19T13:24:00Z"/>
            </w:sdtContent>
          </w:sdt>
          <w:customXmlDelRangeEnd w:id="2273"/>
          <w:r>
            <w:rPr>
              <w:color w:val="000000"/>
              <w:highlight w:val="white"/>
            </w:rPr>
            <w:t xml:space="preserve"> concern</w:t>
          </w:r>
          <w:customXmlDelRangeStart w:id="2274" w:author="William Mitchell" w:date="2021-05-19T13:24:00Z"/>
          <w:sdt>
            <w:sdtPr>
              <w:tag w:val="goog_rdk_424"/>
              <w:id w:val="483126767"/>
            </w:sdtPr>
            <w:sdtEndPr/>
            <w:sdtContent>
              <w:customXmlDelRangeEnd w:id="2274"/>
              <w:ins w:id="2275" w:author="William Mitchell" w:date="2021-05-12T16:51:00Z">
                <w:r>
                  <w:rPr>
                    <w:color w:val="000000"/>
                    <w:highlight w:val="white"/>
                  </w:rPr>
                  <w:t>s that observed patterns may be in response to non-affective characteristics of the stimuli</w:t>
                </w:r>
              </w:ins>
              <w:customXmlDelRangeStart w:id="2276" w:author="William Mitchell" w:date="2021-05-19T13:24:00Z"/>
            </w:sdtContent>
          </w:sdt>
          <w:customXmlDelRangeEnd w:id="2276"/>
          <w:r>
            <w:rPr>
              <w:color w:val="000000"/>
              <w:highlight w:val="white"/>
            </w:rPr>
            <w:t xml:space="preserve">, we compared pattern similarity </w:t>
          </w:r>
          <w:customXmlDelRangeStart w:id="2277" w:author="William Mitchell" w:date="2021-05-19T13:24:00Z"/>
          <w:sdt>
            <w:sdtPr>
              <w:tag w:val="goog_rdk_425"/>
              <w:id w:val="1283465964"/>
            </w:sdtPr>
            <w:sdtEndPr/>
            <w:sdtContent>
              <w:customXmlDelRangeEnd w:id="2277"/>
              <w:ins w:id="2278" w:author="William Mitchell" w:date="2021-05-12T15:30:00Z">
                <w:r>
                  <w:rPr>
                    <w:color w:val="000000"/>
                    <w:highlight w:val="white"/>
                  </w:rPr>
                  <w:t xml:space="preserve">of </w:t>
                </w:r>
              </w:ins>
              <w:customXmlDelRangeStart w:id="2279" w:author="William Mitchell" w:date="2021-05-19T13:24:00Z"/>
            </w:sdtContent>
          </w:sdt>
          <w:customXmlDelRangeEnd w:id="2279"/>
          <w:customXmlDelRangeStart w:id="2280" w:author="William Mitchell" w:date="2021-05-19T13:24:00Z"/>
          <w:sdt>
            <w:sdtPr>
              <w:tag w:val="goog_rdk_426"/>
              <w:id w:val="81574104"/>
            </w:sdtPr>
            <w:sdtEndPr/>
            <w:sdtContent>
              <w:customXmlDelRangeEnd w:id="2280"/>
              <w:del w:id="2281" w:author="William Mitchell" w:date="2021-05-12T15:30:00Z">
                <w:r>
                  <w:rPr>
                    <w:color w:val="000000"/>
                    <w:highlight w:val="white"/>
                  </w:rPr>
                  <w:delText>of all</w:delText>
                </w:r>
              </w:del>
              <w:customXmlDelRangeStart w:id="2282" w:author="William Mitchell" w:date="2021-05-19T13:24:00Z"/>
            </w:sdtContent>
          </w:sdt>
          <w:customXmlDelRangeEnd w:id="2282"/>
          <w:r>
            <w:rPr>
              <w:color w:val="000000"/>
              <w:highlight w:val="white"/>
            </w:rPr>
            <w:t xml:space="preserve"> affective</w:t>
          </w:r>
          <w:customXmlDelRangeStart w:id="2283" w:author="William Mitchell" w:date="2021-05-19T13:24:00Z"/>
          <w:sdt>
            <w:sdtPr>
              <w:tag w:val="goog_rdk_427"/>
              <w:id w:val="-1551531687"/>
            </w:sdtPr>
            <w:sdtEndPr/>
            <w:sdtContent>
              <w:customXmlDelRangeEnd w:id="2283"/>
              <w:ins w:id="2284" w:author="William Mitchell" w:date="2021-05-12T15:29:00Z">
                <w:r>
                  <w:rPr>
                    <w:color w:val="000000"/>
                    <w:highlight w:val="white"/>
                  </w:rPr>
                  <w:t>ly valenced</w:t>
                </w:r>
              </w:ins>
              <w:customXmlDelRangeStart w:id="2285" w:author="William Mitchell" w:date="2021-05-19T13:24:00Z"/>
            </w:sdtContent>
          </w:sdt>
          <w:customXmlDelRangeEnd w:id="2285"/>
          <w:r>
            <w:rPr>
              <w:color w:val="000000"/>
              <w:highlight w:val="white"/>
            </w:rPr>
            <w:t xml:space="preserve"> </w:t>
          </w:r>
          <w:customXmlDelRangeStart w:id="2286" w:author="William Mitchell" w:date="2021-05-19T13:24:00Z"/>
          <w:sdt>
            <w:sdtPr>
              <w:tag w:val="goog_rdk_428"/>
              <w:id w:val="-1964343708"/>
            </w:sdtPr>
            <w:sdtEndPr/>
            <w:sdtContent>
              <w:customXmlDelRangeEnd w:id="2286"/>
              <w:ins w:id="2287" w:author="William Mitchell" w:date="2021-05-12T16:53:00Z">
                <w:r>
                  <w:rPr>
                    <w:color w:val="000000"/>
                    <w:highlight w:val="white"/>
                  </w:rPr>
                  <w:t xml:space="preserve">video </w:t>
                </w:r>
              </w:ins>
              <w:customXmlDelRangeStart w:id="2288" w:author="William Mitchell" w:date="2021-05-19T13:24:00Z"/>
            </w:sdtContent>
          </w:sdt>
          <w:customXmlDelRangeEnd w:id="2288"/>
          <w:r>
            <w:rPr>
              <w:color w:val="000000"/>
              <w:highlight w:val="white"/>
            </w:rPr>
            <w:t>pair</w:t>
          </w:r>
          <w:customXmlDelRangeStart w:id="2289" w:author="William Mitchell" w:date="2021-05-19T13:24:00Z"/>
          <w:sdt>
            <w:sdtPr>
              <w:tag w:val="goog_rdk_429"/>
              <w:id w:val="685408087"/>
            </w:sdtPr>
            <w:sdtEndPr/>
            <w:sdtContent>
              <w:customXmlDelRangeEnd w:id="2289"/>
              <w:ins w:id="2290" w:author="William Mitchell" w:date="2021-05-12T16:53:00Z">
                <w:r>
                  <w:rPr>
                    <w:color w:val="000000"/>
                    <w:highlight w:val="white"/>
                  </w:rPr>
                  <w:t>s</w:t>
                </w:r>
              </w:ins>
              <w:customXmlDelRangeStart w:id="2291" w:author="William Mitchell" w:date="2021-05-19T13:24:00Z"/>
            </w:sdtContent>
          </w:sdt>
          <w:customXmlDelRangeEnd w:id="2291"/>
          <w:customXmlDelRangeStart w:id="2292" w:author="William Mitchell" w:date="2021-05-19T13:24:00Z"/>
          <w:sdt>
            <w:sdtPr>
              <w:tag w:val="goog_rdk_430"/>
              <w:id w:val="-2126681721"/>
            </w:sdtPr>
            <w:sdtEndPr/>
            <w:sdtContent>
              <w:customXmlDelRangeEnd w:id="2292"/>
              <w:del w:id="2293" w:author="William Mitchell" w:date="2021-05-12T16:53:00Z">
                <w:r>
                  <w:rPr>
                    <w:color w:val="000000"/>
                    <w:highlight w:val="white"/>
                  </w:rPr>
                  <w:delText>wise</w:delText>
                </w:r>
              </w:del>
              <w:customXmlDelRangeStart w:id="2294" w:author="William Mitchell" w:date="2021-05-19T13:24:00Z"/>
            </w:sdtContent>
          </w:sdt>
          <w:customXmlDelRangeEnd w:id="2294"/>
          <w:r>
            <w:rPr>
              <w:color w:val="000000"/>
              <w:highlight w:val="white"/>
            </w:rPr>
            <w:t xml:space="preserve"> </w:t>
          </w:r>
          <w:customXmlDelRangeStart w:id="2295" w:author="William Mitchell" w:date="2021-05-19T13:24:00Z"/>
          <w:sdt>
            <w:sdtPr>
              <w:tag w:val="goog_rdk_431"/>
              <w:id w:val="-1077826710"/>
            </w:sdtPr>
            <w:sdtEndPr/>
            <w:sdtContent>
              <w:customXmlDelRangeEnd w:id="2295"/>
              <w:del w:id="2296" w:author="William Mitchell" w:date="2021-05-12T16:53:00Z">
                <w:r>
                  <w:rPr>
                    <w:color w:val="000000"/>
                    <w:highlight w:val="white"/>
                  </w:rPr>
                  <w:delText xml:space="preserve">comparisons </w:delText>
                </w:r>
              </w:del>
              <w:customXmlDelRangeStart w:id="2297" w:author="William Mitchell" w:date="2021-05-19T13:24:00Z"/>
            </w:sdtContent>
          </w:sdt>
          <w:customXmlDelRangeEnd w:id="2297"/>
          <w:r>
            <w:rPr>
              <w:color w:val="000000"/>
              <w:highlight w:val="white"/>
            </w:rPr>
            <w:t>to pairwise comparisons of our neutral stimuli set</w:t>
          </w:r>
          <w:customXmlDelRangeStart w:id="2298" w:author="William Mitchell" w:date="2021-05-19T13:24:00Z"/>
          <w:sdt>
            <w:sdtPr>
              <w:tag w:val="goog_rdk_432"/>
              <w:id w:val="1708445230"/>
            </w:sdtPr>
            <w:sdtEndPr/>
            <w:sdtContent>
              <w:customXmlDelRangeEnd w:id="2298"/>
              <w:del w:id="2299" w:author="William Mitchell" w:date="2021-05-12T15:30:00Z">
                <w:r>
                  <w:rPr>
                    <w:color w:val="000000"/>
                    <w:highlight w:val="white"/>
                  </w:rPr>
                  <w:delText xml:space="preserve"> (See Supplementary Analyses)</w:delText>
                </w:r>
              </w:del>
              <w:customXmlDelRangeStart w:id="2300" w:author="William Mitchell" w:date="2021-05-19T13:24:00Z"/>
            </w:sdtContent>
          </w:sdt>
          <w:customXmlDelRangeEnd w:id="2300"/>
          <w:r>
            <w:rPr>
              <w:color w:val="000000"/>
              <w:highlight w:val="white"/>
            </w:rPr>
            <w:t>. Representational similarity was</w:t>
          </w:r>
          <w:customXmlDelRangeStart w:id="2301" w:author="William Mitchell" w:date="2021-05-19T13:24:00Z"/>
          <w:sdt>
            <w:sdtPr>
              <w:tag w:val="goog_rdk_433"/>
              <w:id w:val="528215894"/>
            </w:sdtPr>
            <w:sdtEndPr/>
            <w:sdtContent>
              <w:customXmlDelRangeEnd w:id="2301"/>
              <w:del w:id="2302" w:author="William Mitchell" w:date="2021-05-12T15:32:00Z">
                <w:r>
                  <w:rPr>
                    <w:color w:val="000000"/>
                    <w:highlight w:val="white"/>
                  </w:rPr>
                  <w:delText xml:space="preserve"> </w:delText>
                </w:r>
              </w:del>
              <w:customXmlDelRangeStart w:id="2303" w:author="William Mitchell" w:date="2021-05-19T13:24:00Z"/>
            </w:sdtContent>
          </w:sdt>
          <w:customXmlDelRangeEnd w:id="2303"/>
          <w:del w:id="2304" w:author="William Mitchell" w:date="2021-05-19T10:08:00Z">
            <w:r w:rsidDel="00B964EB">
              <w:rPr>
                <w:color w:val="000000"/>
                <w:highlight w:val="white"/>
              </w:rPr>
              <w:delText>f</w:delText>
            </w:r>
          </w:del>
          <w:customXmlDelRangeStart w:id="2305" w:author="William Mitchell" w:date="2021-05-19T13:24:00Z"/>
          <w:sdt>
            <w:sdtPr>
              <w:tag w:val="goog_rdk_434"/>
              <w:id w:val="584036158"/>
            </w:sdtPr>
            <w:sdtEndPr/>
            <w:sdtContent>
              <w:customXmlDelRangeEnd w:id="2305"/>
              <w:del w:id="2306" w:author="William Mitchell" w:date="2021-05-12T15:32:00Z">
                <w:r>
                  <w:rPr>
                    <w:color w:val="000000"/>
                    <w:highlight w:val="white"/>
                  </w:rPr>
                  <w:delText>ar</w:delText>
                </w:r>
              </w:del>
              <w:customXmlDelRangeStart w:id="2307" w:author="William Mitchell" w:date="2021-05-19T13:24:00Z"/>
            </w:sdtContent>
          </w:sdt>
          <w:customXmlDelRangeEnd w:id="2307"/>
          <w:r>
            <w:rPr>
              <w:color w:val="000000"/>
              <w:highlight w:val="white"/>
            </w:rPr>
            <w:t xml:space="preserve"> greater for affective stimuli than non-affective stimuli </w:t>
          </w:r>
          <w:customXmlDelRangeStart w:id="2308" w:author="William Mitchell" w:date="2021-05-19T13:24:00Z"/>
          <w:sdt>
            <w:sdtPr>
              <w:tag w:val="goog_rdk_435"/>
              <w:id w:val="976959646"/>
            </w:sdtPr>
            <w:sdtEndPr/>
            <w:sdtContent>
              <w:customXmlDelRangeEnd w:id="2308"/>
              <w:ins w:id="2309" w:author="William Mitchell" w:date="2021-05-12T15:32:00Z">
                <w:r>
                  <w:rPr>
                    <w:color w:val="000000"/>
                    <w:highlight w:val="white"/>
                  </w:rPr>
                  <w:t>in children [</w:t>
                </w:r>
                <w:r w:rsidRPr="00546A63">
                  <w:rPr>
                    <w:i/>
                    <w:iCs/>
                    <w:color w:val="000000"/>
                    <w:highlight w:val="white"/>
                    <w:rPrChange w:id="2310" w:author="Billy Mitchell" w:date="2021-05-25T11:04:00Z">
                      <w:rPr>
                        <w:color w:val="000000"/>
                        <w:highlight w:val="white"/>
                      </w:rPr>
                    </w:rPrChange>
                  </w:rPr>
                  <w:t>t</w:t>
                </w:r>
                <w:r>
                  <w:rPr>
                    <w:color w:val="000000"/>
                    <w:highlight w:val="white"/>
                  </w:rPr>
                  <w:t xml:space="preserve">(4306) = 5.504, </w:t>
                </w:r>
                <w:r w:rsidRPr="00546A63">
                  <w:rPr>
                    <w:i/>
                    <w:iCs/>
                    <w:color w:val="000000"/>
                    <w:highlight w:val="white"/>
                    <w:rPrChange w:id="2311" w:author="Billy Mitchell" w:date="2021-05-25T11:04:00Z">
                      <w:rPr>
                        <w:color w:val="000000"/>
                        <w:highlight w:val="white"/>
                      </w:rPr>
                    </w:rPrChange>
                  </w:rPr>
                  <w:t xml:space="preserve">p </w:t>
                </w:r>
                <w:r w:rsidRPr="00546A63">
                  <w:rPr>
                    <w:i/>
                    <w:iCs/>
                    <w:color w:val="000000"/>
                    <w:highlight w:val="white"/>
                    <w:vertAlign w:val="subscript"/>
                    <w:rPrChange w:id="2312" w:author="Billy Mitchell" w:date="2021-05-25T11:04:00Z">
                      <w:rPr>
                        <w:color w:val="000000"/>
                        <w:highlight w:val="white"/>
                      </w:rPr>
                    </w:rPrChange>
                  </w:rPr>
                  <w:t>adj.</w:t>
                </w:r>
                <w:r>
                  <w:rPr>
                    <w:color w:val="000000"/>
                    <w:highlight w:val="white"/>
                  </w:rPr>
                  <w:t xml:space="preserve"> &lt; 0.001]</w:t>
                </w:r>
              </w:ins>
              <w:customXmlDelRangeStart w:id="2313" w:author="William Mitchell" w:date="2021-05-19T13:24:00Z"/>
            </w:sdtContent>
          </w:sdt>
          <w:customXmlDelRangeEnd w:id="2313"/>
          <w:customXmlDelRangeStart w:id="2314" w:author="William Mitchell" w:date="2021-05-19T13:24:00Z"/>
          <w:sdt>
            <w:sdtPr>
              <w:tag w:val="goog_rdk_436"/>
              <w:id w:val="1535929538"/>
            </w:sdtPr>
            <w:sdtEndPr/>
            <w:sdtContent>
              <w:customXmlDelRangeEnd w:id="2314"/>
              <w:del w:id="2315" w:author="William Mitchell" w:date="2021-05-12T15:32:00Z">
                <w:r>
                  <w:rPr>
                    <w:color w:val="000000"/>
                    <w:highlight w:val="white"/>
                  </w:rPr>
                  <w:delText>(</w:delText>
                </w:r>
                <w:r>
                  <w:rPr>
                    <w:i/>
                    <w:color w:val="000000"/>
                    <w:highlight w:val="white"/>
                  </w:rPr>
                  <w:delText>t</w:delText>
                </w:r>
                <w:r>
                  <w:rPr>
                    <w:color w:val="000000"/>
                    <w:highlight w:val="white"/>
                  </w:rPr>
                  <w:delText xml:space="preserve">(5993) = </w:delText>
                </w:r>
                <w:r>
                  <w:rPr>
                    <w:color w:val="000000"/>
                    <w:highlight w:val="white"/>
                  </w:rPr>
                  <w:lastRenderedPageBreak/>
                  <w:delText>6.96</w:delText>
                </w:r>
                <w:r>
                  <w:rPr>
                    <w:color w:val="000000"/>
                  </w:rPr>
                  <w:delText>,</w:delText>
                </w:r>
                <w:r>
                  <w:rPr>
                    <w:i/>
                    <w:color w:val="000000"/>
                  </w:rPr>
                  <w:delText xml:space="preserve"> p </w:delText>
                </w:r>
                <w:r>
                  <w:rPr>
                    <w:color w:val="000000"/>
                  </w:rPr>
                  <w:delText>&lt;</w:delText>
                </w:r>
                <w:r>
                  <w:rPr>
                    <w:color w:val="000000"/>
                    <w:highlight w:val="white"/>
                  </w:rPr>
                  <w:delText xml:space="preserve"> 0.001)</w:delText>
                </w:r>
              </w:del>
              <w:customXmlDelRangeStart w:id="2316" w:author="William Mitchell" w:date="2021-05-19T13:24:00Z"/>
            </w:sdtContent>
          </w:sdt>
          <w:customXmlDelRangeEnd w:id="2316"/>
          <w:customXmlDelRangeStart w:id="2317" w:author="William Mitchell" w:date="2021-05-19T13:24:00Z"/>
          <w:sdt>
            <w:sdtPr>
              <w:tag w:val="goog_rdk_437"/>
              <w:id w:val="-1173178319"/>
            </w:sdtPr>
            <w:sdtEndPr/>
            <w:sdtContent>
              <w:customXmlDelRangeEnd w:id="2317"/>
              <w:ins w:id="2318" w:author="William Mitchell" w:date="2021-05-12T15:32:00Z">
                <w:r>
                  <w:rPr>
                    <w:color w:val="000000"/>
                    <w:highlight w:val="white"/>
                  </w:rPr>
                  <w:t>, but not adults [</w:t>
                </w:r>
                <w:r w:rsidRPr="00546A63">
                  <w:rPr>
                    <w:i/>
                    <w:iCs/>
                    <w:color w:val="000000"/>
                    <w:highlight w:val="white"/>
                    <w:rPrChange w:id="2319" w:author="Billy Mitchell" w:date="2021-05-25T11:04:00Z">
                      <w:rPr>
                        <w:color w:val="000000"/>
                        <w:highlight w:val="white"/>
                      </w:rPr>
                    </w:rPrChange>
                  </w:rPr>
                  <w:t>t</w:t>
                </w:r>
                <w:r>
                  <w:rPr>
                    <w:color w:val="000000"/>
                    <w:highlight w:val="white"/>
                  </w:rPr>
                  <w:t xml:space="preserve">(3542) = 1.277, </w:t>
                </w:r>
                <w:r w:rsidRPr="00546A63">
                  <w:rPr>
                    <w:i/>
                    <w:iCs/>
                    <w:color w:val="000000"/>
                    <w:highlight w:val="white"/>
                    <w:rPrChange w:id="2320" w:author="Billy Mitchell" w:date="2021-05-25T11:04:00Z">
                      <w:rPr>
                        <w:color w:val="000000"/>
                        <w:highlight w:val="white"/>
                      </w:rPr>
                    </w:rPrChange>
                  </w:rPr>
                  <w:t xml:space="preserve">p </w:t>
                </w:r>
                <w:r w:rsidRPr="00546A63">
                  <w:rPr>
                    <w:i/>
                    <w:iCs/>
                    <w:color w:val="000000"/>
                    <w:highlight w:val="white"/>
                    <w:vertAlign w:val="subscript"/>
                    <w:rPrChange w:id="2321" w:author="Billy Mitchell" w:date="2021-05-25T11:04:00Z">
                      <w:rPr>
                        <w:color w:val="000000"/>
                        <w:highlight w:val="white"/>
                      </w:rPr>
                    </w:rPrChange>
                  </w:rPr>
                  <w:t>adj.</w:t>
                </w:r>
                <w:r>
                  <w:rPr>
                    <w:color w:val="000000"/>
                    <w:highlight w:val="white"/>
                  </w:rPr>
                  <w:t xml:space="preserve"> = 1.000]</w:t>
                </w:r>
              </w:ins>
              <w:customXmlDelRangeStart w:id="2322" w:author="William Mitchell" w:date="2021-05-19T13:24:00Z"/>
            </w:sdtContent>
          </w:sdt>
          <w:customXmlDelRangeEnd w:id="2322"/>
          <w:r>
            <w:rPr>
              <w:color w:val="000000"/>
              <w:highlight w:val="white"/>
            </w:rPr>
            <w:t xml:space="preserve">. </w:t>
          </w:r>
          <w:customXmlDelRangeStart w:id="2323" w:author="William Mitchell" w:date="2021-05-19T13:24:00Z"/>
          <w:sdt>
            <w:sdtPr>
              <w:tag w:val="goog_rdk_438"/>
              <w:id w:val="-1667242490"/>
            </w:sdtPr>
            <w:sdtEndPr/>
            <w:sdtContent>
              <w:customXmlDelRangeEnd w:id="2323"/>
              <w:ins w:id="2324" w:author="William Mitchell" w:date="2021-05-12T16:45:00Z">
                <w:r>
                  <w:rPr>
                    <w:color w:val="000000"/>
                    <w:highlight w:val="white"/>
                  </w:rPr>
                  <w:t xml:space="preserve">This was surprising, as it </w:t>
                </w:r>
              </w:ins>
              <w:ins w:id="2325" w:author="William Mitchell" w:date="2021-05-19T10:09:00Z">
                <w:r w:rsidR="00B964EB">
                  <w:rPr>
                    <w:color w:val="000000"/>
                    <w:highlight w:val="white"/>
                  </w:rPr>
                  <w:t>could</w:t>
                </w:r>
              </w:ins>
              <w:ins w:id="2326" w:author="William Mitchell" w:date="2021-05-12T16:45:00Z">
                <w:r>
                  <w:rPr>
                    <w:color w:val="000000"/>
                    <w:highlight w:val="white"/>
                  </w:rPr>
                  <w:t xml:space="preserve"> suggest valence to be </w:t>
                </w:r>
              </w:ins>
              <w:ins w:id="2327" w:author="William Mitchell" w:date="2021-05-19T10:09:00Z">
                <w:r w:rsidR="00B964EB">
                  <w:rPr>
                    <w:color w:val="000000"/>
                    <w:highlight w:val="white"/>
                  </w:rPr>
                  <w:t>too simple of a</w:t>
                </w:r>
              </w:ins>
              <w:ins w:id="2328" w:author="William Mitchell" w:date="2021-05-12T16:45:00Z">
                <w:r>
                  <w:rPr>
                    <w:color w:val="000000"/>
                    <w:highlight w:val="white"/>
                  </w:rPr>
                  <w:t xml:space="preserve"> metric by which to classify neural activation patterns in adults. </w:t>
                </w:r>
              </w:ins>
              <w:customXmlDelRangeStart w:id="2329" w:author="William Mitchell" w:date="2021-05-19T13:24:00Z"/>
            </w:sdtContent>
          </w:sdt>
          <w:customXmlDelRangeEnd w:id="2329"/>
          <w:customXmlDelRangeStart w:id="2330" w:author="William Mitchell" w:date="2021-05-19T13:24:00Z"/>
          <w:sdt>
            <w:sdtPr>
              <w:tag w:val="goog_rdk_439"/>
              <w:id w:val="1547950787"/>
            </w:sdtPr>
            <w:sdtEndPr/>
            <w:sdtContent>
              <w:customXmlDelRangeEnd w:id="2330"/>
              <w:customXmlDelRangeStart w:id="2331" w:author="William Mitchell" w:date="2021-05-19T13:24:00Z"/>
              <w:sdt>
                <w:sdtPr>
                  <w:tag w:val="goog_rdk_440"/>
                  <w:id w:val="-430044856"/>
                </w:sdtPr>
                <w:sdtEndPr/>
                <w:sdtContent>
                  <w:customXmlDelRangeEnd w:id="2331"/>
                  <w:ins w:id="2332" w:author="William Mitchell" w:date="2021-05-12T15:34:00Z">
                    <w:r>
                      <w:rPr>
                        <w:highlight w:val="white"/>
                        <w:rPrChange w:id="2333" w:author="William Mitchell" w:date="2021-05-12T16:45:00Z">
                          <w:rPr>
                            <w:color w:val="000000"/>
                            <w:highlight w:val="white"/>
                          </w:rPr>
                        </w:rPrChange>
                      </w:rPr>
                      <w:t xml:space="preserve">However, </w:t>
                    </w:r>
                  </w:ins>
                  <w:customXmlDelRangeStart w:id="2334" w:author="William Mitchell" w:date="2021-05-19T13:24:00Z"/>
                </w:sdtContent>
              </w:sdt>
              <w:customXmlDelRangeEnd w:id="2334"/>
              <w:customXmlDelRangeStart w:id="2335" w:author="William Mitchell" w:date="2021-05-19T13:24:00Z"/>
            </w:sdtContent>
          </w:sdt>
          <w:customXmlDelRangeEnd w:id="2335"/>
          <w:customXmlDelRangeStart w:id="2336" w:author="William Mitchell" w:date="2021-05-19T13:24:00Z"/>
          <w:sdt>
            <w:sdtPr>
              <w:tag w:val="goog_rdk_441"/>
              <w:id w:val="-465274892"/>
            </w:sdtPr>
            <w:sdtEndPr/>
            <w:sdtContent>
              <w:customXmlDelRangeEnd w:id="2336"/>
              <w:del w:id="2337" w:author="William Mitchell" w:date="2021-05-12T15:34:00Z">
                <w:r>
                  <w:rPr>
                    <w:color w:val="000000"/>
                    <w:highlight w:val="white"/>
                  </w:rPr>
                  <w:delText xml:space="preserve">However, </w:delText>
                </w:r>
              </w:del>
              <w:customXmlDelRangeStart w:id="2338" w:author="William Mitchell" w:date="2021-05-19T13:24:00Z"/>
            </w:sdtContent>
          </w:sdt>
          <w:customXmlDelRangeEnd w:id="2338"/>
          <w:customXmlDelRangeStart w:id="2339" w:author="William Mitchell" w:date="2021-05-19T13:24:00Z"/>
          <w:sdt>
            <w:sdtPr>
              <w:tag w:val="goog_rdk_442"/>
              <w:id w:val="1937243497"/>
            </w:sdtPr>
            <w:sdtEndPr/>
            <w:sdtContent>
              <w:customXmlDelRangeEnd w:id="2339"/>
              <w:ins w:id="2340" w:author="William Mitchell" w:date="2021-05-19T10:09:00Z">
                <w:r w:rsidR="00B964EB">
                  <w:t xml:space="preserve"> it is more likely that</w:t>
                </w:r>
              </w:ins>
              <w:ins w:id="2341" w:author="William Mitchell" w:date="2021-05-19T10:10:00Z">
                <w:r w:rsidR="00B964EB">
                  <w:t xml:space="preserve"> there were</w:t>
                </w:r>
              </w:ins>
              <w:ins w:id="2342" w:author="William Mitchell" w:date="2021-05-12T15:34:00Z">
                <w:r>
                  <w:rPr>
                    <w:color w:val="000000"/>
                    <w:highlight w:val="white"/>
                  </w:rPr>
                  <w:t xml:space="preserve"> characteristics of our neutral video set which limit t</w:t>
                </w:r>
                <w:r w:rsidR="00B964EB">
                  <w:rPr>
                    <w:color w:val="000000"/>
                    <w:highlight w:val="white"/>
                  </w:rPr>
                  <w:t xml:space="preserve">heir utility as ideal controls. </w:t>
                </w:r>
                <w:r>
                  <w:rPr>
                    <w:color w:val="000000"/>
                    <w:highlight w:val="white"/>
                  </w:rPr>
                  <w:t>While valenced stimuli consisted of both animated and live-action videos, our neutral videos were strictly live-action videos, which may have influenced how participants evaluated them. Similarly, the presence of socially relevant stimuli (i.e., use of language, humans, anthropomorphized animals) were not balanced between valenced and neutral videos. Additionally, while</w:t>
                </w:r>
              </w:ins>
              <w:ins w:id="2343" w:author="William Mitchell" w:date="2021-05-19T10:11:00Z">
                <w:r w:rsidR="00B964EB">
                  <w:rPr>
                    <w:color w:val="000000"/>
                    <w:highlight w:val="white"/>
                  </w:rPr>
                  <w:t xml:space="preserve"> categorical coherence was assessed twice for valenced videos and once for neutral videos by</w:t>
                </w:r>
              </w:ins>
              <w:ins w:id="2344" w:author="William Mitchell" w:date="2021-05-12T15:34:00Z">
                <w:r>
                  <w:rPr>
                    <w:color w:val="000000"/>
                    <w:highlight w:val="white"/>
                  </w:rPr>
                  <w:t xml:space="preserve"> independent raters</w:t>
                </w:r>
              </w:ins>
              <w:ins w:id="2345" w:author="William Mitchell" w:date="2021-05-19T10:12:00Z">
                <w:r w:rsidR="001C1CB5" w:rsidRPr="001C1CB5">
                  <w:rPr>
                    <w:color w:val="000000"/>
                  </w:rPr>
                  <w:t xml:space="preserve">, the subjective </w:t>
                </w:r>
                <w:proofErr w:type="gramStart"/>
                <w:r w:rsidR="001C1CB5" w:rsidRPr="001C1CB5">
                  <w:rPr>
                    <w:color w:val="000000"/>
                  </w:rPr>
                  <w:t>evaluations</w:t>
                </w:r>
                <w:proofErr w:type="gramEnd"/>
                <w:r w:rsidR="001C1CB5" w:rsidRPr="001C1CB5">
                  <w:rPr>
                    <w:color w:val="000000"/>
                  </w:rPr>
                  <w:t xml:space="preserve"> or interpretations of individual participants in response</w:t>
                </w:r>
                <w:r w:rsidR="001C1CB5">
                  <w:rPr>
                    <w:color w:val="000000"/>
                  </w:rPr>
                  <w:t xml:space="preserve"> to the stimuli may have varied more than anticipated</w:t>
                </w:r>
              </w:ins>
              <w:ins w:id="2346" w:author="William Mitchell" w:date="2021-05-12T15:34:00Z">
                <w:r>
                  <w:rPr>
                    <w:color w:val="000000"/>
                    <w:highlight w:val="white"/>
                  </w:rPr>
                  <w:t xml:space="preserve">. </w:t>
                </w:r>
              </w:ins>
              <w:ins w:id="2347" w:author="William Mitchell" w:date="2021-05-19T10:12:00Z">
                <w:r w:rsidR="001C1CB5">
                  <w:rPr>
                    <w:color w:val="000000"/>
                  </w:rPr>
                  <w:t>This could be especially problematic with such a small dataset.</w:t>
                </w:r>
              </w:ins>
              <w:ins w:id="2348" w:author="William Mitchell" w:date="2021-05-12T15:34:00Z">
                <w:del w:id="2349" w:author="William Mitchell" w:date="2021-03-23T01:17:00Z">
                  <w:r>
                    <w:rPr>
                      <w:color w:val="000000"/>
                      <w:highlight w:val="white"/>
                    </w:rPr>
                    <w:delText xml:space="preserve">Lastly,  </w:delText>
                  </w:r>
                </w:del>
              </w:ins>
              <w:customXmlDelRangeStart w:id="2350" w:author="William Mitchell" w:date="2021-05-19T13:24:00Z"/>
            </w:sdtContent>
          </w:sdt>
          <w:customXmlDelRangeEnd w:id="2350"/>
          <w:customXmlDelRangeStart w:id="2351" w:author="William Mitchell" w:date="2021-05-19T13:24:00Z"/>
          <w:sdt>
            <w:sdtPr>
              <w:tag w:val="goog_rdk_444"/>
              <w:id w:val="89971765"/>
            </w:sdtPr>
            <w:sdtEndPr/>
            <w:sdtContent>
              <w:customXmlDelRangeEnd w:id="2351"/>
              <w:del w:id="2352" w:author="William Mitchell" w:date="2021-03-23T01:17:00Z">
                <w:r>
                  <w:rPr>
                    <w:color w:val="000000"/>
                    <w:highlight w:val="white"/>
                  </w:rPr>
                  <w:delText>t</w:delText>
                </w:r>
              </w:del>
              <w:customXmlDelRangeStart w:id="2353" w:author="William Mitchell" w:date="2021-05-19T13:24:00Z"/>
            </w:sdtContent>
          </w:sdt>
          <w:customXmlDelRangeEnd w:id="2353"/>
          <w:customXmlDelRangeStart w:id="2354" w:author="William Mitchell" w:date="2021-05-19T13:24:00Z"/>
          <w:sdt>
            <w:sdtPr>
              <w:tag w:val="goog_rdk_445"/>
              <w:id w:val="2035995053"/>
            </w:sdtPr>
            <w:sdtEndPr/>
            <w:sdtContent>
              <w:customXmlDelRangeEnd w:id="2354"/>
              <w:ins w:id="2355" w:author="William Mitchell" w:date="2021-05-12T15:34:00Z">
                <w:del w:id="2356" w:author="William Mitchell" w:date="2021-03-23T01:17:00Z">
                  <w:r>
                    <w:rPr>
                      <w:color w:val="000000"/>
                      <w:highlight w:val="white"/>
                    </w:rPr>
                    <w:delText xml:space="preserve">. </w:delText>
                  </w:r>
                </w:del>
              </w:ins>
              <w:customXmlDelRangeStart w:id="2357" w:author="William Mitchell" w:date="2021-05-19T13:24:00Z"/>
            </w:sdtContent>
          </w:sdt>
          <w:customXmlDelRangeEnd w:id="2357"/>
          <w:customXmlDelRangeStart w:id="2358" w:author="William Mitchell" w:date="2021-05-19T13:24:00Z"/>
          <w:sdt>
            <w:sdtPr>
              <w:tag w:val="goog_rdk_447"/>
              <w:id w:val="881903769"/>
            </w:sdtPr>
            <w:sdtEndPr/>
            <w:sdtContent>
              <w:customXmlDelRangeEnd w:id="2358"/>
              <w:del w:id="2359" w:author="William Mitchell" w:date="2021-03-23T01:17:00Z">
                <w:r>
                  <w:rPr>
                    <w:color w:val="000000"/>
                    <w:highlight w:val="white"/>
                  </w:rPr>
                  <w:delText xml:space="preserve">his analysis cannot necessarily address concerns of social representations, as neutral stimuli were not as extensively balanced to positive and negative video stimuli and positive and negative video stimuli were to each other. </w:delText>
                </w:r>
              </w:del>
              <w:customXmlDelRangeStart w:id="2360" w:author="William Mitchell" w:date="2021-05-19T13:24:00Z"/>
            </w:sdtContent>
          </w:sdt>
          <w:customXmlDelRangeEnd w:id="2360"/>
          <w:customXmlDelRangeStart w:id="2361" w:author="William Mitchell" w:date="2021-05-19T13:24:00Z"/>
          <w:sdt>
            <w:sdtPr>
              <w:tag w:val="goog_rdk_448"/>
              <w:id w:val="-206115693"/>
            </w:sdtPr>
            <w:sdtEndPr/>
            <w:sdtContent>
              <w:customXmlDelRangeEnd w:id="2361"/>
              <w:ins w:id="2362" w:author="William Mitchell" w:date="2021-03-23T01:17:00Z">
                <w:r>
                  <w:rPr>
                    <w:color w:val="000000"/>
                    <w:highlight w:val="white"/>
                  </w:rPr>
                  <w:t xml:space="preserve"> As such, any differences observed between valenced and non-valenced (i.e.</w:t>
                </w:r>
              </w:ins>
              <w:ins w:id="2363" w:author="Billy Mitchell" w:date="2021-06-11T18:27:00Z">
                <w:r w:rsidR="009C3D7A">
                  <w:rPr>
                    <w:color w:val="000000"/>
                    <w:highlight w:val="white"/>
                  </w:rPr>
                  <w:t>,</w:t>
                </w:r>
              </w:ins>
              <w:ins w:id="2364" w:author="William Mitchell" w:date="2021-03-23T01:17:00Z">
                <w:r>
                  <w:rPr>
                    <w:color w:val="000000"/>
                    <w:highlight w:val="white"/>
                  </w:rPr>
                  <w:t xml:space="preserve"> neutral) representations should especially be skeptically considered in the absence of replication with more suitable controls. </w:t>
                </w:r>
              </w:ins>
              <w:customXmlDelRangeStart w:id="2365" w:author="William Mitchell" w:date="2021-05-19T13:24:00Z"/>
            </w:sdtContent>
          </w:sdt>
          <w:customXmlDelRangeEnd w:id="2365"/>
        </w:p>
        <w:customXmlDelRangeStart w:id="2366" w:author="William Mitchell" w:date="2021-05-19T13:24:00Z"/>
      </w:sdtContent>
    </w:sdt>
    <w:customXmlDelRangeEnd w:id="2366"/>
    <w:customXmlDelRangeStart w:id="2367" w:author="William Mitchell" w:date="2021-05-19T13:24:00Z"/>
    <w:sdt>
      <w:sdtPr>
        <w:tag w:val="goog_rdk_451"/>
        <w:id w:val="-513140168"/>
      </w:sdtPr>
      <w:sdtEndPr/>
      <w:sdtContent>
        <w:customXmlDelRangeEnd w:id="2367"/>
        <w:p w14:paraId="00000063" w14:textId="0EA019AB" w:rsidR="001D5C46" w:rsidRDefault="00C146F4">
          <w:pPr>
            <w:spacing w:line="480" w:lineRule="auto"/>
            <w:ind w:firstLine="720"/>
            <w:rPr>
              <w:ins w:id="2368" w:author="William Mitchell" w:date="2021-03-23T01:17:00Z"/>
              <w:color w:val="000000"/>
              <w:highlight w:val="white"/>
            </w:rPr>
            <w:pPrChange w:id="2369" w:author="Billy Mitchell" w:date="2021-06-11T18:06:00Z">
              <w:pPr>
                <w:spacing w:line="480" w:lineRule="auto"/>
                <w:ind w:firstLine="720"/>
                <w:jc w:val="both"/>
              </w:pPr>
            </w:pPrChange>
          </w:pPr>
          <w:customXmlDelRangeStart w:id="2370" w:author="William Mitchell" w:date="2021-05-19T13:24:00Z"/>
          <w:sdt>
            <w:sdtPr>
              <w:tag w:val="goog_rdk_450"/>
              <w:id w:val="2115696562"/>
            </w:sdtPr>
            <w:sdtEndPr/>
            <w:sdtContent>
              <w:customXmlDelRangeEnd w:id="2370"/>
              <w:ins w:id="2371" w:author="William Mitchell" w:date="2021-03-23T01:17:00Z">
                <w:r w:rsidR="00D2411E">
                  <w:rPr>
                    <w:color w:val="000000"/>
                    <w:highlight w:val="white"/>
                  </w:rPr>
                  <w:t>An additional limitation is the lack of resolution of emotional classifications among our affective observations. Although affective representations like those we’d focused on this study may relate to representations of emotions, they are not synonymous</w:t>
                </w:r>
              </w:ins>
              <w:ins w:id="2372" w:author="William Mitchell" w:date="2021-05-19T10:13:00Z">
                <w:r w:rsidR="001C1CB5">
                  <w:rPr>
                    <w:color w:val="000000"/>
                    <w:highlight w:val="white"/>
                  </w:rPr>
                  <w:t>, and emotions which might typically be considered categorically congruent in terms of affect can vary dramatically in terms of expression, experience, and physiology</w:t>
                </w:r>
              </w:ins>
              <w:ins w:id="2373" w:author="William Mitchell" w:date="2021-03-23T01:17:00Z">
                <w:r w:rsidR="00D2411E">
                  <w:rPr>
                    <w:color w:val="000000"/>
                    <w:highlight w:val="white"/>
                  </w:rPr>
                  <w:t>.</w:t>
                </w:r>
              </w:ins>
              <w:ins w:id="2374" w:author="William Mitchell" w:date="2021-05-19T10:16:00Z">
                <w:r w:rsidR="001C1CB5" w:rsidRPr="001C1CB5">
                  <w:t xml:space="preserve"> </w:t>
                </w:r>
                <w:r w:rsidR="001C1CB5">
                  <w:t xml:space="preserve">For example, </w:t>
                </w:r>
                <w:r w:rsidR="001C1CB5">
                  <w:lastRenderedPageBreak/>
                  <w:t>s</w:t>
                </w:r>
                <w:r w:rsidR="001C1CB5" w:rsidRPr="001C1CB5">
                  <w:rPr>
                    <w:color w:val="000000"/>
                  </w:rPr>
                  <w:t>tudies that have compared activation patterns of different “negatively valence</w:t>
                </w:r>
              </w:ins>
              <w:ins w:id="2375" w:author="Billy Mitchell" w:date="2021-06-11T18:28:00Z">
                <w:r w:rsidR="009C3D7A">
                  <w:rPr>
                    <w:color w:val="000000"/>
                  </w:rPr>
                  <w:t>d</w:t>
                </w:r>
              </w:ins>
              <w:ins w:id="2376" w:author="William Mitchell" w:date="2021-05-19T10:16:00Z">
                <w:r w:rsidR="001C1CB5" w:rsidRPr="001C1CB5">
                  <w:rPr>
                    <w:color w:val="000000"/>
                  </w:rPr>
                  <w:t xml:space="preserve">” emotions have found dramatic differences, especially within the basal ganglia and medial PFC (Kassam, Markey, Cherkassky, Loewenstein, &amp; Just, </w:t>
                </w:r>
                <w:del w:id="2377" w:author="Billy Mitchell" w:date="2021-06-11T18:30:00Z">
                  <w:r w:rsidR="001C1CB5" w:rsidRPr="001C1CB5" w:rsidDel="009C3D7A">
                    <w:rPr>
                      <w:color w:val="000000"/>
                    </w:rPr>
                    <w:delText xml:space="preserve">et al., </w:delText>
                  </w:r>
                </w:del>
                <w:r w:rsidR="001C1CB5" w:rsidRPr="001C1CB5">
                  <w:rPr>
                    <w:color w:val="000000"/>
                  </w:rPr>
                  <w:t>2013).</w:t>
                </w:r>
                <w:del w:id="2378" w:author="Billy Mitchell" w:date="2021-05-23T16:38:00Z">
                  <w:r w:rsidR="001C1CB5" w:rsidRPr="001C1CB5" w:rsidDel="00DA78EE">
                    <w:rPr>
                      <w:color w:val="000000"/>
                    </w:rPr>
                    <w:delText xml:space="preserve"> </w:delText>
                  </w:r>
                </w:del>
              </w:ins>
              <w:ins w:id="2379" w:author="William Mitchell" w:date="2021-03-23T01:17:00Z">
                <w:r w:rsidR="00D2411E">
                  <w:rPr>
                    <w:color w:val="000000"/>
                    <w:highlight w:val="white"/>
                  </w:rPr>
                  <w:t xml:space="preserve"> </w:t>
                </w:r>
              </w:ins>
              <w:ins w:id="2380" w:author="William Mitchell" w:date="2021-05-19T10:14:00Z">
                <w:r w:rsidR="001C1CB5">
                  <w:rPr>
                    <w:color w:val="000000"/>
                    <w:highlight w:val="white"/>
                  </w:rPr>
                  <w:t>Furthermore, expression, experience, and physiology of the same emotions can vary dramatically from person to person</w:t>
                </w:r>
              </w:ins>
              <w:ins w:id="2381" w:author="William Mitchell" w:date="2021-05-19T10:15:00Z">
                <w:r w:rsidR="001C1CB5">
                  <w:rPr>
                    <w:color w:val="000000"/>
                    <w:highlight w:val="white"/>
                  </w:rPr>
                  <w:t xml:space="preserve"> </w:t>
                </w:r>
              </w:ins>
              <w:ins w:id="2382" w:author="William Mitchell" w:date="2021-05-19T11:51:00Z">
                <w:r w:rsidR="00AE45EB">
                  <w:rPr>
                    <w:color w:val="000000"/>
                    <w:highlight w:val="white"/>
                  </w:rPr>
                  <w:t>(</w:t>
                </w:r>
              </w:ins>
              <w:ins w:id="2383" w:author="William Mitchell" w:date="2021-05-19T11:52:00Z">
                <w:r w:rsidR="00AE45EB">
                  <w:rPr>
                    <w:i/>
                    <w:color w:val="000000"/>
                    <w:highlight w:val="white"/>
                  </w:rPr>
                  <w:t>See</w:t>
                </w:r>
              </w:ins>
              <w:ins w:id="2384" w:author="Billy Mitchell" w:date="2021-06-11T18:30:00Z">
                <w:r w:rsidR="009C3D7A" w:rsidRPr="009C3D7A">
                  <w:rPr>
                    <w:iCs/>
                    <w:color w:val="000000"/>
                    <w:highlight w:val="white"/>
                    <w:rPrChange w:id="2385" w:author="Billy Mitchell" w:date="2021-06-11T18:30:00Z">
                      <w:rPr>
                        <w:i/>
                        <w:color w:val="000000"/>
                        <w:highlight w:val="white"/>
                      </w:rPr>
                    </w:rPrChange>
                  </w:rPr>
                  <w:t>:</w:t>
                </w:r>
              </w:ins>
              <w:ins w:id="2386" w:author="William Mitchell" w:date="2021-05-19T11:52:00Z">
                <w:r w:rsidR="00AE45EB">
                  <w:rPr>
                    <w:i/>
                    <w:color w:val="000000"/>
                    <w:highlight w:val="white"/>
                  </w:rPr>
                  <w:t xml:space="preserve"> </w:t>
                </w:r>
              </w:ins>
              <w:proofErr w:type="spellStart"/>
              <w:ins w:id="2387" w:author="William Mitchell" w:date="2021-05-19T11:51:00Z">
                <w:r w:rsidR="00AE45EB">
                  <w:rPr>
                    <w:color w:val="000000"/>
                    <w:highlight w:val="white"/>
                  </w:rPr>
                  <w:t>Clore</w:t>
                </w:r>
                <w:proofErr w:type="spellEnd"/>
                <w:r w:rsidR="00AE45EB">
                  <w:rPr>
                    <w:color w:val="000000"/>
                    <w:highlight w:val="white"/>
                  </w:rPr>
                  <w:t xml:space="preserve"> &amp; </w:t>
                </w:r>
                <w:proofErr w:type="spellStart"/>
                <w:r w:rsidR="00AE45EB">
                  <w:rPr>
                    <w:color w:val="000000"/>
                    <w:highlight w:val="white"/>
                  </w:rPr>
                  <w:t>Ortony</w:t>
                </w:r>
                <w:proofErr w:type="spellEnd"/>
                <w:r w:rsidR="00AE45EB">
                  <w:rPr>
                    <w:color w:val="000000"/>
                    <w:highlight w:val="white"/>
                  </w:rPr>
                  <w:t>, 2013)</w:t>
                </w:r>
              </w:ins>
              <w:ins w:id="2388" w:author="William Mitchell" w:date="2021-05-19T10:14:00Z">
                <w:r w:rsidR="001C1CB5">
                  <w:rPr>
                    <w:color w:val="000000"/>
                    <w:highlight w:val="white"/>
                  </w:rPr>
                  <w:t xml:space="preserve"> </w:t>
                </w:r>
              </w:ins>
              <w:ins w:id="2389" w:author="William Mitchell" w:date="2021-05-19T10:15:00Z">
                <w:r w:rsidR="001C1CB5">
                  <w:rPr>
                    <w:color w:val="000000"/>
                    <w:highlight w:val="white"/>
                  </w:rPr>
                  <w:t xml:space="preserve">and culture to culture </w:t>
                </w:r>
              </w:ins>
              <w:ins w:id="2390" w:author="William Mitchell" w:date="2021-03-23T01:17:00Z">
                <w:r w:rsidR="00D2411E">
                  <w:rPr>
                    <w:color w:val="000000"/>
                    <w:highlight w:val="white"/>
                  </w:rPr>
                  <w:t xml:space="preserve">(Ma, Tamir, &amp; Miyamoto, 2018). Our investigation lacked the statistical power to analyze affective classifications at a more granular level (i.e., emotions), and, as such, </w:t>
                </w:r>
              </w:ins>
              <w:ins w:id="2391" w:author="William Mitchell" w:date="2021-05-19T10:17:00Z">
                <w:del w:id="2392" w:author="Billy Mitchell" w:date="2021-05-26T23:18:00Z">
                  <w:r w:rsidR="001C1CB5" w:rsidDel="00EB1585">
                    <w:rPr>
                      <w:color w:val="000000"/>
                      <w:highlight w:val="white"/>
                    </w:rPr>
                    <w:delText>its ability to comment towards, perhaps, a more ecologically-valid phenomena is depreciated</w:delText>
                  </w:r>
                </w:del>
              </w:ins>
              <w:ins w:id="2393" w:author="Billy Mitchell" w:date="2021-05-26T23:18:00Z">
                <w:r w:rsidR="00EB1585">
                  <w:rPr>
                    <w:color w:val="000000"/>
                    <w:highlight w:val="white"/>
                  </w:rPr>
                  <w:t>is limited in applicability</w:t>
                </w:r>
              </w:ins>
              <w:ins w:id="2394" w:author="William Mitchell" w:date="2021-03-23T01:17:00Z">
                <w:r w:rsidR="00D2411E">
                  <w:rPr>
                    <w:color w:val="000000"/>
                    <w:highlight w:val="white"/>
                  </w:rPr>
                  <w:t>.</w:t>
                </w:r>
              </w:ins>
              <w:customXmlDelRangeStart w:id="2395" w:author="William Mitchell" w:date="2021-05-19T13:24:00Z"/>
            </w:sdtContent>
          </w:sdt>
          <w:customXmlDelRangeEnd w:id="2395"/>
        </w:p>
        <w:customXmlDelRangeStart w:id="2396" w:author="William Mitchell" w:date="2021-05-19T13:24:00Z"/>
      </w:sdtContent>
    </w:sdt>
    <w:customXmlDelRangeEnd w:id="2396"/>
    <w:customXmlDelRangeStart w:id="2397" w:author="William Mitchell" w:date="2021-05-19T13:24:00Z"/>
    <w:sdt>
      <w:sdtPr>
        <w:tag w:val="goog_rdk_457"/>
        <w:id w:val="-2004657980"/>
      </w:sdtPr>
      <w:sdtEndPr/>
      <w:sdtContent>
        <w:customXmlDelRangeEnd w:id="2397"/>
        <w:p w14:paraId="00000064" w14:textId="50793A44" w:rsidR="001D5C46" w:rsidDel="005C15DA" w:rsidRDefault="00C146F4">
          <w:pPr>
            <w:spacing w:line="480" w:lineRule="auto"/>
            <w:ind w:firstLine="720"/>
            <w:rPr>
              <w:del w:id="2398" w:author="William Mitchell" w:date="2021-05-19T09:57:00Z"/>
              <w:b/>
              <w:color w:val="000000"/>
            </w:rPr>
            <w:pPrChange w:id="2399" w:author="Billy Mitchell" w:date="2021-06-11T18:06:00Z">
              <w:pPr>
                <w:spacing w:line="480" w:lineRule="auto"/>
                <w:jc w:val="both"/>
              </w:pPr>
            </w:pPrChange>
          </w:pPr>
          <w:customXmlDelRangeStart w:id="2400" w:author="William Mitchell" w:date="2021-05-19T10:18:00Z"/>
          <w:sdt>
            <w:sdtPr>
              <w:tag w:val="goog_rdk_452"/>
              <w:id w:val="596992014"/>
            </w:sdtPr>
            <w:sdtEndPr/>
            <w:sdtContent>
              <w:customXmlDelRangeEnd w:id="2400"/>
              <w:customXmlDelRangeStart w:id="2401" w:author="William Mitchell" w:date="2021-05-19T10:18:00Z"/>
            </w:sdtContent>
          </w:sdt>
          <w:customXmlDelRangeEnd w:id="2401"/>
          <w:customXmlDelRangeStart w:id="2402" w:author="William Mitchell" w:date="2021-05-19T10:18:00Z"/>
          <w:sdt>
            <w:sdtPr>
              <w:tag w:val="goog_rdk_453"/>
              <w:id w:val="2081400061"/>
            </w:sdtPr>
            <w:sdtEndPr/>
            <w:sdtContent>
              <w:customXmlDelRangeEnd w:id="2402"/>
              <w:customXmlDelRangeStart w:id="2403" w:author="William Mitchell" w:date="2021-05-19T10:18:00Z"/>
              <w:sdt>
                <w:sdtPr>
                  <w:tag w:val="goog_rdk_454"/>
                  <w:id w:val="1286382813"/>
                </w:sdtPr>
                <w:sdtEndPr/>
                <w:sdtContent>
                  <w:customXmlDelRangeEnd w:id="2403"/>
                  <w:customXmlDelRangeStart w:id="2404" w:author="William Mitchell" w:date="2021-05-19T10:18:00Z"/>
                </w:sdtContent>
              </w:sdt>
              <w:customXmlDelRangeEnd w:id="2404"/>
              <w:customXmlDelRangeStart w:id="2405" w:author="William Mitchell" w:date="2021-05-19T10:18:00Z"/>
            </w:sdtContent>
          </w:sdt>
          <w:customXmlDelRangeEnd w:id="2405"/>
          <w:customXmlDelRangeStart w:id="2406" w:author="William Mitchell" w:date="2021-05-19T13:24:00Z"/>
          <w:sdt>
            <w:sdtPr>
              <w:tag w:val="goog_rdk_456"/>
              <w:id w:val="-512217103"/>
            </w:sdtPr>
            <w:sdtEndPr/>
            <w:sdtContent>
              <w:customXmlDelRangeEnd w:id="2406"/>
              <w:customXmlDelRangeStart w:id="2407" w:author="William Mitchell" w:date="2021-05-19T13:24:00Z"/>
            </w:sdtContent>
          </w:sdt>
          <w:customXmlDelRangeEnd w:id="2407"/>
        </w:p>
        <w:customXmlDelRangeStart w:id="2408" w:author="William Mitchell" w:date="2021-05-19T13:24:00Z"/>
      </w:sdtContent>
    </w:sdt>
    <w:customXmlDelRangeEnd w:id="2408"/>
    <w:p w14:paraId="46B57336" w14:textId="3F2D5D90" w:rsidR="00676E2F" w:rsidDel="005C15DA" w:rsidRDefault="00676E2F">
      <w:pPr>
        <w:spacing w:line="480" w:lineRule="auto"/>
        <w:rPr>
          <w:ins w:id="2409" w:author="Billy Mitchell" w:date="2021-05-18T18:21:00Z"/>
          <w:del w:id="2410" w:author="William Mitchell" w:date="2021-05-19T09:57:00Z"/>
          <w:b/>
          <w:color w:val="000000"/>
        </w:rPr>
      </w:pPr>
      <w:ins w:id="2411" w:author="Billy Mitchell" w:date="2021-05-18T18:21:00Z">
        <w:del w:id="2412" w:author="William Mitchell" w:date="2021-05-19T09:57:00Z">
          <w:r w:rsidDel="005C15DA">
            <w:rPr>
              <w:b/>
              <w:color w:val="000000"/>
            </w:rPr>
            <w:delText xml:space="preserve">4.3 </w:delText>
          </w:r>
        </w:del>
      </w:ins>
      <w:customXmlInsRangeStart w:id="2413" w:author="Billy Mitchell" w:date="2021-05-18T18:21:00Z"/>
      <w:customXmlDelRangeStart w:id="2414" w:author="William Mitchell" w:date="2021-05-19T09:57:00Z"/>
      <w:sdt>
        <w:sdtPr>
          <w:tag w:val="goog_rdk_415"/>
          <w:id w:val="-281816110"/>
        </w:sdtPr>
        <w:sdtEndPr/>
        <w:sdtContent>
          <w:customXmlInsRangeEnd w:id="2413"/>
          <w:customXmlDelRangeEnd w:id="2414"/>
          <w:commentRangeStart w:id="2415"/>
          <w:customXmlInsRangeStart w:id="2416" w:author="Billy Mitchell" w:date="2021-05-18T18:21:00Z"/>
          <w:customXmlDelRangeStart w:id="2417" w:author="William Mitchell" w:date="2021-05-19T09:57:00Z"/>
        </w:sdtContent>
      </w:sdt>
      <w:customXmlInsRangeEnd w:id="2416"/>
      <w:customXmlDelRangeEnd w:id="2417"/>
      <w:ins w:id="2418" w:author="Billy Mitchell" w:date="2021-05-18T18:21:00Z">
        <w:del w:id="2419" w:author="William Mitchell" w:date="2021-05-19T09:57:00Z">
          <w:r w:rsidDel="005C15DA">
            <w:rPr>
              <w:b/>
              <w:color w:val="000000"/>
            </w:rPr>
            <w:delText>Fu</w:delText>
          </w:r>
        </w:del>
      </w:ins>
      <w:ins w:id="2420" w:author="Billy Mitchell" w:date="2021-05-18T18:22:00Z">
        <w:del w:id="2421" w:author="William Mitchell" w:date="2021-05-19T09:57:00Z">
          <w:r w:rsidDel="005C15DA">
            <w:rPr>
              <w:b/>
              <w:color w:val="000000"/>
            </w:rPr>
            <w:delText>ture Directions</w:delText>
          </w:r>
        </w:del>
      </w:ins>
      <w:ins w:id="2422" w:author="Billy Mitchell" w:date="2021-05-18T18:21:00Z">
        <w:del w:id="2423" w:author="William Mitchell" w:date="2021-05-19T09:57:00Z">
          <w:r w:rsidDel="005C15DA">
            <w:rPr>
              <w:b/>
              <w:color w:val="000000"/>
            </w:rPr>
            <w:delText xml:space="preserve"> </w:delText>
          </w:r>
          <w:commentRangeEnd w:id="2415"/>
          <w:r w:rsidDel="005C15DA">
            <w:commentReference w:id="2415"/>
          </w:r>
        </w:del>
      </w:ins>
    </w:p>
    <w:p w14:paraId="00000065" w14:textId="77777777" w:rsidR="001D5C46" w:rsidRDefault="001D5C46">
      <w:pPr>
        <w:spacing w:line="480" w:lineRule="auto"/>
        <w:rPr>
          <w:b/>
          <w:color w:val="000000"/>
        </w:rPr>
        <w:pPrChange w:id="2424" w:author="Billy Mitchell" w:date="2021-06-11T18:06:00Z">
          <w:pPr>
            <w:spacing w:line="480" w:lineRule="auto"/>
            <w:jc w:val="both"/>
          </w:pPr>
        </w:pPrChange>
      </w:pPr>
    </w:p>
    <w:p w14:paraId="00000066" w14:textId="77777777" w:rsidR="001D5C46" w:rsidRDefault="00D2411E">
      <w:pPr>
        <w:spacing w:line="480" w:lineRule="auto"/>
        <w:rPr>
          <w:b/>
          <w:color w:val="000000"/>
        </w:rPr>
      </w:pPr>
      <w:r>
        <w:rPr>
          <w:b/>
          <w:color w:val="000000"/>
        </w:rPr>
        <w:t>5.0 Conclusions</w:t>
      </w:r>
    </w:p>
    <w:p w14:paraId="00000067" w14:textId="5444228B" w:rsidR="001D5C46" w:rsidRDefault="00D2411E">
      <w:pPr>
        <w:spacing w:line="480" w:lineRule="auto"/>
        <w:ind w:firstLine="720"/>
        <w:rPr>
          <w:color w:val="000000"/>
        </w:rPr>
        <w:pPrChange w:id="2425" w:author="Billy Mitchell" w:date="2021-06-11T18:06:00Z">
          <w:pPr>
            <w:spacing w:line="480" w:lineRule="auto"/>
            <w:ind w:firstLine="720"/>
            <w:jc w:val="both"/>
          </w:pPr>
        </w:pPrChange>
      </w:pPr>
      <w:r>
        <w:rPr>
          <w:color w:val="000000"/>
        </w:rPr>
        <w:t xml:space="preserve">The present study found differences in how similarly children and adults represent </w:t>
      </w:r>
      <w:customXmlDelRangeStart w:id="2426" w:author="William Mitchell" w:date="2021-05-19T13:24:00Z"/>
      <w:sdt>
        <w:sdtPr>
          <w:tag w:val="goog_rdk_458"/>
          <w:id w:val="-1171248355"/>
        </w:sdtPr>
        <w:sdtEndPr/>
        <w:sdtContent>
          <w:customXmlDelRangeEnd w:id="2426"/>
          <w:ins w:id="2427" w:author="William Mitchell" w:date="2021-04-21T20:30:00Z">
            <w:r>
              <w:rPr>
                <w:color w:val="000000"/>
              </w:rPr>
              <w:t>affective</w:t>
            </w:r>
          </w:ins>
          <w:customXmlDelRangeStart w:id="2428" w:author="William Mitchell" w:date="2021-05-19T13:24:00Z"/>
        </w:sdtContent>
      </w:sdt>
      <w:customXmlDelRangeEnd w:id="2428"/>
      <w:customXmlDelRangeStart w:id="2429" w:author="William Mitchell" w:date="2021-05-19T13:24:00Z"/>
      <w:sdt>
        <w:sdtPr>
          <w:tag w:val="goog_rdk_459"/>
          <w:id w:val="1286389222"/>
        </w:sdtPr>
        <w:sdtEndPr/>
        <w:sdtContent>
          <w:customXmlDelRangeEnd w:id="2429"/>
          <w:del w:id="2430" w:author="William Mitchell" w:date="2021-04-21T20:30:00Z">
            <w:r>
              <w:rPr>
                <w:color w:val="000000"/>
              </w:rPr>
              <w:delText>emotional</w:delText>
            </w:r>
          </w:del>
          <w:customXmlDelRangeStart w:id="2431" w:author="William Mitchell" w:date="2021-05-19T13:24:00Z"/>
        </w:sdtContent>
      </w:sdt>
      <w:customXmlDelRangeEnd w:id="2431"/>
      <w:r>
        <w:rPr>
          <w:color w:val="000000"/>
        </w:rPr>
        <w:t xml:space="preserve"> stimuli within the amygdala, NAcc, and vmPFC, as well as</w:t>
      </w:r>
      <w:ins w:id="2432" w:author="Billy Mitchell" w:date="2021-05-25T11:04:00Z">
        <w:r w:rsidR="00546A63">
          <w:rPr>
            <w:color w:val="000000"/>
          </w:rPr>
          <w:t xml:space="preserve"> differences</w:t>
        </w:r>
      </w:ins>
      <w:r>
        <w:rPr>
          <w:color w:val="000000"/>
        </w:rPr>
        <w:t xml:space="preserve"> by valence. The representation of </w:t>
      </w:r>
      <w:customXmlDelRangeStart w:id="2433" w:author="William Mitchell" w:date="2021-05-19T13:24:00Z"/>
      <w:sdt>
        <w:sdtPr>
          <w:tag w:val="goog_rdk_460"/>
          <w:id w:val="-1866670409"/>
        </w:sdtPr>
        <w:sdtEndPr/>
        <w:sdtContent>
          <w:customXmlDelRangeEnd w:id="2433"/>
          <w:ins w:id="2434" w:author="William Mitchell" w:date="2021-04-21T20:31:00Z">
            <w:r>
              <w:rPr>
                <w:color w:val="000000"/>
              </w:rPr>
              <w:t>affect</w:t>
            </w:r>
          </w:ins>
          <w:customXmlDelRangeStart w:id="2435" w:author="William Mitchell" w:date="2021-05-19T13:24:00Z"/>
        </w:sdtContent>
      </w:sdt>
      <w:customXmlDelRangeEnd w:id="2435"/>
      <w:customXmlDelRangeStart w:id="2436" w:author="William Mitchell" w:date="2021-05-19T13:24:00Z"/>
      <w:sdt>
        <w:sdtPr>
          <w:tag w:val="goog_rdk_461"/>
          <w:id w:val="-2026012252"/>
        </w:sdtPr>
        <w:sdtEndPr/>
        <w:sdtContent>
          <w:customXmlDelRangeEnd w:id="2436"/>
          <w:del w:id="2437" w:author="William Mitchell" w:date="2021-04-21T20:31:00Z">
            <w:r>
              <w:rPr>
                <w:color w:val="000000"/>
              </w:rPr>
              <w:delText>emotion</w:delText>
            </w:r>
          </w:del>
          <w:customXmlDelRangeStart w:id="2438" w:author="William Mitchell" w:date="2021-05-19T13:24:00Z"/>
        </w:sdtContent>
      </w:sdt>
      <w:customXmlDelRangeEnd w:id="2438"/>
      <w:r>
        <w:rPr>
          <w:color w:val="000000"/>
        </w:rPr>
        <w:t xml:space="preserve"> in subcortical structures, like the amygdala and NAcc, may change relatively less across the lifespan than frontal regions, such as the vmPFC, which may be indicative of a maturation from passive assessment to active engagement with or modulation of </w:t>
      </w:r>
      <w:customXmlDelRangeStart w:id="2439" w:author="Billy Mitchell" w:date="2021-06-11T18:06:00Z"/>
      <w:sdt>
        <w:sdtPr>
          <w:tag w:val="goog_rdk_462"/>
          <w:id w:val="-864906134"/>
        </w:sdtPr>
        <w:sdtEndPr/>
        <w:sdtContent>
          <w:customXmlDelRangeEnd w:id="2439"/>
          <w:ins w:id="2440" w:author="William Mitchell" w:date="2021-04-21T20:31:00Z">
            <w:r>
              <w:rPr>
                <w:color w:val="000000"/>
              </w:rPr>
              <w:t>affectively-relevant</w:t>
            </w:r>
          </w:ins>
          <w:customXmlDelRangeStart w:id="2441" w:author="Billy Mitchell" w:date="2021-06-11T18:06:00Z"/>
        </w:sdtContent>
      </w:sdt>
      <w:customXmlDelRangeEnd w:id="2441"/>
      <w:customXmlDelRangeStart w:id="2442" w:author="Billy Mitchell" w:date="2021-06-11T18:06:00Z"/>
      <w:sdt>
        <w:sdtPr>
          <w:tag w:val="goog_rdk_463"/>
          <w:id w:val="392781835"/>
        </w:sdtPr>
        <w:sdtEndPr/>
        <w:sdtContent>
          <w:customXmlDelRangeEnd w:id="2442"/>
          <w:del w:id="2443" w:author="William Mitchell" w:date="2021-04-21T20:31:00Z">
            <w:r>
              <w:rPr>
                <w:color w:val="000000"/>
              </w:rPr>
              <w:delText>emotional</w:delText>
            </w:r>
          </w:del>
          <w:customXmlDelRangeStart w:id="2444" w:author="Billy Mitchell" w:date="2021-06-11T18:06:00Z"/>
        </w:sdtContent>
      </w:sdt>
      <w:customXmlDelRangeEnd w:id="2444"/>
      <w:r>
        <w:rPr>
          <w:color w:val="000000"/>
        </w:rPr>
        <w:t xml:space="preserve"> experiences. Although</w:t>
      </w:r>
      <w:ins w:id="2445" w:author="William Mitchell" w:date="2021-05-19T10:21:00Z">
        <w:r w:rsidR="001C1CB5">
          <w:rPr>
            <w:color w:val="000000"/>
          </w:rPr>
          <w:t xml:space="preserve"> it may be natural</w:t>
        </w:r>
      </w:ins>
      <w:del w:id="2446" w:author="William Mitchell" w:date="2021-05-19T10:21:00Z">
        <w:r w:rsidDel="001C1CB5">
          <w:rPr>
            <w:color w:val="000000"/>
          </w:rPr>
          <w:delText xml:space="preserve"> it is easy</w:delText>
        </w:r>
      </w:del>
      <w:r>
        <w:rPr>
          <w:color w:val="000000"/>
        </w:rPr>
        <w:t xml:space="preserve"> as an adult to pine for the </w:t>
      </w:r>
      <w:ins w:id="2447" w:author="William Mitchell" w:date="2021-05-19T10:21:00Z">
        <w:r w:rsidR="001C1CB5">
          <w:rPr>
            <w:color w:val="000000"/>
          </w:rPr>
          <w:t xml:space="preserve">relative </w:t>
        </w:r>
      </w:ins>
      <w:ins w:id="2448" w:author="William Mitchell" w:date="2021-05-19T10:22:00Z">
        <w:r w:rsidR="001C1CB5">
          <w:rPr>
            <w:color w:val="000000"/>
          </w:rPr>
          <w:t>simplicity</w:t>
        </w:r>
      </w:ins>
      <w:del w:id="2449" w:author="William Mitchell" w:date="2021-05-19T10:21:00Z">
        <w:r w:rsidDel="001C1CB5">
          <w:rPr>
            <w:color w:val="000000"/>
          </w:rPr>
          <w:delText>intensity</w:delText>
        </w:r>
      </w:del>
      <w:r>
        <w:rPr>
          <w:color w:val="000000"/>
        </w:rPr>
        <w:t xml:space="preserve"> with which we </w:t>
      </w:r>
      <w:del w:id="2450" w:author="William Mitchell" w:date="2021-05-19T10:22:00Z">
        <w:r w:rsidDel="001C1CB5">
          <w:rPr>
            <w:color w:val="000000"/>
          </w:rPr>
          <w:delText>felt the high of having brought the flag back to home base, or the relief that the silhouette under the bed is just a sweater</w:delText>
        </w:r>
      </w:del>
      <w:ins w:id="2451" w:author="William Mitchell" w:date="2021-05-19T10:22:00Z">
        <w:r w:rsidR="001C1CB5">
          <w:rPr>
            <w:color w:val="000000"/>
          </w:rPr>
          <w:t xml:space="preserve">assessed our </w:t>
        </w:r>
        <w:r w:rsidR="001C1CB5">
          <w:rPr>
            <w:color w:val="000000"/>
          </w:rPr>
          <w:lastRenderedPageBreak/>
          <w:t>childhood experiences</w:t>
        </w:r>
      </w:ins>
      <w:r>
        <w:rPr>
          <w:color w:val="000000"/>
        </w:rPr>
        <w:t xml:space="preserve">, our findings suggest these might be necessary trade-offs in the development of mature, nuanced understandings of our emotional experiences. </w:t>
      </w:r>
    </w:p>
    <w:p w14:paraId="00000068" w14:textId="77777777" w:rsidR="001D5C46" w:rsidRDefault="001D5C46">
      <w:pPr>
        <w:spacing w:line="480" w:lineRule="auto"/>
        <w:rPr>
          <w:b/>
          <w:color w:val="000000"/>
        </w:rPr>
        <w:pPrChange w:id="2452" w:author="Billy Mitchell" w:date="2021-06-11T18:06:00Z">
          <w:pPr>
            <w:spacing w:line="480" w:lineRule="auto"/>
            <w:jc w:val="both"/>
          </w:pPr>
        </w:pPrChange>
      </w:pPr>
    </w:p>
    <w:p w14:paraId="00000069" w14:textId="77777777" w:rsidR="001D5C46" w:rsidRDefault="00D2411E">
      <w:pPr>
        <w:spacing w:line="480" w:lineRule="auto"/>
        <w:rPr>
          <w:b/>
        </w:rPr>
      </w:pPr>
      <w:r>
        <w:br w:type="page"/>
      </w:r>
      <w:r>
        <w:rPr>
          <w:b/>
        </w:rPr>
        <w:lastRenderedPageBreak/>
        <w:t>Declaration of interests</w:t>
      </w:r>
    </w:p>
    <w:p w14:paraId="0000006A" w14:textId="77777777" w:rsidR="001D5C46" w:rsidRDefault="00D2411E">
      <w:pPr>
        <w:spacing w:line="480" w:lineRule="auto"/>
      </w:pPr>
      <w:r>
        <w:t>The authors declare that they have no known competing financial interests or personal relationships that could have appeared to influence the work reported in this paper.</w:t>
      </w:r>
    </w:p>
    <w:p w14:paraId="0000006B" w14:textId="77777777" w:rsidR="001D5C46" w:rsidRDefault="001D5C46">
      <w:pPr>
        <w:spacing w:line="480" w:lineRule="auto"/>
      </w:pPr>
    </w:p>
    <w:p w14:paraId="0000006C" w14:textId="77777777" w:rsidR="001D5C46" w:rsidRDefault="00D2411E">
      <w:pPr>
        <w:spacing w:line="480" w:lineRule="auto"/>
        <w:rPr>
          <w:b/>
        </w:rPr>
      </w:pPr>
      <w:r>
        <w:rPr>
          <w:b/>
        </w:rPr>
        <w:t>Funding Statement</w:t>
      </w:r>
    </w:p>
    <w:p w14:paraId="0000006D" w14:textId="77777777" w:rsidR="001D5C46" w:rsidRDefault="00D2411E">
      <w:pPr>
        <w:spacing w:line="480" w:lineRule="auto"/>
      </w:pPr>
      <w:r>
        <w:t>Funding for data collection was provided to Susan B. Perlman and sponsored by National institutes of Health; Contract grant number: K01 MH094467.</w:t>
      </w:r>
    </w:p>
    <w:p w14:paraId="0000006E" w14:textId="77777777" w:rsidR="001D5C46" w:rsidRDefault="001D5C46">
      <w:pPr>
        <w:spacing w:line="480" w:lineRule="auto"/>
      </w:pPr>
    </w:p>
    <w:p w14:paraId="0000006F" w14:textId="77777777" w:rsidR="001D5C46" w:rsidRDefault="00D2411E">
      <w:pPr>
        <w:spacing w:line="480" w:lineRule="auto"/>
        <w:rPr>
          <w:b/>
        </w:rPr>
      </w:pPr>
      <w:r>
        <w:rPr>
          <w:b/>
        </w:rPr>
        <w:t>Research Data Statement</w:t>
      </w:r>
    </w:p>
    <w:p w14:paraId="00000070" w14:textId="3FFA2B2C" w:rsidR="001D5C46" w:rsidRDefault="00D2411E">
      <w:pPr>
        <w:spacing w:line="480" w:lineRule="auto"/>
      </w:pPr>
      <w:r>
        <w:t>This research data</w:t>
      </w:r>
      <w:ins w:id="2453" w:author="Billy" w:date="2021-06-15T22:50:00Z">
        <w:r w:rsidR="003922A4">
          <w:t xml:space="preserve">, masks, </w:t>
        </w:r>
      </w:ins>
      <w:ins w:id="2454" w:author="Billy" w:date="2021-06-15T22:51:00Z">
        <w:r w:rsidR="003922A4">
          <w:t xml:space="preserve">stimuli, </w:t>
        </w:r>
      </w:ins>
      <w:ins w:id="2455" w:author="Billy" w:date="2021-06-15T22:50:00Z">
        <w:r w:rsidR="003922A4">
          <w:t>and</w:t>
        </w:r>
      </w:ins>
      <w:del w:id="2456" w:author="Billy" w:date="2021-06-15T22:50:00Z">
        <w:r w:rsidDel="003922A4">
          <w:delText xml:space="preserve"> and its</w:delText>
        </w:r>
      </w:del>
      <w:r>
        <w:t xml:space="preserve"> associated scripts have been made available at </w:t>
      </w:r>
      <w:ins w:id="2457" w:author="Billy" w:date="2021-06-15T22:50:00Z">
        <w:r w:rsidR="003922A4" w:rsidRPr="003922A4">
          <w:t>https://osf.io/9nhwt/</w:t>
        </w:r>
      </w:ins>
      <w:del w:id="2458" w:author="Billy" w:date="2021-06-15T22:50:00Z">
        <w:r w:rsidDel="003922A4">
          <w:delText>https://github.com/Wjpmitchell3/Developmental-RSA-Project</w:delText>
        </w:r>
      </w:del>
    </w:p>
    <w:p w14:paraId="00000071" w14:textId="77777777" w:rsidR="001D5C46" w:rsidRDefault="001D5C46"/>
    <w:p w14:paraId="00000072" w14:textId="77777777" w:rsidR="001D5C46" w:rsidRDefault="00D2411E">
      <w:pPr>
        <w:spacing w:line="480" w:lineRule="auto"/>
        <w:rPr>
          <w:b/>
        </w:rPr>
      </w:pPr>
      <w:r>
        <w:rPr>
          <w:b/>
        </w:rPr>
        <w:t>Credit Author Statement</w:t>
      </w:r>
    </w:p>
    <w:p w14:paraId="00000073" w14:textId="23DC5B38" w:rsidR="001D5C46" w:rsidDel="00E71EC2" w:rsidRDefault="00D2411E">
      <w:pPr>
        <w:spacing w:line="480" w:lineRule="auto"/>
        <w:rPr>
          <w:del w:id="2459" w:author="Billy Mitchell" w:date="2021-05-25T23:31:00Z"/>
        </w:rPr>
        <w:pPrChange w:id="2460" w:author="Billy Mitchell" w:date="2021-06-11T18:06:00Z">
          <w:pPr>
            <w:spacing w:line="480" w:lineRule="auto"/>
            <w:jc w:val="both"/>
          </w:pPr>
        </w:pPrChange>
      </w:pPr>
      <w:r>
        <w:rPr>
          <w:b/>
        </w:rPr>
        <w:t xml:space="preserve">William J. Mitchell: </w:t>
      </w:r>
      <w:r>
        <w:t xml:space="preserve">Conceptualization, Methodology, Formal analysis, Data Curation, Writing - Original Draft, Visualization </w:t>
      </w:r>
      <w:r>
        <w:rPr>
          <w:b/>
        </w:rPr>
        <w:t xml:space="preserve">Lindsey J. Tepfer: </w:t>
      </w:r>
      <w:r>
        <w:t xml:space="preserve">Conceptualization, Methodology, Formal analysis, Writing - Original Draft, Visualization </w:t>
      </w:r>
      <w:r>
        <w:rPr>
          <w:b/>
        </w:rPr>
        <w:t xml:space="preserve">Nicole M. Henninger: </w:t>
      </w:r>
      <w:r>
        <w:t xml:space="preserve">Conceptualization, Methodology, Formal analysis, Writing - Original Draft </w:t>
      </w:r>
      <w:customXmlDelRangeStart w:id="2461" w:author="William Mitchell" w:date="2021-05-19T13:24:00Z"/>
      <w:sdt>
        <w:sdtPr>
          <w:tag w:val="goog_rdk_464"/>
          <w:id w:val="-674263185"/>
        </w:sdtPr>
        <w:sdtEndPr/>
        <w:sdtContent>
          <w:customXmlDelRangeEnd w:id="2461"/>
          <w:del w:id="2462" w:author="William Mitchell" w:date="2021-05-13T17:07:00Z">
            <w:r>
              <w:rPr>
                <w:b/>
              </w:rPr>
              <w:delText xml:space="preserve">Susan B. Perlman: </w:delText>
            </w:r>
            <w:r>
              <w:delText xml:space="preserve">Software, Investigation, Resources, </w:delText>
            </w:r>
          </w:del>
          <w:customXmlDelRangeStart w:id="2463" w:author="William Mitchell" w:date="2021-05-19T13:24:00Z"/>
        </w:sdtContent>
      </w:sdt>
      <w:customXmlDelRangeEnd w:id="2463"/>
      <w:customXmlDelRangeStart w:id="2464" w:author="William Mitchell" w:date="2021-05-19T13:24:00Z"/>
      <w:sdt>
        <w:sdtPr>
          <w:tag w:val="goog_rdk_465"/>
          <w:id w:val="-306091928"/>
        </w:sdtPr>
        <w:sdtEndPr/>
        <w:sdtContent>
          <w:customXmlDelRangeEnd w:id="2464"/>
          <w:ins w:id="2465" w:author="William Mitchell" w:date="2021-05-13T17:07:00Z">
            <w:del w:id="2466" w:author="William Mitchell" w:date="2021-05-13T17:07:00Z">
              <w:r>
                <w:delText xml:space="preserve">Data Curation, </w:delText>
              </w:r>
            </w:del>
          </w:ins>
          <w:customXmlDelRangeStart w:id="2467" w:author="William Mitchell" w:date="2021-05-19T13:24:00Z"/>
        </w:sdtContent>
      </w:sdt>
      <w:customXmlDelRangeEnd w:id="2467"/>
      <w:customXmlDelRangeStart w:id="2468" w:author="William Mitchell" w:date="2021-05-19T13:24:00Z"/>
      <w:sdt>
        <w:sdtPr>
          <w:tag w:val="goog_rdk_467"/>
          <w:id w:val="-1061558845"/>
        </w:sdtPr>
        <w:sdtEndPr/>
        <w:sdtContent>
          <w:customXmlDelRangeEnd w:id="2468"/>
          <w:del w:id="2469" w:author="William Mitchell" w:date="2021-05-13T17:07:00Z">
            <w:r>
              <w:delText xml:space="preserve">Writing - Review &amp; Editing </w:delText>
            </w:r>
          </w:del>
          <w:customXmlDelRangeStart w:id="2470" w:author="William Mitchell" w:date="2021-05-19T13:24:00Z"/>
        </w:sdtContent>
      </w:sdt>
      <w:customXmlDelRangeEnd w:id="2470"/>
      <w:r>
        <w:rPr>
          <w:b/>
        </w:rPr>
        <w:t xml:space="preserve">Vishnu P. Murty: </w:t>
      </w:r>
      <w:r>
        <w:t xml:space="preserve">Conceptualization, Methodology, Resources, Writing - Review &amp; Editing, Supervision, Project administration </w:t>
      </w:r>
      <w:r>
        <w:rPr>
          <w:b/>
        </w:rPr>
        <w:t xml:space="preserve">Chelsea Helion: </w:t>
      </w:r>
      <w:r>
        <w:t>Conceptualization, Writing - Review &amp; Editing, Supervision</w:t>
      </w:r>
      <w:customXmlDelRangeStart w:id="2471" w:author="William Mitchell" w:date="2021-05-19T13:24:00Z"/>
      <w:sdt>
        <w:sdtPr>
          <w:tag w:val="goog_rdk_468"/>
          <w:id w:val="-919410428"/>
        </w:sdtPr>
        <w:sdtEndPr/>
        <w:sdtContent>
          <w:customXmlDelRangeEnd w:id="2471"/>
          <w:ins w:id="2472" w:author="William Mitchell" w:date="2021-05-13T17:07:00Z">
            <w:r>
              <w:t xml:space="preserve"> Susan B. Perlman: Software, Investigation, Resources, Data Curation, Writing - Review &amp; Editing</w:t>
            </w:r>
          </w:ins>
          <w:customXmlDelRangeStart w:id="2473" w:author="William Mitchell" w:date="2021-05-19T13:24:00Z"/>
        </w:sdtContent>
      </w:sdt>
      <w:customXmlDelRangeEnd w:id="2473"/>
    </w:p>
    <w:p w14:paraId="00000074" w14:textId="77777777" w:rsidR="001D5C46" w:rsidDel="00E71EC2" w:rsidRDefault="001D5C46">
      <w:pPr>
        <w:spacing w:line="480" w:lineRule="auto"/>
        <w:rPr>
          <w:del w:id="2474" w:author="Billy Mitchell" w:date="2021-05-25T23:31:00Z"/>
        </w:rPr>
      </w:pPr>
    </w:p>
    <w:p w14:paraId="00000075" w14:textId="77777777" w:rsidR="001D5C46" w:rsidDel="00E71EC2" w:rsidRDefault="001D5C46">
      <w:pPr>
        <w:rPr>
          <w:del w:id="2475" w:author="Billy Mitchell" w:date="2021-05-25T23:31:00Z"/>
        </w:rPr>
      </w:pPr>
    </w:p>
    <w:p w14:paraId="00000076" w14:textId="77777777" w:rsidR="001D5C46" w:rsidDel="00E71EC2" w:rsidRDefault="001D5C46">
      <w:pPr>
        <w:pBdr>
          <w:top w:val="nil"/>
          <w:left w:val="nil"/>
          <w:bottom w:val="nil"/>
          <w:right w:val="nil"/>
          <w:between w:val="nil"/>
        </w:pBdr>
        <w:spacing w:line="240" w:lineRule="auto"/>
        <w:rPr>
          <w:del w:id="2476" w:author="Billy Mitchell" w:date="2021-05-25T23:31:00Z"/>
          <w:rFonts w:ascii="Times New Roman" w:eastAsia="Times New Roman" w:hAnsi="Times New Roman" w:cs="Times New Roman"/>
          <w:color w:val="000000"/>
          <w:sz w:val="22"/>
          <w:szCs w:val="22"/>
        </w:rPr>
      </w:pPr>
    </w:p>
    <w:p w14:paraId="00000077" w14:textId="77777777" w:rsidR="001D5C46" w:rsidRDefault="001D5C46">
      <w:pPr>
        <w:spacing w:line="480" w:lineRule="auto"/>
        <w:rPr>
          <w:rFonts w:ascii="Times New Roman" w:eastAsia="Times New Roman" w:hAnsi="Times New Roman" w:cs="Times New Roman"/>
          <w:color w:val="000000"/>
          <w:sz w:val="22"/>
          <w:szCs w:val="22"/>
        </w:rPr>
        <w:pPrChange w:id="2477" w:author="Billy Mitchell" w:date="2021-06-11T18:06:00Z">
          <w:pPr>
            <w:pBdr>
              <w:top w:val="nil"/>
              <w:left w:val="nil"/>
              <w:bottom w:val="nil"/>
              <w:right w:val="nil"/>
              <w:between w:val="nil"/>
            </w:pBdr>
            <w:spacing w:line="240" w:lineRule="auto"/>
          </w:pPr>
        </w:pPrChange>
      </w:pPr>
    </w:p>
    <w:p w14:paraId="00000078" w14:textId="44ED087A" w:rsidR="00E71EC2" w:rsidRDefault="00E71EC2">
      <w:pPr>
        <w:rPr>
          <w:ins w:id="2478" w:author="Billy Mitchell" w:date="2021-05-25T23:31:00Z"/>
        </w:rPr>
      </w:pPr>
      <w:ins w:id="2479" w:author="Billy Mitchell" w:date="2021-05-25T23:31:00Z">
        <w:r>
          <w:br w:type="page"/>
        </w:r>
      </w:ins>
    </w:p>
    <w:p w14:paraId="546AFEC5" w14:textId="0E505FD1" w:rsidR="001D5C46" w:rsidDel="00E71EC2" w:rsidRDefault="001D5C46">
      <w:pPr>
        <w:rPr>
          <w:del w:id="2480" w:author="Billy Mitchell" w:date="2021-05-25T23:31:00Z"/>
        </w:rPr>
      </w:pPr>
    </w:p>
    <w:p w14:paraId="00000079" w14:textId="77777777" w:rsidR="001D5C46" w:rsidRDefault="00D2411E">
      <w:pPr>
        <w:rPr>
          <w:color w:val="000000"/>
        </w:rPr>
      </w:pPr>
      <w:r>
        <w:rPr>
          <w:b/>
          <w:color w:val="000000"/>
        </w:rPr>
        <w:t>References:</w:t>
      </w:r>
    </w:p>
    <w:p w14:paraId="360FD64B" w14:textId="218876D0" w:rsidR="00797D7F" w:rsidRDefault="00797D7F">
      <w:pPr>
        <w:spacing w:line="480" w:lineRule="auto"/>
        <w:ind w:left="360" w:hanging="360"/>
        <w:rPr>
          <w:ins w:id="2481" w:author="Billy Mitchell" w:date="2021-05-20T22:19:00Z"/>
        </w:rPr>
      </w:pPr>
      <w:proofErr w:type="spellStart"/>
      <w:ins w:id="2482" w:author="Billy Mitchell" w:date="2021-05-20T22:19:00Z">
        <w:r>
          <w:t>Ansfield</w:t>
        </w:r>
        <w:proofErr w:type="spellEnd"/>
        <w:r>
          <w:t xml:space="preserve">, M. E. (2007). </w:t>
        </w:r>
        <w:r w:rsidR="000F4650">
          <w:t>Smiling when distressed</w:t>
        </w:r>
        <w:r>
          <w:t xml:space="preserve">: When a Smile Is a Frown Turned Upside Down. </w:t>
        </w:r>
        <w:r w:rsidRPr="00797D7F">
          <w:rPr>
            <w:i/>
            <w:iCs/>
            <w:rPrChange w:id="2483" w:author="Billy Mitchell" w:date="2021-05-20T22:20:00Z">
              <w:rPr/>
            </w:rPrChange>
          </w:rPr>
          <w:t>Personality and Social Psychology Bulletin, 33</w:t>
        </w:r>
        <w:r>
          <w:t xml:space="preserve">(6), 763–775. </w:t>
        </w:r>
      </w:ins>
      <w:ins w:id="2484" w:author="Billy Mitchell" w:date="2021-05-20T22:23:00Z">
        <w:r>
          <w:fldChar w:fldCharType="begin"/>
        </w:r>
        <w:r>
          <w:instrText xml:space="preserve"> HYPERLINK "https://doi.org/10.1177/0146167206297398" </w:instrText>
        </w:r>
        <w:r>
          <w:fldChar w:fldCharType="separate"/>
        </w:r>
        <w:r w:rsidRPr="00797D7F">
          <w:rPr>
            <w:rStyle w:val="Hyperlink"/>
          </w:rPr>
          <w:t>https://doi.org/10.1177/0146167206297398</w:t>
        </w:r>
        <w:r>
          <w:fldChar w:fldCharType="end"/>
        </w:r>
      </w:ins>
    </w:p>
    <w:p w14:paraId="3B6FF720" w14:textId="5C97C918" w:rsidR="00797D7F" w:rsidRDefault="00797D7F">
      <w:pPr>
        <w:spacing w:line="480" w:lineRule="auto"/>
        <w:ind w:left="360" w:hanging="360"/>
        <w:rPr>
          <w:ins w:id="2485" w:author="Billy Mitchell" w:date="2021-05-20T22:19:00Z"/>
        </w:rPr>
      </w:pPr>
      <w:proofErr w:type="spellStart"/>
      <w:ins w:id="2486" w:author="Billy Mitchell" w:date="2021-05-20T22:19:00Z">
        <w:r>
          <w:t>Asahina</w:t>
        </w:r>
        <w:proofErr w:type="spellEnd"/>
        <w:r>
          <w:t xml:space="preserve">, M., Suzuki, A., Mori, M., </w:t>
        </w:r>
        <w:proofErr w:type="spellStart"/>
        <w:r>
          <w:t>Kanesaka</w:t>
        </w:r>
        <w:proofErr w:type="spellEnd"/>
        <w:r>
          <w:t xml:space="preserve">, T., &amp; Hattori, T. (2003). Emotional sweating response in a patient with bilateral amygdala damage. </w:t>
        </w:r>
        <w:r w:rsidRPr="00797D7F">
          <w:rPr>
            <w:i/>
            <w:iCs/>
            <w:rPrChange w:id="2487" w:author="Billy Mitchell" w:date="2021-05-20T22:20:00Z">
              <w:rPr/>
            </w:rPrChange>
          </w:rPr>
          <w:t>International Journal of Psychophysiology, 47</w:t>
        </w:r>
        <w:r>
          <w:t xml:space="preserve">(1), 87–93. </w:t>
        </w:r>
      </w:ins>
      <w:ins w:id="2488" w:author="Billy Mitchell" w:date="2021-05-20T22:22:00Z">
        <w:r>
          <w:fldChar w:fldCharType="begin"/>
        </w:r>
        <w:r>
          <w:instrText xml:space="preserve"> HYPERLINK "</w:instrText>
        </w:r>
      </w:ins>
      <w:ins w:id="2489" w:author="Billy Mitchell" w:date="2021-05-20T22:19:00Z">
        <w:r>
          <w:instrText>https://doi.org/10.1016/S0167-8760(02)00123-</w:instrText>
        </w:r>
      </w:ins>
      <w:ins w:id="2490" w:author="Billy Mitchell" w:date="2021-05-20T22:22:00Z">
        <w:r>
          <w:instrText xml:space="preserve">" </w:instrText>
        </w:r>
        <w:r>
          <w:fldChar w:fldCharType="separate"/>
        </w:r>
      </w:ins>
      <w:ins w:id="2491" w:author="Billy Mitchell" w:date="2021-05-20T22:19:00Z">
        <w:r w:rsidRPr="00783810">
          <w:rPr>
            <w:rStyle w:val="Hyperlink"/>
          </w:rPr>
          <w:t>https://doi.org/10.1016/S0167-8760(02)00123-</w:t>
        </w:r>
      </w:ins>
      <w:ins w:id="2492" w:author="Billy Mitchell" w:date="2021-05-20T22:22:00Z">
        <w:r>
          <w:fldChar w:fldCharType="end"/>
        </w:r>
      </w:ins>
      <w:ins w:id="2493" w:author="Billy Mitchell" w:date="2021-05-20T22:19:00Z">
        <w:r>
          <w:t>X</w:t>
        </w:r>
      </w:ins>
    </w:p>
    <w:p w14:paraId="1AE71722" w14:textId="7AE967DC" w:rsidR="00797D7F" w:rsidRDefault="00797D7F">
      <w:pPr>
        <w:spacing w:line="480" w:lineRule="auto"/>
        <w:rPr>
          <w:ins w:id="2494" w:author="Billy Mitchell" w:date="2021-05-20T22:23:00Z"/>
        </w:rPr>
      </w:pPr>
      <w:ins w:id="2495" w:author="Billy Mitchell" w:date="2021-05-20T22:19:00Z">
        <w:r>
          <w:t xml:space="preserve">Barrett, L. F. (2006). Solving the </w:t>
        </w:r>
      </w:ins>
      <w:ins w:id="2496" w:author="Billy Mitchell" w:date="2021-05-20T23:08:00Z">
        <w:r w:rsidR="000F4650">
          <w:t>e</w:t>
        </w:r>
      </w:ins>
      <w:ins w:id="2497" w:author="Billy Mitchell" w:date="2021-05-20T22:19:00Z">
        <w:r>
          <w:t xml:space="preserve">motion </w:t>
        </w:r>
      </w:ins>
      <w:ins w:id="2498" w:author="Billy Mitchell" w:date="2021-05-20T23:08:00Z">
        <w:r w:rsidR="000F4650">
          <w:t>p</w:t>
        </w:r>
      </w:ins>
      <w:ins w:id="2499" w:author="Billy Mitchell" w:date="2021-05-20T22:19:00Z">
        <w:r>
          <w:t xml:space="preserve">aradox: Categorization and the </w:t>
        </w:r>
      </w:ins>
      <w:ins w:id="2500" w:author="Billy Mitchell" w:date="2021-05-20T23:08:00Z">
        <w:r w:rsidR="000F4650">
          <w:t>e</w:t>
        </w:r>
      </w:ins>
      <w:ins w:id="2501" w:author="Billy Mitchell" w:date="2021-05-20T22:19:00Z">
        <w:r>
          <w:t xml:space="preserve">xperience </w:t>
        </w:r>
      </w:ins>
    </w:p>
    <w:p w14:paraId="79B2BEDD" w14:textId="13AA4EF5" w:rsidR="00797D7F" w:rsidRDefault="000F4650">
      <w:pPr>
        <w:spacing w:line="480" w:lineRule="auto"/>
        <w:ind w:firstLine="720"/>
        <w:rPr>
          <w:ins w:id="2502" w:author="Billy Mitchell" w:date="2021-05-20T22:23:00Z"/>
        </w:rPr>
      </w:pPr>
      <w:ins w:id="2503" w:author="Billy Mitchell" w:date="2021-05-20T23:08:00Z">
        <w:r>
          <w:t>o</w:t>
        </w:r>
      </w:ins>
      <w:ins w:id="2504" w:author="Billy Mitchell" w:date="2021-05-20T22:19:00Z">
        <w:r>
          <w:t xml:space="preserve">f </w:t>
        </w:r>
      </w:ins>
      <w:ins w:id="2505" w:author="Billy Mitchell" w:date="2021-05-20T23:08:00Z">
        <w:r>
          <w:t>e</w:t>
        </w:r>
      </w:ins>
      <w:ins w:id="2506" w:author="Billy Mitchell" w:date="2021-05-20T22:19:00Z">
        <w:r w:rsidR="00797D7F">
          <w:t xml:space="preserve">motion. </w:t>
        </w:r>
        <w:r w:rsidR="00797D7F" w:rsidRPr="00797D7F">
          <w:rPr>
            <w:i/>
            <w:iCs/>
            <w:rPrChange w:id="2507" w:author="Billy Mitchell" w:date="2021-05-20T22:20:00Z">
              <w:rPr/>
            </w:rPrChange>
          </w:rPr>
          <w:t>Personality and Social Psychology Review, 10</w:t>
        </w:r>
        <w:r w:rsidR="00797D7F">
          <w:t xml:space="preserve">(1), 20–46. </w:t>
        </w:r>
      </w:ins>
    </w:p>
    <w:p w14:paraId="7CED210B" w14:textId="1C93A71A" w:rsidR="00797D7F" w:rsidRDefault="00797D7F">
      <w:pPr>
        <w:spacing w:line="480" w:lineRule="auto"/>
        <w:ind w:left="720"/>
        <w:rPr>
          <w:ins w:id="2508" w:author="Billy Mitchell" w:date="2021-05-20T22:19:00Z"/>
        </w:rPr>
        <w:pPrChange w:id="2509" w:author="Billy Mitchell" w:date="2021-06-11T18:07:00Z">
          <w:pPr>
            <w:spacing w:line="480" w:lineRule="auto"/>
            <w:ind w:left="360" w:hanging="360"/>
          </w:pPr>
        </w:pPrChange>
      </w:pPr>
      <w:ins w:id="2510" w:author="Billy Mitchell" w:date="2021-05-20T22:23:00Z">
        <w:r>
          <w:fldChar w:fldCharType="begin"/>
        </w:r>
        <w:r>
          <w:instrText xml:space="preserve"> HYPERLINK "</w:instrText>
        </w:r>
      </w:ins>
      <w:ins w:id="2511" w:author="Billy Mitchell" w:date="2021-05-20T22:19:00Z">
        <w:r w:rsidRPr="00797D7F">
          <w:rPr>
            <w:rPrChange w:id="2512" w:author="Billy Mitchell" w:date="2021-05-20T22:23:00Z">
              <w:rPr>
                <w:rStyle w:val="Hyperlink"/>
              </w:rPr>
            </w:rPrChange>
          </w:rPr>
          <w:instrText>https://doi.org/10.1207/s15327957pspr1001_</w:instrText>
        </w:r>
      </w:ins>
      <w:ins w:id="2513" w:author="Billy Mitchell" w:date="2021-05-20T22:23:00Z">
        <w:r>
          <w:instrText xml:space="preserve">" </w:instrText>
        </w:r>
        <w:r>
          <w:fldChar w:fldCharType="separate"/>
        </w:r>
      </w:ins>
      <w:ins w:id="2514" w:author="Billy Mitchell" w:date="2021-05-20T22:19:00Z">
        <w:r w:rsidRPr="00783810">
          <w:rPr>
            <w:rStyle w:val="Hyperlink"/>
          </w:rPr>
          <w:t>https://doi.org/10.1207/s15327957pspr1001_</w:t>
        </w:r>
      </w:ins>
      <w:ins w:id="2515" w:author="Billy Mitchell" w:date="2021-05-20T22:23:00Z">
        <w:r>
          <w:fldChar w:fldCharType="end"/>
        </w:r>
      </w:ins>
      <w:ins w:id="2516" w:author="Billy Mitchell" w:date="2021-05-20T22:19:00Z">
        <w:r>
          <w:t>2</w:t>
        </w:r>
      </w:ins>
    </w:p>
    <w:p w14:paraId="334D0673" w14:textId="77777777" w:rsidR="00797D7F" w:rsidRDefault="00797D7F">
      <w:pPr>
        <w:spacing w:line="480" w:lineRule="auto"/>
        <w:rPr>
          <w:ins w:id="2517" w:author="Billy Mitchell" w:date="2021-05-20T22:22:00Z"/>
        </w:rPr>
      </w:pPr>
      <w:ins w:id="2518" w:author="Billy Mitchell" w:date="2021-05-20T22:22:00Z">
        <w:r w:rsidRPr="00797D7F">
          <w:t xml:space="preserve">Barrett, L. F. (2016). The theory of constructed emotion: An active inference account of </w:t>
        </w:r>
      </w:ins>
    </w:p>
    <w:p w14:paraId="072F8314" w14:textId="77777777" w:rsidR="00797D7F" w:rsidRDefault="00797D7F">
      <w:pPr>
        <w:spacing w:line="480" w:lineRule="auto"/>
        <w:ind w:firstLine="360"/>
        <w:rPr>
          <w:ins w:id="2519" w:author="Billy Mitchell" w:date="2021-05-20T22:22:00Z"/>
          <w:i/>
          <w:iCs/>
        </w:rPr>
      </w:pPr>
      <w:proofErr w:type="spellStart"/>
      <w:ins w:id="2520" w:author="Billy Mitchell" w:date="2021-05-20T22:22:00Z">
        <w:r w:rsidRPr="00797D7F">
          <w:t>interoception</w:t>
        </w:r>
        <w:proofErr w:type="spellEnd"/>
        <w:r w:rsidRPr="00797D7F">
          <w:t xml:space="preserve"> and categorization. </w:t>
        </w:r>
        <w:r w:rsidRPr="00797D7F">
          <w:rPr>
            <w:i/>
            <w:iCs/>
            <w:rPrChange w:id="2521" w:author="Billy Mitchell" w:date="2021-05-20T22:22:00Z">
              <w:rPr/>
            </w:rPrChange>
          </w:rPr>
          <w:t xml:space="preserve">Social Cognitive and Affective Neuroscience, </w:t>
        </w:r>
      </w:ins>
    </w:p>
    <w:p w14:paraId="1812D4C5" w14:textId="2CFD298B" w:rsidR="00797D7F" w:rsidRDefault="00797D7F">
      <w:pPr>
        <w:spacing w:line="480" w:lineRule="auto"/>
        <w:ind w:firstLine="360"/>
        <w:rPr>
          <w:ins w:id="2522" w:author="Billy Mitchell" w:date="2021-05-20T22:22:00Z"/>
        </w:rPr>
        <w:pPrChange w:id="2523" w:author="Billy Mitchell" w:date="2021-06-11T18:07:00Z">
          <w:pPr>
            <w:spacing w:line="480" w:lineRule="auto"/>
            <w:ind w:left="360" w:hanging="360"/>
          </w:pPr>
        </w:pPrChange>
      </w:pPr>
      <w:ins w:id="2524" w:author="Billy Mitchell" w:date="2021-05-20T22:22:00Z">
        <w:r w:rsidRPr="00797D7F">
          <w:rPr>
            <w:i/>
            <w:iCs/>
            <w:rPrChange w:id="2525" w:author="Billy Mitchell" w:date="2021-05-20T22:22:00Z">
              <w:rPr/>
            </w:rPrChange>
          </w:rPr>
          <w:t>12</w:t>
        </w:r>
        <w:r w:rsidRPr="00797D7F">
          <w:t xml:space="preserve">(1), 1–23. </w:t>
        </w:r>
        <w:r>
          <w:fldChar w:fldCharType="begin"/>
        </w:r>
        <w:r>
          <w:instrText xml:space="preserve"> HYPERLINK "</w:instrText>
        </w:r>
        <w:r w:rsidRPr="00797D7F">
          <w:instrText>https://doi.org/10.1093/scan/nsw154</w:instrText>
        </w:r>
        <w:r>
          <w:instrText xml:space="preserve">" </w:instrText>
        </w:r>
        <w:r>
          <w:fldChar w:fldCharType="separate"/>
        </w:r>
        <w:r w:rsidRPr="00783810">
          <w:rPr>
            <w:rStyle w:val="Hyperlink"/>
          </w:rPr>
          <w:t>https://doi.org/10.1093/scan/nsw154</w:t>
        </w:r>
        <w:r>
          <w:fldChar w:fldCharType="end"/>
        </w:r>
      </w:ins>
    </w:p>
    <w:p w14:paraId="4079321E" w14:textId="7E35D90D" w:rsidR="00797D7F" w:rsidRDefault="00797D7F">
      <w:pPr>
        <w:spacing w:line="480" w:lineRule="auto"/>
        <w:ind w:left="360" w:hanging="360"/>
        <w:rPr>
          <w:ins w:id="2526" w:author="Billy Mitchell" w:date="2021-05-20T22:19:00Z"/>
        </w:rPr>
      </w:pPr>
      <w:proofErr w:type="spellStart"/>
      <w:ins w:id="2527" w:author="Billy Mitchell" w:date="2021-05-20T22:19:00Z">
        <w:r>
          <w:t>Bartra</w:t>
        </w:r>
        <w:proofErr w:type="spellEnd"/>
        <w:r>
          <w:t xml:space="preserve">, O., McGuire, J. T., &amp; Kable, J. W. (2013). The valuation system: A coordinate-based meta-analysis of BOLD fMRI experiments examining neural correlates of subjective value. </w:t>
        </w:r>
        <w:r w:rsidRPr="00797D7F">
          <w:rPr>
            <w:i/>
            <w:iCs/>
            <w:rPrChange w:id="2528" w:author="Billy Mitchell" w:date="2021-05-20T22:23:00Z">
              <w:rPr/>
            </w:rPrChange>
          </w:rPr>
          <w:t>NeuroImage, 76</w:t>
        </w:r>
        <w:r>
          <w:t xml:space="preserve">, 412–427. </w:t>
        </w:r>
      </w:ins>
      <w:ins w:id="2529" w:author="Billy Mitchell" w:date="2021-05-20T22:23:00Z">
        <w:r>
          <w:fldChar w:fldCharType="begin"/>
        </w:r>
        <w:r>
          <w:instrText xml:space="preserve"> HYPERLINK "https://doi.org/10.1016/j.neuroimage.2013.02.063" </w:instrText>
        </w:r>
        <w:r>
          <w:fldChar w:fldCharType="separate"/>
        </w:r>
        <w:r w:rsidRPr="00797D7F">
          <w:rPr>
            <w:rStyle w:val="Hyperlink"/>
          </w:rPr>
          <w:t>https://doi.org/10.1016/j.neuroimage.2013.02.063</w:t>
        </w:r>
        <w:r>
          <w:fldChar w:fldCharType="end"/>
        </w:r>
      </w:ins>
    </w:p>
    <w:p w14:paraId="04847FE5" w14:textId="76163EA5" w:rsidR="00797D7F" w:rsidRDefault="00797D7F">
      <w:pPr>
        <w:spacing w:line="480" w:lineRule="auto"/>
        <w:ind w:left="360" w:hanging="360"/>
        <w:rPr>
          <w:ins w:id="2530" w:author="Billy Mitchell" w:date="2021-05-20T22:19:00Z"/>
        </w:rPr>
      </w:pPr>
      <w:ins w:id="2531" w:author="Billy Mitchell" w:date="2021-05-20T22:19:00Z">
        <w:r>
          <w:t xml:space="preserve">Baumeister, R. F., </w:t>
        </w:r>
        <w:proofErr w:type="spellStart"/>
        <w:r>
          <w:t>Bratslavsky</w:t>
        </w:r>
        <w:proofErr w:type="spellEnd"/>
        <w:r>
          <w:t xml:space="preserve">, E., </w:t>
        </w:r>
        <w:proofErr w:type="spellStart"/>
        <w:r>
          <w:t>Finkenauer</w:t>
        </w:r>
        <w:proofErr w:type="spellEnd"/>
        <w:r>
          <w:t xml:space="preserve">, C., &amp; </w:t>
        </w:r>
        <w:proofErr w:type="spellStart"/>
        <w:r>
          <w:t>Vohs</w:t>
        </w:r>
        <w:proofErr w:type="spellEnd"/>
        <w:r>
          <w:t xml:space="preserve">, K. D. (2001). Bad is </w:t>
        </w:r>
        <w:r w:rsidR="000F4650">
          <w:t>stronger than good</w:t>
        </w:r>
        <w:r>
          <w:t xml:space="preserve">. </w:t>
        </w:r>
        <w:r w:rsidRPr="00797D7F">
          <w:rPr>
            <w:i/>
            <w:iCs/>
            <w:rPrChange w:id="2532" w:author="Billy Mitchell" w:date="2021-05-20T22:23:00Z">
              <w:rPr/>
            </w:rPrChange>
          </w:rPr>
          <w:t>Review of General Psychology, 5</w:t>
        </w:r>
        <w:r>
          <w:t xml:space="preserve">(4), 323–370. </w:t>
        </w:r>
      </w:ins>
      <w:ins w:id="2533" w:author="Billy Mitchell" w:date="2021-05-20T22:23:00Z">
        <w:r>
          <w:fldChar w:fldCharType="begin"/>
        </w:r>
        <w:r>
          <w:instrText xml:space="preserve"> HYPERLINK "https://doi.org/10.1037/1089-2680.5.4.323" </w:instrText>
        </w:r>
        <w:r>
          <w:fldChar w:fldCharType="separate"/>
        </w:r>
        <w:r w:rsidRPr="00797D7F">
          <w:rPr>
            <w:rStyle w:val="Hyperlink"/>
          </w:rPr>
          <w:t>https://doi.org/10.1037/1089-2680.5.4.323</w:t>
        </w:r>
        <w:r>
          <w:fldChar w:fldCharType="end"/>
        </w:r>
      </w:ins>
    </w:p>
    <w:p w14:paraId="6A2B233E" w14:textId="470B8E96" w:rsidR="00797D7F" w:rsidRDefault="00797D7F">
      <w:pPr>
        <w:spacing w:line="480" w:lineRule="auto"/>
        <w:ind w:left="360" w:hanging="360"/>
        <w:rPr>
          <w:ins w:id="2534" w:author="Billy Mitchell" w:date="2021-05-20T22:19:00Z"/>
        </w:rPr>
      </w:pPr>
      <w:proofErr w:type="spellStart"/>
      <w:ins w:id="2535" w:author="Billy Mitchell" w:date="2021-05-20T22:19:00Z">
        <w:r>
          <w:t>Bhanji</w:t>
        </w:r>
        <w:proofErr w:type="spellEnd"/>
        <w:r>
          <w:t xml:space="preserve">, J., Smith, D. V., &amp; Delgado, M. (2019). </w:t>
        </w:r>
      </w:ins>
      <w:ins w:id="2536" w:author="Billy Mitchell" w:date="2021-05-20T23:09:00Z">
        <w:r w:rsidR="000F4650">
          <w:t>A</w:t>
        </w:r>
      </w:ins>
      <w:ins w:id="2537" w:author="Billy Mitchell" w:date="2021-05-20T22:19:00Z">
        <w:r w:rsidR="000F4650">
          <w:t xml:space="preserve"> brief anatomical sketch of human ventromedial prefrontal cortex </w:t>
        </w:r>
        <w:r>
          <w:t xml:space="preserve">[Preprint]. </w:t>
        </w:r>
        <w:r w:rsidRPr="00797D7F">
          <w:rPr>
            <w:i/>
            <w:iCs/>
            <w:rPrChange w:id="2538" w:author="Billy Mitchell" w:date="2021-05-20T22:23:00Z">
              <w:rPr/>
            </w:rPrChange>
          </w:rPr>
          <w:t>PsyArXiv</w:t>
        </w:r>
        <w:r>
          <w:t xml:space="preserve">. </w:t>
        </w:r>
        <w:r w:rsidRPr="00797D7F">
          <w:rPr>
            <w:i/>
            <w:iCs/>
            <w:rPrChange w:id="2539" w:author="Billy Mitchell" w:date="2021-05-20T22:23:00Z">
              <w:rPr/>
            </w:rPrChange>
          </w:rPr>
          <w:t>https://doi.org/10.31234/osf.io/zdt7f</w:t>
        </w:r>
      </w:ins>
    </w:p>
    <w:p w14:paraId="13F4046D" w14:textId="2B0DB302" w:rsidR="00797D7F" w:rsidRDefault="00797D7F">
      <w:pPr>
        <w:spacing w:line="480" w:lineRule="auto"/>
        <w:ind w:left="360" w:hanging="360"/>
        <w:rPr>
          <w:ins w:id="2540" w:author="Billy Mitchell" w:date="2021-05-20T22:19:00Z"/>
        </w:rPr>
      </w:pPr>
      <w:ins w:id="2541" w:author="Billy Mitchell" w:date="2021-05-20T22:19:00Z">
        <w:r>
          <w:lastRenderedPageBreak/>
          <w:t xml:space="preserve">Bonnet, L., Comte, A., Tatu, L., </w:t>
        </w:r>
        <w:proofErr w:type="spellStart"/>
        <w:r>
          <w:t>Millot</w:t>
        </w:r>
        <w:proofErr w:type="spellEnd"/>
        <w:r>
          <w:t xml:space="preserve">, J.-L., Moulin, T., &amp; Medeiros de Bustos, E. (2015). The role of the amygdala in the perception of positive emotions: An “intensity detector.” </w:t>
        </w:r>
        <w:r w:rsidRPr="00797D7F">
          <w:rPr>
            <w:i/>
            <w:iCs/>
            <w:rPrChange w:id="2542" w:author="Billy Mitchell" w:date="2021-05-20T22:24:00Z">
              <w:rPr/>
            </w:rPrChange>
          </w:rPr>
          <w:t>Frontiers in Behavioral Neuroscience, 9</w:t>
        </w:r>
        <w:r>
          <w:t xml:space="preserve">. </w:t>
        </w:r>
      </w:ins>
      <w:ins w:id="2543" w:author="Billy Mitchell" w:date="2021-05-20T22:24:00Z">
        <w:r>
          <w:fldChar w:fldCharType="begin"/>
        </w:r>
        <w:r>
          <w:instrText xml:space="preserve"> HYPERLINK "https://doi.org/10.3389/fnbeh.2015.00178" </w:instrText>
        </w:r>
        <w:r>
          <w:fldChar w:fldCharType="separate"/>
        </w:r>
        <w:r w:rsidRPr="00797D7F">
          <w:rPr>
            <w:rStyle w:val="Hyperlink"/>
          </w:rPr>
          <w:t>https://doi.org/10.3389/fnbeh.2015.00178</w:t>
        </w:r>
        <w:r>
          <w:fldChar w:fldCharType="end"/>
        </w:r>
      </w:ins>
    </w:p>
    <w:p w14:paraId="135A8997" w14:textId="571575AD" w:rsidR="00797D7F" w:rsidRDefault="00797D7F">
      <w:pPr>
        <w:spacing w:line="480" w:lineRule="auto"/>
        <w:ind w:left="360" w:hanging="360"/>
        <w:rPr>
          <w:ins w:id="2544" w:author="Billy Mitchell" w:date="2021-05-20T22:19:00Z"/>
        </w:rPr>
      </w:pPr>
      <w:ins w:id="2545" w:author="Billy Mitchell" w:date="2021-05-20T22:19:00Z">
        <w:r>
          <w:t xml:space="preserve">Bouwmeester, H., Smits, K., &amp; Van </w:t>
        </w:r>
        <w:proofErr w:type="spellStart"/>
        <w:r>
          <w:t>Ree</w:t>
        </w:r>
        <w:proofErr w:type="spellEnd"/>
        <w:r>
          <w:t xml:space="preserve">, J. M. (2002). Neonatal development of projections to the basolateral amygdala from prefrontal and thalamic structures in rat. </w:t>
        </w:r>
        <w:r w:rsidRPr="00797D7F">
          <w:rPr>
            <w:i/>
            <w:iCs/>
            <w:rPrChange w:id="2546" w:author="Billy Mitchell" w:date="2021-05-20T22:24:00Z">
              <w:rPr/>
            </w:rPrChange>
          </w:rPr>
          <w:t>The Journal of Comparative Neurology, 450</w:t>
        </w:r>
        <w:r>
          <w:t xml:space="preserve">(3), 241–255. </w:t>
        </w:r>
      </w:ins>
      <w:ins w:id="2547" w:author="Billy Mitchell" w:date="2021-05-20T22:24:00Z">
        <w:r>
          <w:fldChar w:fldCharType="begin"/>
        </w:r>
        <w:r>
          <w:instrText xml:space="preserve"> HYPERLINK "https://doi.org/10.1002/cne.10321" </w:instrText>
        </w:r>
        <w:r>
          <w:fldChar w:fldCharType="separate"/>
        </w:r>
        <w:r w:rsidRPr="00797D7F">
          <w:rPr>
            <w:rStyle w:val="Hyperlink"/>
          </w:rPr>
          <w:t>https://doi.org/10.1002/cne.10321</w:t>
        </w:r>
        <w:r>
          <w:fldChar w:fldCharType="end"/>
        </w:r>
      </w:ins>
    </w:p>
    <w:p w14:paraId="135D1DFB" w14:textId="2FD7CEAE" w:rsidR="00797D7F" w:rsidRDefault="00797D7F">
      <w:pPr>
        <w:spacing w:line="480" w:lineRule="auto"/>
        <w:ind w:left="360" w:hanging="360"/>
        <w:rPr>
          <w:ins w:id="2548" w:author="Billy Mitchell" w:date="2021-05-20T22:19:00Z"/>
        </w:rPr>
      </w:pPr>
      <w:ins w:id="2549" w:author="Billy Mitchell" w:date="2021-05-20T22:19:00Z">
        <w:r>
          <w:t xml:space="preserve">Bouwmeester, H., </w:t>
        </w:r>
        <w:proofErr w:type="spellStart"/>
        <w:r>
          <w:t>Wolterink</w:t>
        </w:r>
        <w:proofErr w:type="spellEnd"/>
        <w:r>
          <w:t xml:space="preserve">, G., &amp; Van </w:t>
        </w:r>
        <w:proofErr w:type="spellStart"/>
        <w:r>
          <w:t>Ree</w:t>
        </w:r>
        <w:proofErr w:type="spellEnd"/>
        <w:r>
          <w:t xml:space="preserve">, J. M. (2002). Neonatal development of projections from the basolateral amygdala to prefrontal, striatal, and thalamic structures in the rat. </w:t>
        </w:r>
        <w:r w:rsidRPr="00797D7F">
          <w:rPr>
            <w:i/>
            <w:iCs/>
            <w:rPrChange w:id="2550" w:author="Billy Mitchell" w:date="2021-05-20T22:28:00Z">
              <w:rPr/>
            </w:rPrChange>
          </w:rPr>
          <w:t>The Journal of Comparative Neurology, 442</w:t>
        </w:r>
        <w:r>
          <w:t xml:space="preserve">(3), 239–249. </w:t>
        </w:r>
      </w:ins>
      <w:ins w:id="2551" w:author="Billy Mitchell" w:date="2021-05-20T22:28:00Z">
        <w:r>
          <w:fldChar w:fldCharType="begin"/>
        </w:r>
        <w:r>
          <w:instrText xml:space="preserve"> HYPERLINK "https://doi.org/10.1002/cne.10084" </w:instrText>
        </w:r>
        <w:r>
          <w:fldChar w:fldCharType="separate"/>
        </w:r>
        <w:r w:rsidRPr="00797D7F">
          <w:rPr>
            <w:rStyle w:val="Hyperlink"/>
          </w:rPr>
          <w:t>https://doi.org/10.1002/cne.10084</w:t>
        </w:r>
        <w:r>
          <w:fldChar w:fldCharType="end"/>
        </w:r>
      </w:ins>
    </w:p>
    <w:p w14:paraId="7653DB88" w14:textId="283013BA" w:rsidR="00797D7F" w:rsidRDefault="00797D7F">
      <w:pPr>
        <w:spacing w:line="480" w:lineRule="auto"/>
        <w:ind w:left="360" w:hanging="360"/>
        <w:rPr>
          <w:ins w:id="2552" w:author="Billy Mitchell" w:date="2021-05-26T22:31:00Z"/>
        </w:rPr>
      </w:pPr>
      <w:ins w:id="2553" w:author="Billy Mitchell" w:date="2021-05-20T22:19:00Z">
        <w:r>
          <w:t xml:space="preserve">Bray, S. (2017). Age-associated patterns in gray matter volume, cerebral perfusion and BOLD oscillations in children and adolescents: Multimodal </w:t>
        </w:r>
        <w:r w:rsidR="00B81BBB">
          <w:t>imaging of brain development</w:t>
        </w:r>
        <w:r>
          <w:t xml:space="preserve">. </w:t>
        </w:r>
        <w:r w:rsidRPr="006B33C2">
          <w:rPr>
            <w:i/>
            <w:iCs/>
            <w:rPrChange w:id="2554" w:author="Billy Mitchell" w:date="2021-05-20T22:28:00Z">
              <w:rPr/>
            </w:rPrChange>
          </w:rPr>
          <w:t>Human Brain Mapping, 38</w:t>
        </w:r>
        <w:r>
          <w:t xml:space="preserve">(5), 2398–2407. </w:t>
        </w:r>
      </w:ins>
      <w:ins w:id="2555" w:author="Billy Mitchell" w:date="2021-05-20T22:28:00Z">
        <w:r w:rsidR="006B33C2">
          <w:fldChar w:fldCharType="begin"/>
        </w:r>
        <w:r w:rsidR="006B33C2">
          <w:instrText xml:space="preserve"> HYPERLINK "https://doi.org/10.1002/hbm.23526" </w:instrText>
        </w:r>
        <w:r w:rsidR="006B33C2">
          <w:fldChar w:fldCharType="separate"/>
        </w:r>
        <w:r w:rsidRPr="006B33C2">
          <w:rPr>
            <w:rStyle w:val="Hyperlink"/>
          </w:rPr>
          <w:t>https://doi.org/10.1002/hbm.23526</w:t>
        </w:r>
        <w:r w:rsidR="006B33C2">
          <w:fldChar w:fldCharType="end"/>
        </w:r>
      </w:ins>
    </w:p>
    <w:p w14:paraId="57719552" w14:textId="14DB1850" w:rsidR="00EC73FC" w:rsidRDefault="00EC73FC">
      <w:pPr>
        <w:spacing w:line="480" w:lineRule="auto"/>
        <w:ind w:left="360" w:hanging="360"/>
        <w:rPr>
          <w:ins w:id="2556" w:author="Billy Mitchell" w:date="2021-05-20T22:19:00Z"/>
        </w:rPr>
      </w:pPr>
      <w:ins w:id="2557" w:author="Billy Mitchell" w:date="2021-05-26T22:31:00Z">
        <w:r w:rsidRPr="00EC73FC">
          <w:t xml:space="preserve">Brooks, J. A., &amp; Freeman, J. B. (2018). Conceptual knowledge predicts the representational structure of facial emotion perception. </w:t>
        </w:r>
        <w:r w:rsidRPr="00EC73FC">
          <w:rPr>
            <w:i/>
            <w:iCs/>
            <w:rPrChange w:id="2558" w:author="Billy Mitchell" w:date="2021-05-26T22:31:00Z">
              <w:rPr/>
            </w:rPrChange>
          </w:rPr>
          <w:t>Nature Human Behaviour, 2</w:t>
        </w:r>
        <w:r w:rsidRPr="00EC73FC">
          <w:t xml:space="preserve">(8), 581–591. </w:t>
        </w:r>
      </w:ins>
      <w:ins w:id="2559" w:author="Billy Mitchell" w:date="2021-05-26T22:32:00Z">
        <w:r>
          <w:fldChar w:fldCharType="begin"/>
        </w:r>
        <w:r>
          <w:instrText xml:space="preserve"> HYPERLINK "https://doi.org/10.1038/s41562-018-0376-6" </w:instrText>
        </w:r>
        <w:r>
          <w:fldChar w:fldCharType="separate"/>
        </w:r>
        <w:r w:rsidRPr="00EC73FC">
          <w:rPr>
            <w:rStyle w:val="Hyperlink"/>
          </w:rPr>
          <w:t>https://doi.org/10.1038/s41562-018-0376-6</w:t>
        </w:r>
        <w:r>
          <w:fldChar w:fldCharType="end"/>
        </w:r>
      </w:ins>
    </w:p>
    <w:p w14:paraId="0A19D6D6" w14:textId="0E8887C5" w:rsidR="00797D7F" w:rsidRDefault="00797D7F">
      <w:pPr>
        <w:spacing w:line="480" w:lineRule="auto"/>
        <w:ind w:left="360" w:hanging="360"/>
        <w:rPr>
          <w:ins w:id="2560" w:author="Billy Mitchell" w:date="2021-05-20T22:19:00Z"/>
        </w:rPr>
      </w:pPr>
      <w:ins w:id="2561" w:author="Billy Mitchell" w:date="2021-05-20T22:19:00Z">
        <w:r>
          <w:t xml:space="preserve">Camacho, M. C., Karim, H. T., &amp; Perlman, S. B. (2019). Neural architecture supporting active emotion processing in children: A multivariate approach. </w:t>
        </w:r>
        <w:r w:rsidRPr="006B33C2">
          <w:rPr>
            <w:i/>
            <w:iCs/>
            <w:rPrChange w:id="2562" w:author="Billy Mitchell" w:date="2021-05-20T22:29:00Z">
              <w:rPr/>
            </w:rPrChange>
          </w:rPr>
          <w:t>NeuroImage, 188</w:t>
        </w:r>
        <w:r>
          <w:t xml:space="preserve">, 171–180. </w:t>
        </w:r>
      </w:ins>
      <w:ins w:id="2563" w:author="Billy Mitchell" w:date="2021-05-20T22:29:00Z">
        <w:r w:rsidR="006B33C2">
          <w:fldChar w:fldCharType="begin"/>
        </w:r>
        <w:r w:rsidR="006B33C2">
          <w:instrText xml:space="preserve"> HYPERLINK "https://doi.org/10.1016/j.neuroimage.2018.12.013" </w:instrText>
        </w:r>
        <w:r w:rsidR="006B33C2">
          <w:fldChar w:fldCharType="separate"/>
        </w:r>
        <w:r w:rsidRPr="006B33C2">
          <w:rPr>
            <w:rStyle w:val="Hyperlink"/>
          </w:rPr>
          <w:t>https://doi.org/10.1016/j.neuroimage.2018.12.013</w:t>
        </w:r>
        <w:r w:rsidR="006B33C2">
          <w:fldChar w:fldCharType="end"/>
        </w:r>
      </w:ins>
    </w:p>
    <w:p w14:paraId="1C538EE9" w14:textId="77777777" w:rsidR="00797D7F" w:rsidRDefault="00797D7F">
      <w:pPr>
        <w:spacing w:line="480" w:lineRule="auto"/>
        <w:ind w:left="360" w:hanging="360"/>
        <w:rPr>
          <w:ins w:id="2564" w:author="Billy Mitchell" w:date="2021-05-20T22:19:00Z"/>
        </w:rPr>
      </w:pPr>
      <w:proofErr w:type="spellStart"/>
      <w:ins w:id="2565" w:author="Billy Mitchell" w:date="2021-05-20T22:19:00Z">
        <w:r>
          <w:lastRenderedPageBreak/>
          <w:t>Clore</w:t>
        </w:r>
        <w:proofErr w:type="spellEnd"/>
        <w:r>
          <w:t xml:space="preserve">, G. L., &amp; </w:t>
        </w:r>
        <w:proofErr w:type="spellStart"/>
        <w:r>
          <w:t>Ortony</w:t>
        </w:r>
        <w:proofErr w:type="spellEnd"/>
        <w:r>
          <w:t xml:space="preserve">, A. (2008). Appraisal theories: How cognition shapes affect into emotion. In </w:t>
        </w:r>
        <w:r w:rsidRPr="006B33C2">
          <w:rPr>
            <w:i/>
            <w:iCs/>
            <w:rPrChange w:id="2566" w:author="Billy Mitchell" w:date="2021-05-20T22:29:00Z">
              <w:rPr/>
            </w:rPrChange>
          </w:rPr>
          <w:t>Handbook of emotions, 3rd ed.</w:t>
        </w:r>
        <w:r>
          <w:t xml:space="preserve"> (pp. 628–642). The Guilford Press.</w:t>
        </w:r>
      </w:ins>
    </w:p>
    <w:p w14:paraId="4C9E38D7" w14:textId="4A75515D" w:rsidR="00797D7F" w:rsidRDefault="00797D7F">
      <w:pPr>
        <w:spacing w:line="480" w:lineRule="auto"/>
        <w:ind w:left="360" w:hanging="360"/>
        <w:rPr>
          <w:ins w:id="2567" w:author="Billy Mitchell" w:date="2021-05-20T22:19:00Z"/>
        </w:rPr>
      </w:pPr>
      <w:proofErr w:type="spellStart"/>
      <w:ins w:id="2568" w:author="Billy Mitchell" w:date="2021-05-20T22:19:00Z">
        <w:r>
          <w:t>Clore</w:t>
        </w:r>
        <w:proofErr w:type="spellEnd"/>
        <w:r>
          <w:t xml:space="preserve">, G. L., &amp; </w:t>
        </w:r>
        <w:proofErr w:type="spellStart"/>
        <w:r>
          <w:t>Ortony</w:t>
        </w:r>
        <w:proofErr w:type="spellEnd"/>
        <w:r>
          <w:t xml:space="preserve">, A. (2013). Psychological </w:t>
        </w:r>
        <w:r w:rsidR="00B81BBB">
          <w:t xml:space="preserve">construction in the </w:t>
        </w:r>
        <w:r>
          <w:t xml:space="preserve">OCC </w:t>
        </w:r>
        <w:r w:rsidR="00B81BBB">
          <w:t>model of emotion</w:t>
        </w:r>
        <w:r>
          <w:t xml:space="preserve">. </w:t>
        </w:r>
        <w:r w:rsidRPr="006B33C2">
          <w:rPr>
            <w:i/>
            <w:iCs/>
            <w:rPrChange w:id="2569" w:author="Billy Mitchell" w:date="2021-05-20T22:29:00Z">
              <w:rPr/>
            </w:rPrChange>
          </w:rPr>
          <w:t>Emotion Review, 5</w:t>
        </w:r>
        <w:r>
          <w:t xml:space="preserve">(4), 335–343. </w:t>
        </w:r>
      </w:ins>
      <w:ins w:id="2570" w:author="Billy Mitchell" w:date="2021-05-20T22:29:00Z">
        <w:r w:rsidR="006B33C2">
          <w:fldChar w:fldCharType="begin"/>
        </w:r>
        <w:r w:rsidR="006B33C2">
          <w:instrText xml:space="preserve"> HYPERLINK "https://doi.org/10.1177/1754073913489751" </w:instrText>
        </w:r>
        <w:r w:rsidR="006B33C2">
          <w:fldChar w:fldCharType="separate"/>
        </w:r>
        <w:r w:rsidRPr="006B33C2">
          <w:rPr>
            <w:rStyle w:val="Hyperlink"/>
          </w:rPr>
          <w:t>https://doi.org/10.1177/1754073913489751</w:t>
        </w:r>
        <w:r w:rsidR="006B33C2">
          <w:fldChar w:fldCharType="end"/>
        </w:r>
      </w:ins>
    </w:p>
    <w:p w14:paraId="6CF772C9" w14:textId="2B64E0A1" w:rsidR="00797D7F" w:rsidRDefault="00797D7F">
      <w:pPr>
        <w:spacing w:line="480" w:lineRule="auto"/>
        <w:ind w:left="360" w:hanging="360"/>
        <w:rPr>
          <w:ins w:id="2571" w:author="Billy Mitchell" w:date="2021-05-20T22:19:00Z"/>
        </w:rPr>
      </w:pPr>
      <w:ins w:id="2572" w:author="Billy Mitchell" w:date="2021-05-20T22:19:00Z">
        <w:r>
          <w:t xml:space="preserve">Cohen, M. X., Schoene-Bake, J.-C., </w:t>
        </w:r>
        <w:proofErr w:type="spellStart"/>
        <w:r>
          <w:t>Elger</w:t>
        </w:r>
        <w:proofErr w:type="spellEnd"/>
        <w:r>
          <w:t xml:space="preserve">, C. E., &amp; Weber, B. (2009). Connectivity-based segregation of the human striatum predicts personality characteristics. </w:t>
        </w:r>
        <w:r w:rsidRPr="006B33C2">
          <w:rPr>
            <w:i/>
            <w:iCs/>
            <w:rPrChange w:id="2573" w:author="Billy Mitchell" w:date="2021-05-20T22:29:00Z">
              <w:rPr/>
            </w:rPrChange>
          </w:rPr>
          <w:t>Nature Neuroscience, 12</w:t>
        </w:r>
        <w:r>
          <w:t xml:space="preserve">(1), 32–34. </w:t>
        </w:r>
      </w:ins>
      <w:ins w:id="2574" w:author="Billy Mitchell" w:date="2021-05-20T22:30:00Z">
        <w:r w:rsidR="006B33C2">
          <w:fldChar w:fldCharType="begin"/>
        </w:r>
        <w:r w:rsidR="006B33C2">
          <w:instrText xml:space="preserve"> HYPERLINK "https://doi.org/10.1038/nn.2228" </w:instrText>
        </w:r>
        <w:r w:rsidR="006B33C2">
          <w:fldChar w:fldCharType="separate"/>
        </w:r>
        <w:r w:rsidRPr="006B33C2">
          <w:rPr>
            <w:rStyle w:val="Hyperlink"/>
          </w:rPr>
          <w:t>https://doi.org/10.1038/nn.2228</w:t>
        </w:r>
        <w:r w:rsidR="006B33C2">
          <w:fldChar w:fldCharType="end"/>
        </w:r>
      </w:ins>
    </w:p>
    <w:p w14:paraId="6BFB6B53" w14:textId="21120B88" w:rsidR="00797D7F" w:rsidRDefault="00797D7F">
      <w:pPr>
        <w:spacing w:line="480" w:lineRule="auto"/>
        <w:ind w:left="360" w:hanging="360"/>
        <w:rPr>
          <w:ins w:id="2575" w:author="Billy Mitchell" w:date="2021-05-20T22:19:00Z"/>
        </w:rPr>
      </w:pPr>
      <w:ins w:id="2576" w:author="Billy Mitchell" w:date="2021-05-20T22:19:00Z">
        <w:r>
          <w:t xml:space="preserve">Davis, M., &amp; Whalen, P. J. (2001). The amygdala: Vigilance and emotion. </w:t>
        </w:r>
        <w:r w:rsidRPr="006B33C2">
          <w:rPr>
            <w:i/>
            <w:iCs/>
            <w:rPrChange w:id="2577" w:author="Billy Mitchell" w:date="2021-05-20T22:30:00Z">
              <w:rPr/>
            </w:rPrChange>
          </w:rPr>
          <w:t>Molecular Psychiatry, 6</w:t>
        </w:r>
        <w:r>
          <w:t xml:space="preserve">(1), 13–34. </w:t>
        </w:r>
      </w:ins>
      <w:ins w:id="2578" w:author="Billy Mitchell" w:date="2021-05-20T22:30:00Z">
        <w:r w:rsidR="006B33C2">
          <w:fldChar w:fldCharType="begin"/>
        </w:r>
        <w:r w:rsidR="006B33C2">
          <w:instrText xml:space="preserve"> HYPERLINK "https://doi.org/10.1038/sj.mp.4000812" </w:instrText>
        </w:r>
        <w:r w:rsidR="006B33C2">
          <w:fldChar w:fldCharType="separate"/>
        </w:r>
        <w:r w:rsidRPr="006B33C2">
          <w:rPr>
            <w:rStyle w:val="Hyperlink"/>
          </w:rPr>
          <w:t>https://doi.org/10.1038/sj.mp.4000812</w:t>
        </w:r>
        <w:r w:rsidR="006B33C2">
          <w:fldChar w:fldCharType="end"/>
        </w:r>
      </w:ins>
    </w:p>
    <w:p w14:paraId="275134FB" w14:textId="777212F9" w:rsidR="00797D7F" w:rsidRDefault="00797D7F">
      <w:pPr>
        <w:spacing w:line="480" w:lineRule="auto"/>
        <w:ind w:left="360" w:hanging="360"/>
        <w:rPr>
          <w:ins w:id="2579" w:author="Billy Mitchell" w:date="2021-05-20T22:19:00Z"/>
        </w:rPr>
      </w:pPr>
      <w:proofErr w:type="spellStart"/>
      <w:ins w:id="2580" w:author="Billy Mitchell" w:date="2021-05-20T22:19:00Z">
        <w:r>
          <w:t>Desikan</w:t>
        </w:r>
        <w:proofErr w:type="spellEnd"/>
        <w:r>
          <w:t xml:space="preserve">, R. S., </w:t>
        </w:r>
        <w:proofErr w:type="spellStart"/>
        <w:r>
          <w:t>Fischl</w:t>
        </w:r>
        <w:proofErr w:type="spellEnd"/>
        <w:r>
          <w:t xml:space="preserve">, B., Quinn, B. T., Dickerson, B. C., Blacker, D., Buckner, R. L., Dale, A. M., Maguire, R. P., Hyman, B. T., Albert, M. S., &amp; </w:t>
        </w:r>
        <w:proofErr w:type="spellStart"/>
        <w:r>
          <w:t>Killiany</w:t>
        </w:r>
        <w:proofErr w:type="spellEnd"/>
        <w:r>
          <w:t xml:space="preserve">, R. J. (2006). An automated labeling system for subdividing the human cerebral cortex on MRI scans into gyral based regions of interest. </w:t>
        </w:r>
        <w:r w:rsidRPr="006B33C2">
          <w:rPr>
            <w:i/>
            <w:iCs/>
            <w:rPrChange w:id="2581" w:author="Billy Mitchell" w:date="2021-05-20T22:30:00Z">
              <w:rPr/>
            </w:rPrChange>
          </w:rPr>
          <w:t>Neuroimage, 31</w:t>
        </w:r>
        <w:r>
          <w:t>(3), 968–980.</w:t>
        </w:r>
      </w:ins>
      <w:ins w:id="2582" w:author="Billy Mitchell" w:date="2021-05-20T22:31:00Z">
        <w:r w:rsidR="006B33C2">
          <w:t xml:space="preserve"> </w:t>
        </w:r>
        <w:r w:rsidR="006B33C2">
          <w:fldChar w:fldCharType="begin"/>
        </w:r>
        <w:r w:rsidR="006B33C2">
          <w:instrText xml:space="preserve"> HYPERLINK "https://doi.org/10.1016/j.neuroimage.2006.01.021" </w:instrText>
        </w:r>
        <w:r w:rsidR="006B33C2">
          <w:fldChar w:fldCharType="separate"/>
        </w:r>
        <w:r w:rsidR="006B33C2" w:rsidRPr="006B33C2">
          <w:rPr>
            <w:rStyle w:val="Hyperlink"/>
          </w:rPr>
          <w:t>https://doi.org/10.1016/j.neuroimage.2006.01.021</w:t>
        </w:r>
        <w:r w:rsidR="006B33C2">
          <w:fldChar w:fldCharType="end"/>
        </w:r>
      </w:ins>
    </w:p>
    <w:p w14:paraId="716A5553" w14:textId="33A9CF6B" w:rsidR="00797D7F" w:rsidRDefault="00797D7F">
      <w:pPr>
        <w:spacing w:line="480" w:lineRule="auto"/>
        <w:ind w:left="360" w:hanging="360"/>
        <w:rPr>
          <w:ins w:id="2583" w:author="Billy Mitchell" w:date="2021-05-20T22:19:00Z"/>
        </w:rPr>
      </w:pPr>
      <w:ins w:id="2584" w:author="Billy Mitchell" w:date="2021-05-20T22:19:00Z">
        <w:r>
          <w:t xml:space="preserve">Di Martino, A., </w:t>
        </w:r>
        <w:proofErr w:type="spellStart"/>
        <w:r>
          <w:t>Scheres</w:t>
        </w:r>
        <w:proofErr w:type="spellEnd"/>
        <w:r>
          <w:t xml:space="preserve">, A., Margulies, D. S., Kelly, A. M. C., Uddin, L. Q., Shehzad, Z., Biswal, B., Walters, J. R., Castellanos, F. X., &amp; </w:t>
        </w:r>
        <w:proofErr w:type="spellStart"/>
        <w:r>
          <w:t>Milham</w:t>
        </w:r>
        <w:proofErr w:type="spellEnd"/>
        <w:r>
          <w:t xml:space="preserve">, M. P. (2008). Functional </w:t>
        </w:r>
        <w:r w:rsidR="00B81BBB">
          <w:t>connectivity of human striatum</w:t>
        </w:r>
        <w:r>
          <w:t xml:space="preserve">: A </w:t>
        </w:r>
        <w:r w:rsidR="00B81BBB">
          <w:t xml:space="preserve">resting state </w:t>
        </w:r>
        <w:r>
          <w:t xml:space="preserve">fMRI </w:t>
        </w:r>
      </w:ins>
      <w:ins w:id="2585" w:author="Billy Mitchell" w:date="2021-05-20T23:10:00Z">
        <w:r w:rsidR="00B81BBB">
          <w:t>s</w:t>
        </w:r>
      </w:ins>
      <w:ins w:id="2586" w:author="Billy Mitchell" w:date="2021-05-20T22:19:00Z">
        <w:r>
          <w:t xml:space="preserve">tudy. </w:t>
        </w:r>
        <w:r w:rsidRPr="006B33C2">
          <w:rPr>
            <w:i/>
            <w:iCs/>
            <w:rPrChange w:id="2587" w:author="Billy Mitchell" w:date="2021-05-20T22:31:00Z">
              <w:rPr/>
            </w:rPrChange>
          </w:rPr>
          <w:t>Cerebral Cortex, 18</w:t>
        </w:r>
        <w:r>
          <w:t xml:space="preserve">(12), 2735–2747. </w:t>
        </w:r>
      </w:ins>
      <w:ins w:id="2588" w:author="Billy Mitchell" w:date="2021-05-20T22:31:00Z">
        <w:r w:rsidR="006B33C2">
          <w:fldChar w:fldCharType="begin"/>
        </w:r>
        <w:r w:rsidR="006B33C2">
          <w:instrText xml:space="preserve"> HYPERLINK "https://doi.org/10.1093/cercor/bhn041" </w:instrText>
        </w:r>
        <w:r w:rsidR="006B33C2">
          <w:fldChar w:fldCharType="separate"/>
        </w:r>
        <w:r w:rsidRPr="006B33C2">
          <w:rPr>
            <w:rStyle w:val="Hyperlink"/>
          </w:rPr>
          <w:t>https://doi.org/10.1093/cercor/bhn041</w:t>
        </w:r>
        <w:r w:rsidR="006B33C2">
          <w:fldChar w:fldCharType="end"/>
        </w:r>
      </w:ins>
    </w:p>
    <w:p w14:paraId="175850AF" w14:textId="1DBA7465" w:rsidR="00797D7F" w:rsidRDefault="00797D7F">
      <w:pPr>
        <w:spacing w:line="480" w:lineRule="auto"/>
        <w:ind w:left="360" w:hanging="360"/>
        <w:rPr>
          <w:ins w:id="2589" w:author="Billy Mitchell" w:date="2021-05-20T22:19:00Z"/>
        </w:rPr>
      </w:pPr>
      <w:ins w:id="2590" w:author="Billy Mitchell" w:date="2021-05-20T22:19:00Z">
        <w:r>
          <w:t xml:space="preserve">Di Martino, Adriana, Kelly, C., </w:t>
        </w:r>
        <w:proofErr w:type="spellStart"/>
        <w:r>
          <w:t>Grzadzinski</w:t>
        </w:r>
        <w:proofErr w:type="spellEnd"/>
        <w:r>
          <w:t xml:space="preserve">, R., </w:t>
        </w:r>
        <w:proofErr w:type="spellStart"/>
        <w:r>
          <w:t>Zuo</w:t>
        </w:r>
        <w:proofErr w:type="spellEnd"/>
        <w:r>
          <w:t xml:space="preserve">, X.-N., </w:t>
        </w:r>
        <w:proofErr w:type="spellStart"/>
        <w:r>
          <w:t>Mennes</w:t>
        </w:r>
        <w:proofErr w:type="spellEnd"/>
        <w:r>
          <w:t xml:space="preserve">, M., </w:t>
        </w:r>
        <w:proofErr w:type="spellStart"/>
        <w:r>
          <w:t>Mairena</w:t>
        </w:r>
        <w:proofErr w:type="spellEnd"/>
        <w:r>
          <w:t xml:space="preserve">, M. A., Lord, C., Castellanos, F. X., &amp; </w:t>
        </w:r>
        <w:proofErr w:type="spellStart"/>
        <w:r>
          <w:t>Milham</w:t>
        </w:r>
        <w:proofErr w:type="spellEnd"/>
        <w:r>
          <w:t xml:space="preserve">, M. P. (2011). Aberrant </w:t>
        </w:r>
        <w:r w:rsidR="00B81BBB">
          <w:t>striatal functional connectivity in children with autism</w:t>
        </w:r>
        <w:r>
          <w:t xml:space="preserve">. </w:t>
        </w:r>
        <w:r w:rsidRPr="006B33C2">
          <w:rPr>
            <w:i/>
            <w:iCs/>
            <w:rPrChange w:id="2591" w:author="Billy Mitchell" w:date="2021-05-20T22:31:00Z">
              <w:rPr/>
            </w:rPrChange>
          </w:rPr>
          <w:t>Biological Psychiatry, 69</w:t>
        </w:r>
        <w:r>
          <w:t xml:space="preserve">(9), 847–856. </w:t>
        </w:r>
      </w:ins>
      <w:ins w:id="2592" w:author="Billy Mitchell" w:date="2021-05-20T22:31:00Z">
        <w:r w:rsidR="006B33C2">
          <w:fldChar w:fldCharType="begin"/>
        </w:r>
        <w:r w:rsidR="006B33C2">
          <w:instrText xml:space="preserve"> HYPERLINK "https://doi.org/10.1016/j.biopsych.2010.10.029" </w:instrText>
        </w:r>
        <w:r w:rsidR="006B33C2">
          <w:fldChar w:fldCharType="separate"/>
        </w:r>
        <w:r w:rsidRPr="006B33C2">
          <w:rPr>
            <w:rStyle w:val="Hyperlink"/>
          </w:rPr>
          <w:t>https://doi.org/10.1016/j.biopsych.2010.10.029</w:t>
        </w:r>
        <w:r w:rsidR="006B33C2">
          <w:fldChar w:fldCharType="end"/>
        </w:r>
      </w:ins>
    </w:p>
    <w:p w14:paraId="77ADA30C" w14:textId="31CD16B9" w:rsidR="00797D7F" w:rsidRDefault="00797D7F">
      <w:pPr>
        <w:spacing w:line="480" w:lineRule="auto"/>
        <w:ind w:left="360" w:hanging="360"/>
        <w:rPr>
          <w:ins w:id="2593" w:author="Billy Mitchell" w:date="2021-05-20T22:19:00Z"/>
        </w:rPr>
      </w:pPr>
      <w:proofErr w:type="spellStart"/>
      <w:ins w:id="2594" w:author="Billy Mitchell" w:date="2021-05-20T22:19:00Z">
        <w:r>
          <w:lastRenderedPageBreak/>
          <w:t>Dimsdale</w:t>
        </w:r>
        <w:proofErr w:type="spellEnd"/>
        <w:r>
          <w:t xml:space="preserve">-Zucker, H. R., &amp; </w:t>
        </w:r>
        <w:proofErr w:type="spellStart"/>
        <w:r>
          <w:t>Ranganath</w:t>
        </w:r>
        <w:proofErr w:type="spellEnd"/>
        <w:r>
          <w:t xml:space="preserve">, C. (2018). Chapter 27 - Representational </w:t>
        </w:r>
        <w:r w:rsidR="00B81BBB">
          <w:t>similarity analyses</w:t>
        </w:r>
        <w:r>
          <w:t>: A </w:t>
        </w:r>
        <w:r w:rsidR="00B81BBB">
          <w:t xml:space="preserve">practical guide for functional </w:t>
        </w:r>
        <w:r>
          <w:t xml:space="preserve">MRI </w:t>
        </w:r>
        <w:r w:rsidR="00B81BBB">
          <w:t>applications</w:t>
        </w:r>
        <w:r>
          <w:t xml:space="preserve">. In D. Manahan-Vaughan (Ed.), </w:t>
        </w:r>
        <w:r w:rsidRPr="006B33C2">
          <w:rPr>
            <w:i/>
            <w:iCs/>
            <w:rPrChange w:id="2595" w:author="Billy Mitchell" w:date="2021-05-20T22:33:00Z">
              <w:rPr/>
            </w:rPrChange>
          </w:rPr>
          <w:t>Handbook of Behavioral Neuroscience</w:t>
        </w:r>
        <w:r>
          <w:t xml:space="preserve"> (Vol. 28, pp. 509–525). Elsevier. </w:t>
        </w:r>
      </w:ins>
      <w:ins w:id="2596" w:author="Billy Mitchell" w:date="2021-05-20T22:33:00Z">
        <w:r w:rsidR="006B33C2">
          <w:fldChar w:fldCharType="begin"/>
        </w:r>
        <w:r w:rsidR="006B33C2">
          <w:instrText xml:space="preserve"> HYPERLINK "https://doi.org/10.1016/B978-0-12-812028-6.00027-6" </w:instrText>
        </w:r>
        <w:r w:rsidR="006B33C2">
          <w:fldChar w:fldCharType="separate"/>
        </w:r>
        <w:r w:rsidRPr="006B33C2">
          <w:rPr>
            <w:rStyle w:val="Hyperlink"/>
          </w:rPr>
          <w:t>https://doi.org/10.1016/B978-0-12-812028-6.00027-6</w:t>
        </w:r>
        <w:r w:rsidR="006B33C2">
          <w:fldChar w:fldCharType="end"/>
        </w:r>
      </w:ins>
    </w:p>
    <w:p w14:paraId="2C7EAA84" w14:textId="337C1F36" w:rsidR="006B33C2" w:rsidRDefault="006B33C2">
      <w:pPr>
        <w:spacing w:line="480" w:lineRule="auto"/>
        <w:ind w:left="360" w:hanging="360"/>
        <w:rPr>
          <w:ins w:id="2597" w:author="Billy Mitchell" w:date="2021-05-20T22:34:00Z"/>
        </w:rPr>
      </w:pPr>
      <w:ins w:id="2598" w:author="Billy Mitchell" w:date="2021-05-20T22:34:00Z">
        <w:r w:rsidRPr="006B33C2">
          <w:t xml:space="preserve">Dunn, J., Brown, J., &amp; Beardsall, L. (1991). Family </w:t>
        </w:r>
        <w:r w:rsidR="00B81BBB" w:rsidRPr="006B33C2">
          <w:t>talk about feeling states and children’s later understanding of others’ emotions</w:t>
        </w:r>
        <w:r w:rsidRPr="006B33C2">
          <w:t xml:space="preserve">. </w:t>
        </w:r>
        <w:r w:rsidRPr="006B33C2">
          <w:rPr>
            <w:i/>
            <w:iCs/>
            <w:rPrChange w:id="2599" w:author="Billy Mitchell" w:date="2021-05-20T22:34:00Z">
              <w:rPr/>
            </w:rPrChange>
          </w:rPr>
          <w:t>Developmental Psychology, 27</w:t>
        </w:r>
        <w:r w:rsidRPr="006B33C2">
          <w:t xml:space="preserve">(3), 448–455. </w:t>
        </w:r>
      </w:ins>
      <w:ins w:id="2600" w:author="Billy Mitchell" w:date="2021-05-20T22:35:00Z">
        <w:r>
          <w:fldChar w:fldCharType="begin"/>
        </w:r>
        <w:r>
          <w:instrText xml:space="preserve"> HYPERLINK "https://doi.org/10.1037/0012-1649.27.3.448" </w:instrText>
        </w:r>
        <w:r>
          <w:fldChar w:fldCharType="separate"/>
        </w:r>
        <w:r w:rsidRPr="006B33C2">
          <w:rPr>
            <w:rStyle w:val="Hyperlink"/>
          </w:rPr>
          <w:t>https://doi.org/10.1037/0012-1649.27.3.448</w:t>
        </w:r>
        <w:r>
          <w:fldChar w:fldCharType="end"/>
        </w:r>
      </w:ins>
    </w:p>
    <w:p w14:paraId="0F7F045B" w14:textId="3D5BA3BD" w:rsidR="006B33C2" w:rsidRPr="006B33C2" w:rsidRDefault="006B33C2">
      <w:pPr>
        <w:spacing w:line="480" w:lineRule="auto"/>
        <w:ind w:left="360" w:hanging="360"/>
        <w:rPr>
          <w:ins w:id="2601" w:author="Billy Mitchell" w:date="2021-05-20T22:36:00Z"/>
          <w:lang w:val="en-US"/>
        </w:rPr>
      </w:pPr>
      <w:proofErr w:type="spellStart"/>
      <w:ins w:id="2602" w:author="Billy Mitchell" w:date="2021-05-20T22:36:00Z">
        <w:r w:rsidRPr="006B33C2">
          <w:rPr>
            <w:lang w:val="en-US"/>
          </w:rPr>
          <w:t>Fabes</w:t>
        </w:r>
        <w:proofErr w:type="spellEnd"/>
        <w:r w:rsidRPr="006B33C2">
          <w:rPr>
            <w:lang w:val="en-US"/>
          </w:rPr>
          <w:t xml:space="preserve">, R. A., Eisenberg, N., Nyman, M., &amp; </w:t>
        </w:r>
        <w:proofErr w:type="spellStart"/>
        <w:r w:rsidRPr="006B33C2">
          <w:rPr>
            <w:lang w:val="en-US"/>
          </w:rPr>
          <w:t>Michealieu</w:t>
        </w:r>
        <w:proofErr w:type="spellEnd"/>
        <w:r w:rsidRPr="006B33C2">
          <w:rPr>
            <w:lang w:val="en-US"/>
          </w:rPr>
          <w:t xml:space="preserve">, Q. (1991). Children’s </w:t>
        </w:r>
        <w:r w:rsidR="00B81BBB" w:rsidRPr="006B33C2">
          <w:rPr>
            <w:lang w:val="en-US"/>
          </w:rPr>
          <w:t>appraisals of others’ spontaneous emotional reactions</w:t>
        </w:r>
        <w:r w:rsidRPr="006B33C2">
          <w:rPr>
            <w:lang w:val="en-US"/>
          </w:rPr>
          <w:t xml:space="preserve">. </w:t>
        </w:r>
        <w:r w:rsidRPr="006B33C2">
          <w:rPr>
            <w:i/>
            <w:iCs/>
            <w:lang w:val="en-US"/>
          </w:rPr>
          <w:t>Developmental Psychology</w:t>
        </w:r>
        <w:r w:rsidRPr="006B33C2">
          <w:rPr>
            <w:lang w:val="en-US"/>
          </w:rPr>
          <w:t xml:space="preserve">, </w:t>
        </w:r>
        <w:r w:rsidRPr="006B33C2">
          <w:rPr>
            <w:i/>
            <w:iCs/>
            <w:lang w:val="en-US"/>
          </w:rPr>
          <w:t>27</w:t>
        </w:r>
        <w:r w:rsidRPr="006B33C2">
          <w:rPr>
            <w:lang w:val="en-US"/>
          </w:rPr>
          <w:t xml:space="preserve">(5), 858–866. </w:t>
        </w:r>
        <w:r w:rsidRPr="006B33C2">
          <w:rPr>
            <w:lang w:val="en-US"/>
          </w:rPr>
          <w:fldChar w:fldCharType="begin"/>
        </w:r>
        <w:r w:rsidRPr="006B33C2">
          <w:rPr>
            <w:lang w:val="en-US"/>
          </w:rPr>
          <w:instrText xml:space="preserve"> HYPERLINK "https://doi.org/10.1037/0012-1649.27.5.858" </w:instrText>
        </w:r>
        <w:r w:rsidRPr="006B33C2">
          <w:rPr>
            <w:lang w:val="en-US"/>
          </w:rPr>
          <w:fldChar w:fldCharType="separate"/>
        </w:r>
        <w:r w:rsidRPr="006B33C2">
          <w:rPr>
            <w:rStyle w:val="Hyperlink"/>
            <w:lang w:val="en-US"/>
          </w:rPr>
          <w:t>https://doi.org/10.1037/0012-1649.27.5.858</w:t>
        </w:r>
        <w:r w:rsidRPr="006B33C2">
          <w:fldChar w:fldCharType="end"/>
        </w:r>
      </w:ins>
    </w:p>
    <w:p w14:paraId="292C1873" w14:textId="7D463093" w:rsidR="00797D7F" w:rsidRDefault="00797D7F">
      <w:pPr>
        <w:spacing w:line="480" w:lineRule="auto"/>
        <w:ind w:left="360" w:hanging="360"/>
        <w:rPr>
          <w:ins w:id="2603" w:author="Billy Mitchell" w:date="2021-05-20T22:19:00Z"/>
        </w:rPr>
      </w:pPr>
      <w:proofErr w:type="spellStart"/>
      <w:ins w:id="2604" w:author="Billy Mitchell" w:date="2021-05-20T22:19:00Z">
        <w:r>
          <w:t>Fareri</w:t>
        </w:r>
        <w:proofErr w:type="spellEnd"/>
        <w:r>
          <w:t xml:space="preserve">, D. S., </w:t>
        </w:r>
        <w:proofErr w:type="spellStart"/>
        <w:r>
          <w:t>Gabard-Durnam</w:t>
        </w:r>
        <w:proofErr w:type="spellEnd"/>
        <w:r>
          <w:t xml:space="preserve">, L., Goff, B., Flannery, J., Gee, D. G., </w:t>
        </w:r>
        <w:proofErr w:type="spellStart"/>
        <w:r>
          <w:t>Lumian</w:t>
        </w:r>
        <w:proofErr w:type="spellEnd"/>
        <w:r>
          <w:t xml:space="preserve">, D. S., Caldera, C., &amp; Tottenham, N. (2015). Normative development of ventral striatal resting state connectivity in humans. </w:t>
        </w:r>
        <w:r w:rsidRPr="006B33C2">
          <w:rPr>
            <w:i/>
            <w:iCs/>
            <w:rPrChange w:id="2605" w:author="Billy Mitchell" w:date="2021-05-20T22:37:00Z">
              <w:rPr/>
            </w:rPrChange>
          </w:rPr>
          <w:t>NeuroImage, 118</w:t>
        </w:r>
        <w:r>
          <w:t xml:space="preserve">, 422–437. </w:t>
        </w:r>
      </w:ins>
      <w:ins w:id="2606" w:author="Billy Mitchell" w:date="2021-05-20T22:37:00Z">
        <w:r w:rsidR="006B33C2">
          <w:fldChar w:fldCharType="begin"/>
        </w:r>
        <w:r w:rsidR="006B33C2">
          <w:instrText xml:space="preserve"> HYPERLINK "https://doi.org/10.1016/j.neuroimage.2015.06.022" </w:instrText>
        </w:r>
        <w:r w:rsidR="006B33C2">
          <w:fldChar w:fldCharType="separate"/>
        </w:r>
        <w:r w:rsidRPr="006B33C2">
          <w:rPr>
            <w:rStyle w:val="Hyperlink"/>
          </w:rPr>
          <w:t>https://doi.org/10.1016/j.neuroimage.2015.06.022</w:t>
        </w:r>
        <w:r w:rsidR="006B33C2">
          <w:fldChar w:fldCharType="end"/>
        </w:r>
      </w:ins>
    </w:p>
    <w:p w14:paraId="3059D3B1" w14:textId="04A5312C" w:rsidR="00797D7F" w:rsidRDefault="00797D7F">
      <w:pPr>
        <w:spacing w:line="480" w:lineRule="auto"/>
        <w:ind w:left="360" w:hanging="360"/>
        <w:rPr>
          <w:ins w:id="2607" w:author="Billy Mitchell" w:date="2021-05-20T22:19:00Z"/>
        </w:rPr>
      </w:pPr>
      <w:proofErr w:type="spellStart"/>
      <w:ins w:id="2608" w:author="Billy Mitchell" w:date="2021-05-20T22:19:00Z">
        <w:r>
          <w:t>Fedyk</w:t>
        </w:r>
        <w:proofErr w:type="spellEnd"/>
        <w:r>
          <w:t xml:space="preserve">, M., &amp; Xu, F. (2018). The </w:t>
        </w:r>
        <w:r w:rsidR="00B81BBB">
          <w:t>epistemology of rational constructivism</w:t>
        </w:r>
        <w:r>
          <w:t xml:space="preserve">. </w:t>
        </w:r>
        <w:r w:rsidRPr="006B33C2">
          <w:rPr>
            <w:i/>
            <w:iCs/>
            <w:rPrChange w:id="2609" w:author="Billy Mitchell" w:date="2021-05-20T22:37:00Z">
              <w:rPr/>
            </w:rPrChange>
          </w:rPr>
          <w:t>Review of Philosophy and Psychology, 9</w:t>
        </w:r>
        <w:r>
          <w:t xml:space="preserve">(2), 343–362. </w:t>
        </w:r>
      </w:ins>
      <w:ins w:id="2610" w:author="Billy Mitchell" w:date="2021-05-20T22:37:00Z">
        <w:r w:rsidR="006B33C2">
          <w:fldChar w:fldCharType="begin"/>
        </w:r>
        <w:r w:rsidR="006B33C2">
          <w:instrText xml:space="preserve"> HYPERLINK "https://doi.org/10.1007/s13164-017-0372-1" </w:instrText>
        </w:r>
        <w:r w:rsidR="006B33C2">
          <w:fldChar w:fldCharType="separate"/>
        </w:r>
        <w:r w:rsidRPr="006B33C2">
          <w:rPr>
            <w:rStyle w:val="Hyperlink"/>
          </w:rPr>
          <w:t>https://doi.org/10.1007/s13164-017-0372-1</w:t>
        </w:r>
        <w:r w:rsidR="006B33C2">
          <w:fldChar w:fldCharType="end"/>
        </w:r>
      </w:ins>
    </w:p>
    <w:p w14:paraId="011AF456" w14:textId="30171B42" w:rsidR="00797D7F" w:rsidRDefault="00797D7F">
      <w:pPr>
        <w:spacing w:line="480" w:lineRule="auto"/>
        <w:ind w:left="360" w:hanging="360"/>
        <w:rPr>
          <w:ins w:id="2611" w:author="Billy Mitchell" w:date="2021-05-20T22:19:00Z"/>
        </w:rPr>
      </w:pPr>
      <w:ins w:id="2612" w:author="Billy Mitchell" w:date="2021-05-20T22:19:00Z">
        <w:r>
          <w:t xml:space="preserve">Frazier, J. A., Chiu, S., Breeze, J. L., Makris, N., Lange, N., Kennedy, D. N., Herbert, M. R., Bent, E. K., </w:t>
        </w:r>
        <w:proofErr w:type="spellStart"/>
        <w:r>
          <w:t>Koneru</w:t>
        </w:r>
        <w:proofErr w:type="spellEnd"/>
        <w:r>
          <w:t xml:space="preserve">, V. K., Hodge, S. M., Rauch, S. L., Grant, P. E., Cohen, B. M., Seidman, L. J., </w:t>
        </w:r>
        <w:proofErr w:type="spellStart"/>
        <w:r>
          <w:t>Caviness</w:t>
        </w:r>
        <w:proofErr w:type="spellEnd"/>
        <w:r>
          <w:t xml:space="preserve">, V. S., &amp; Biederman, J. (2005). Structural brain magnetic resonance imaging of limbic and thalamic volumes in pediatric bipolar disorder. </w:t>
        </w:r>
        <w:r w:rsidRPr="006B33C2">
          <w:rPr>
            <w:i/>
            <w:iCs/>
            <w:rPrChange w:id="2613" w:author="Billy Mitchell" w:date="2021-05-20T22:38:00Z">
              <w:rPr/>
            </w:rPrChange>
          </w:rPr>
          <w:t>American Journal of Psychiatry, 162</w:t>
        </w:r>
        <w:r>
          <w:t>(7), 1256–1265.</w:t>
        </w:r>
      </w:ins>
      <w:ins w:id="2614" w:author="Billy Mitchell" w:date="2021-05-20T22:38:00Z">
        <w:r w:rsidR="006B33C2" w:rsidRPr="006B33C2">
          <w:t xml:space="preserve"> </w:t>
        </w:r>
        <w:r w:rsidR="006B33C2" w:rsidRPr="006B33C2">
          <w:fldChar w:fldCharType="begin"/>
        </w:r>
        <w:r w:rsidR="006B33C2" w:rsidRPr="006B33C2">
          <w:instrText xml:space="preserve"> HYPERLINK "https://doi.org/10.1176/appi.ajp.162.7.1256" </w:instrText>
        </w:r>
        <w:r w:rsidR="006B33C2" w:rsidRPr="006B33C2">
          <w:fldChar w:fldCharType="separate"/>
        </w:r>
        <w:r w:rsidR="006B33C2" w:rsidRPr="006B33C2">
          <w:rPr>
            <w:rStyle w:val="Hyperlink"/>
          </w:rPr>
          <w:t>https://doi.org/10.1176/appi.ajp.162.7.1256</w:t>
        </w:r>
        <w:r w:rsidR="006B33C2" w:rsidRPr="006B33C2">
          <w:fldChar w:fldCharType="end"/>
        </w:r>
      </w:ins>
    </w:p>
    <w:p w14:paraId="021C4237" w14:textId="0B30CE1B" w:rsidR="00797D7F" w:rsidRDefault="00797D7F">
      <w:pPr>
        <w:spacing w:line="480" w:lineRule="auto"/>
        <w:ind w:left="360" w:hanging="360"/>
        <w:rPr>
          <w:ins w:id="2615" w:author="Billy Mitchell" w:date="2021-05-20T22:19:00Z"/>
        </w:rPr>
      </w:pPr>
      <w:proofErr w:type="spellStart"/>
      <w:ins w:id="2616" w:author="Billy Mitchell" w:date="2021-05-20T22:19:00Z">
        <w:r>
          <w:lastRenderedPageBreak/>
          <w:t>Gabard-Durnam</w:t>
        </w:r>
        <w:proofErr w:type="spellEnd"/>
        <w:r>
          <w:t xml:space="preserve">, L. J., Flannery, J., Goff, B., Gee, D. G., Humphreys, K. L., </w:t>
        </w:r>
        <w:proofErr w:type="spellStart"/>
        <w:r>
          <w:t>Telzer</w:t>
        </w:r>
        <w:proofErr w:type="spellEnd"/>
        <w:r>
          <w:t xml:space="preserve">, E., Hare, T., &amp; Tottenham, N. (2014). The development of human amygdala functional connectivity at rest from 4 to 23years: A cross-sectional study. </w:t>
        </w:r>
        <w:r w:rsidRPr="008B19DA">
          <w:rPr>
            <w:i/>
            <w:iCs/>
            <w:rPrChange w:id="2617" w:author="Billy Mitchell" w:date="2021-05-20T22:39:00Z">
              <w:rPr/>
            </w:rPrChange>
          </w:rPr>
          <w:t>NeuroImage, 95</w:t>
        </w:r>
        <w:r>
          <w:t xml:space="preserve">, 193–207. </w:t>
        </w:r>
      </w:ins>
      <w:ins w:id="2618" w:author="Billy Mitchell" w:date="2021-05-20T22:39:00Z">
        <w:r w:rsidR="008B19DA">
          <w:fldChar w:fldCharType="begin"/>
        </w:r>
        <w:r w:rsidR="008B19DA">
          <w:instrText xml:space="preserve"> HYPERLINK "https://doi.org/10.1016/j.neuroimage.2014.03.038" </w:instrText>
        </w:r>
        <w:r w:rsidR="008B19DA">
          <w:fldChar w:fldCharType="separate"/>
        </w:r>
        <w:r w:rsidRPr="008B19DA">
          <w:rPr>
            <w:rStyle w:val="Hyperlink"/>
          </w:rPr>
          <w:t>https://doi.org/10.1016/j.neuroimage.2014.03.038</w:t>
        </w:r>
        <w:r w:rsidR="008B19DA">
          <w:fldChar w:fldCharType="end"/>
        </w:r>
      </w:ins>
    </w:p>
    <w:p w14:paraId="1124E996" w14:textId="75BC1436" w:rsidR="00797D7F" w:rsidRDefault="00797D7F">
      <w:pPr>
        <w:spacing w:line="480" w:lineRule="auto"/>
        <w:ind w:left="360" w:hanging="360"/>
        <w:rPr>
          <w:ins w:id="2619" w:author="Billy Mitchell" w:date="2021-05-20T22:19:00Z"/>
        </w:rPr>
      </w:pPr>
      <w:ins w:id="2620" w:author="Billy Mitchell" w:date="2021-05-20T22:19:00Z">
        <w:r>
          <w:t xml:space="preserve">Gee, D. G., Humphreys, K. L., Flannery, J., Goff, B., </w:t>
        </w:r>
        <w:proofErr w:type="spellStart"/>
        <w:r>
          <w:t>Telzer</w:t>
        </w:r>
        <w:proofErr w:type="spellEnd"/>
        <w:r>
          <w:t xml:space="preserve">, E. H., Shapiro, M., Hare, T. A., </w:t>
        </w:r>
        <w:proofErr w:type="spellStart"/>
        <w:r>
          <w:t>Bookheimer</w:t>
        </w:r>
        <w:proofErr w:type="spellEnd"/>
        <w:r>
          <w:t xml:space="preserve">, S. Y., &amp; Tottenham, N. (2013). A </w:t>
        </w:r>
        <w:r w:rsidR="00B81BBB">
          <w:t>developmental shift from positive to negative connectivity in human amygdala-prefrontal circuitry</w:t>
        </w:r>
        <w:r>
          <w:t xml:space="preserve">. </w:t>
        </w:r>
        <w:r w:rsidRPr="008B19DA">
          <w:rPr>
            <w:i/>
            <w:iCs/>
            <w:rPrChange w:id="2621" w:author="Billy Mitchell" w:date="2021-05-20T22:39:00Z">
              <w:rPr/>
            </w:rPrChange>
          </w:rPr>
          <w:t>Journal of Neuroscience, 33</w:t>
        </w:r>
        <w:r>
          <w:t xml:space="preserve">(10), 4584–4593. </w:t>
        </w:r>
      </w:ins>
      <w:ins w:id="2622" w:author="Billy Mitchell" w:date="2021-05-20T22:39:00Z">
        <w:r w:rsidR="008B19DA">
          <w:fldChar w:fldCharType="begin"/>
        </w:r>
        <w:r w:rsidR="008B19DA">
          <w:instrText xml:space="preserve"> HYPERLINK "https://doi.org/10.1523/JNEUROSCI.3446-12.2013" </w:instrText>
        </w:r>
        <w:r w:rsidR="008B19DA">
          <w:fldChar w:fldCharType="separate"/>
        </w:r>
        <w:r w:rsidRPr="008B19DA">
          <w:rPr>
            <w:rStyle w:val="Hyperlink"/>
          </w:rPr>
          <w:t>https://doi.org/10.1523/JNEUROSCI.3446-12.2013</w:t>
        </w:r>
        <w:r w:rsidR="008B19DA">
          <w:fldChar w:fldCharType="end"/>
        </w:r>
      </w:ins>
    </w:p>
    <w:p w14:paraId="5021E7E8" w14:textId="27D09E6F" w:rsidR="00797D7F" w:rsidRDefault="00797D7F">
      <w:pPr>
        <w:spacing w:line="480" w:lineRule="auto"/>
        <w:ind w:left="360" w:hanging="360"/>
        <w:rPr>
          <w:ins w:id="2623" w:author="Billy Mitchell" w:date="2021-05-20T22:19:00Z"/>
        </w:rPr>
      </w:pPr>
      <w:ins w:id="2624" w:author="Billy Mitchell" w:date="2021-05-20T22:19:00Z">
        <w:r>
          <w:t xml:space="preserve">Goldstein, J. M., Seidman, L. J., Makris, N., Ahern, T., O’Brien, L. M., </w:t>
        </w:r>
        <w:proofErr w:type="spellStart"/>
        <w:r>
          <w:t>Caviness</w:t>
        </w:r>
        <w:proofErr w:type="spellEnd"/>
        <w:r>
          <w:t xml:space="preserve">, V. S., Kennedy, D. N., </w:t>
        </w:r>
        <w:proofErr w:type="spellStart"/>
        <w:r>
          <w:t>Faraone</w:t>
        </w:r>
        <w:proofErr w:type="spellEnd"/>
        <w:r>
          <w:t xml:space="preserve">, S. V., &amp; </w:t>
        </w:r>
        <w:proofErr w:type="spellStart"/>
        <w:r>
          <w:t>Tsuang</w:t>
        </w:r>
        <w:proofErr w:type="spellEnd"/>
        <w:r>
          <w:t xml:space="preserve">, M. T. (2007). Hypothalamic abnormalities in schizophrenia: Sex effects and genetic vulnerability. </w:t>
        </w:r>
        <w:r w:rsidRPr="008B19DA">
          <w:rPr>
            <w:i/>
            <w:iCs/>
            <w:rPrChange w:id="2625" w:author="Billy Mitchell" w:date="2021-05-20T22:39:00Z">
              <w:rPr/>
            </w:rPrChange>
          </w:rPr>
          <w:t>Biological Psychiatry, 61</w:t>
        </w:r>
        <w:r>
          <w:t>(8), 935–945.</w:t>
        </w:r>
      </w:ins>
      <w:ins w:id="2626" w:author="Billy Mitchell" w:date="2021-05-20T22:40:00Z">
        <w:r w:rsidR="008B19DA">
          <w:t xml:space="preserve"> </w:t>
        </w:r>
        <w:r w:rsidR="008B19DA" w:rsidRPr="008B19DA">
          <w:fldChar w:fldCharType="begin"/>
        </w:r>
        <w:r w:rsidR="008B19DA" w:rsidRPr="008B19DA">
          <w:instrText xml:space="preserve"> HYPERLINK "https://doi.org/10.1016/j.biopsych.2006.06.027" </w:instrText>
        </w:r>
        <w:r w:rsidR="008B19DA" w:rsidRPr="008B19DA">
          <w:fldChar w:fldCharType="separate"/>
        </w:r>
        <w:r w:rsidR="008B19DA" w:rsidRPr="008B19DA">
          <w:rPr>
            <w:rStyle w:val="Hyperlink"/>
          </w:rPr>
          <w:t>https://doi.org/10.1016/j.biopsych.2006.06.027</w:t>
        </w:r>
        <w:r w:rsidR="008B19DA" w:rsidRPr="008B19DA">
          <w:fldChar w:fldCharType="end"/>
        </w:r>
      </w:ins>
    </w:p>
    <w:p w14:paraId="3FCA9A9E" w14:textId="6393BE28" w:rsidR="00797D7F" w:rsidRDefault="00797D7F">
      <w:pPr>
        <w:spacing w:line="480" w:lineRule="auto"/>
        <w:ind w:left="360" w:hanging="360"/>
        <w:rPr>
          <w:ins w:id="2627" w:author="Billy Mitchell" w:date="2021-05-20T22:19:00Z"/>
        </w:rPr>
      </w:pPr>
      <w:ins w:id="2628" w:author="Billy Mitchell" w:date="2021-05-20T22:19:00Z">
        <w:r>
          <w:t xml:space="preserve">Greene, D. J., </w:t>
        </w:r>
        <w:proofErr w:type="spellStart"/>
        <w:r>
          <w:t>Laumann</w:t>
        </w:r>
        <w:proofErr w:type="spellEnd"/>
        <w:r>
          <w:t xml:space="preserve">, T. O., </w:t>
        </w:r>
        <w:proofErr w:type="spellStart"/>
        <w:r>
          <w:t>Dubis</w:t>
        </w:r>
        <w:proofErr w:type="spellEnd"/>
        <w:r>
          <w:t xml:space="preserve">, J. W., </w:t>
        </w:r>
        <w:proofErr w:type="spellStart"/>
        <w:r>
          <w:t>Ihnen</w:t>
        </w:r>
        <w:proofErr w:type="spellEnd"/>
        <w:r>
          <w:t xml:space="preserve">, S. K., Neta, M., Power, J. D., Pruett, J. R., Black, K. J., &amp; </w:t>
        </w:r>
        <w:proofErr w:type="spellStart"/>
        <w:r>
          <w:t>Schlaggar</w:t>
        </w:r>
        <w:proofErr w:type="spellEnd"/>
        <w:r>
          <w:t xml:space="preserve">, B. L. (2014). Developmental </w:t>
        </w:r>
        <w:r w:rsidR="00B81BBB">
          <w:t>changes in the organization of functional connections between the basal ganglia and cerebral cortex</w:t>
        </w:r>
        <w:r>
          <w:t xml:space="preserve">. </w:t>
        </w:r>
        <w:r w:rsidRPr="008B19DA">
          <w:rPr>
            <w:i/>
            <w:iCs/>
            <w:rPrChange w:id="2629" w:author="Billy Mitchell" w:date="2021-05-20T22:40:00Z">
              <w:rPr/>
            </w:rPrChange>
          </w:rPr>
          <w:t>Journal of Neuroscience, 34</w:t>
        </w:r>
        <w:r>
          <w:t xml:space="preserve">(17), 5842–5854. </w:t>
        </w:r>
      </w:ins>
      <w:ins w:id="2630" w:author="Billy Mitchell" w:date="2021-05-20T22:40:00Z">
        <w:r w:rsidR="008B19DA">
          <w:fldChar w:fldCharType="begin"/>
        </w:r>
        <w:r w:rsidR="008B19DA">
          <w:instrText xml:space="preserve"> HYPERLINK "https://doi.org/10.1523/JNEUROSCI.3069-13.2014" </w:instrText>
        </w:r>
        <w:r w:rsidR="008B19DA">
          <w:fldChar w:fldCharType="separate"/>
        </w:r>
        <w:r w:rsidRPr="008B19DA">
          <w:rPr>
            <w:rStyle w:val="Hyperlink"/>
          </w:rPr>
          <w:t>https://doi.org/10.1523/JNEUROSCI.3069-13.2014</w:t>
        </w:r>
        <w:r w:rsidR="008B19DA">
          <w:fldChar w:fldCharType="end"/>
        </w:r>
      </w:ins>
    </w:p>
    <w:p w14:paraId="5A9A6DC6" w14:textId="6F07344A" w:rsidR="00797D7F" w:rsidRDefault="00797D7F">
      <w:pPr>
        <w:spacing w:line="480" w:lineRule="auto"/>
        <w:ind w:left="360" w:hanging="360"/>
        <w:rPr>
          <w:ins w:id="2631" w:author="Billy Mitchell" w:date="2021-05-20T22:19:00Z"/>
        </w:rPr>
      </w:pPr>
      <w:ins w:id="2632" w:author="Billy Mitchell" w:date="2021-05-20T22:19:00Z">
        <w:r>
          <w:t xml:space="preserve">Greene, Deanna J., Black, K. J., &amp; </w:t>
        </w:r>
        <w:proofErr w:type="spellStart"/>
        <w:r>
          <w:t>Schlaggar</w:t>
        </w:r>
        <w:proofErr w:type="spellEnd"/>
        <w:r>
          <w:t xml:space="preserve">, B. L. (2016). Considerations for MRI study design and implementation in pediatric and clinical populations. </w:t>
        </w:r>
        <w:r w:rsidRPr="008B19DA">
          <w:rPr>
            <w:i/>
            <w:iCs/>
            <w:rPrChange w:id="2633" w:author="Billy Mitchell" w:date="2021-05-20T22:40:00Z">
              <w:rPr/>
            </w:rPrChange>
          </w:rPr>
          <w:t>Developmental Cognitive Neuroscience, 18</w:t>
        </w:r>
        <w:r>
          <w:t xml:space="preserve">, 101–112. </w:t>
        </w:r>
      </w:ins>
      <w:ins w:id="2634" w:author="Billy Mitchell" w:date="2021-05-20T22:40:00Z">
        <w:r w:rsidR="008B19DA">
          <w:fldChar w:fldCharType="begin"/>
        </w:r>
        <w:r w:rsidR="008B19DA">
          <w:instrText xml:space="preserve"> HYPERLINK "https://doi.org/10.1016/j.dcn.2015.12.005" </w:instrText>
        </w:r>
        <w:r w:rsidR="008B19DA">
          <w:fldChar w:fldCharType="separate"/>
        </w:r>
        <w:r w:rsidRPr="008B19DA">
          <w:rPr>
            <w:rStyle w:val="Hyperlink"/>
          </w:rPr>
          <w:t>https://doi.org/10.1016/j.dcn.2015.12.005</w:t>
        </w:r>
        <w:r w:rsidR="008B19DA">
          <w:fldChar w:fldCharType="end"/>
        </w:r>
      </w:ins>
    </w:p>
    <w:p w14:paraId="420D7D7F" w14:textId="407CF6A4" w:rsidR="00797D7F" w:rsidRDefault="00797D7F">
      <w:pPr>
        <w:spacing w:line="480" w:lineRule="auto"/>
        <w:ind w:left="360" w:hanging="360"/>
        <w:rPr>
          <w:ins w:id="2635" w:author="Billy Mitchell" w:date="2021-05-20T22:19:00Z"/>
        </w:rPr>
      </w:pPr>
      <w:ins w:id="2636" w:author="Billy Mitchell" w:date="2021-05-20T22:19:00Z">
        <w:r>
          <w:lastRenderedPageBreak/>
          <w:t xml:space="preserve">Greene, J. D. (2007). Why are VMPFC patients more utilitarian? A dual-process theory of moral judgment explains. </w:t>
        </w:r>
        <w:r w:rsidRPr="008B19DA">
          <w:rPr>
            <w:i/>
            <w:iCs/>
            <w:rPrChange w:id="2637" w:author="Billy Mitchell" w:date="2021-05-20T22:41:00Z">
              <w:rPr/>
            </w:rPrChange>
          </w:rPr>
          <w:t>Trends in Cognitive Sciences, 11</w:t>
        </w:r>
        <w:r>
          <w:t xml:space="preserve">(8), 322–323. </w:t>
        </w:r>
      </w:ins>
      <w:ins w:id="2638" w:author="Billy Mitchell" w:date="2021-05-20T22:41:00Z">
        <w:r w:rsidR="008B19DA">
          <w:fldChar w:fldCharType="begin"/>
        </w:r>
        <w:r w:rsidR="008B19DA">
          <w:instrText xml:space="preserve"> HYPERLINK "https://doi.org/10.1016/j.tics.2007.06.004" </w:instrText>
        </w:r>
        <w:r w:rsidR="008B19DA">
          <w:fldChar w:fldCharType="separate"/>
        </w:r>
        <w:r w:rsidRPr="008B19DA">
          <w:rPr>
            <w:rStyle w:val="Hyperlink"/>
          </w:rPr>
          <w:t>https://doi.org/10.1016/j.tics.2007.06.004</w:t>
        </w:r>
        <w:r w:rsidR="008B19DA">
          <w:fldChar w:fldCharType="end"/>
        </w:r>
      </w:ins>
    </w:p>
    <w:p w14:paraId="1A9452C5" w14:textId="4590E2E9" w:rsidR="00797D7F" w:rsidRDefault="00797D7F">
      <w:pPr>
        <w:spacing w:line="480" w:lineRule="auto"/>
        <w:ind w:left="360" w:hanging="360"/>
        <w:rPr>
          <w:ins w:id="2639" w:author="Billy Mitchell" w:date="2021-05-20T22:19:00Z"/>
        </w:rPr>
      </w:pPr>
      <w:proofErr w:type="spellStart"/>
      <w:ins w:id="2640" w:author="Billy Mitchell" w:date="2021-05-20T22:19:00Z">
        <w:r>
          <w:t>Haxby</w:t>
        </w:r>
        <w:proofErr w:type="spellEnd"/>
        <w:r>
          <w:t xml:space="preserve">, J. V., Connolly, A. C., &amp; Guntupalli, J. S. (2014). Decoding </w:t>
        </w:r>
        <w:r w:rsidR="00B81BBB">
          <w:t>neural representational spaces using multivariate pattern analysis</w:t>
        </w:r>
        <w:r>
          <w:t xml:space="preserve">. </w:t>
        </w:r>
        <w:r w:rsidRPr="008B19DA">
          <w:rPr>
            <w:i/>
            <w:iCs/>
            <w:rPrChange w:id="2641" w:author="Billy Mitchell" w:date="2021-05-20T22:41:00Z">
              <w:rPr/>
            </w:rPrChange>
          </w:rPr>
          <w:t>Annual Review of Neuroscience, 37</w:t>
        </w:r>
        <w:r>
          <w:t>, 435–456.</w:t>
        </w:r>
      </w:ins>
      <w:ins w:id="2642" w:author="Billy Mitchell" w:date="2021-05-20T22:42:00Z">
        <w:r w:rsidR="008B19DA">
          <w:t xml:space="preserve"> </w:t>
        </w:r>
        <w:r w:rsidR="008B19DA" w:rsidRPr="008B19DA">
          <w:fldChar w:fldCharType="begin"/>
        </w:r>
        <w:r w:rsidR="008B19DA" w:rsidRPr="008B19DA">
          <w:instrText xml:space="preserve"> HYPERLINK "https://doi.org/10.1146/annurev-neuro-062012-170325" </w:instrText>
        </w:r>
        <w:r w:rsidR="008B19DA" w:rsidRPr="008B19DA">
          <w:fldChar w:fldCharType="separate"/>
        </w:r>
        <w:r w:rsidR="008B19DA" w:rsidRPr="008B19DA">
          <w:rPr>
            <w:rStyle w:val="Hyperlink"/>
          </w:rPr>
          <w:t>https://doi.org/10.1146/annurev-neuro-062012-170325</w:t>
        </w:r>
        <w:r w:rsidR="008B19DA" w:rsidRPr="008B19DA">
          <w:fldChar w:fldCharType="end"/>
        </w:r>
      </w:ins>
    </w:p>
    <w:p w14:paraId="47381D0B" w14:textId="12AF2428" w:rsidR="00797D7F" w:rsidRDefault="00797D7F">
      <w:pPr>
        <w:spacing w:line="480" w:lineRule="auto"/>
        <w:ind w:left="360" w:hanging="360"/>
        <w:rPr>
          <w:ins w:id="2643" w:author="Billy Mitchell" w:date="2021-05-20T22:19:00Z"/>
        </w:rPr>
      </w:pPr>
      <w:ins w:id="2644" w:author="Billy Mitchell" w:date="2021-05-20T22:19:00Z">
        <w:r>
          <w:t xml:space="preserve">Hayes, A. F. (2020). SPSS, SAS and R Macros and Code. </w:t>
        </w:r>
      </w:ins>
      <w:ins w:id="2645" w:author="Billy Mitchell" w:date="2021-05-20T22:42:00Z">
        <w:r w:rsidR="008B19DA">
          <w:fldChar w:fldCharType="begin"/>
        </w:r>
        <w:r w:rsidR="008B19DA">
          <w:instrText xml:space="preserve"> HYPERLINK "http://afhayes.com/spss-sas-and-r-macros-and-code.html" </w:instrText>
        </w:r>
        <w:r w:rsidR="008B19DA">
          <w:fldChar w:fldCharType="separate"/>
        </w:r>
        <w:r w:rsidRPr="008B19DA">
          <w:rPr>
            <w:rStyle w:val="Hyperlink"/>
          </w:rPr>
          <w:t>http://afhayes.com/spss-sas-and-r-macros-and-code.html</w:t>
        </w:r>
        <w:r w:rsidR="008B19DA">
          <w:fldChar w:fldCharType="end"/>
        </w:r>
      </w:ins>
    </w:p>
    <w:p w14:paraId="4EBF01CB" w14:textId="468628B6" w:rsidR="00797D7F" w:rsidRDefault="00797D7F">
      <w:pPr>
        <w:spacing w:line="480" w:lineRule="auto"/>
        <w:ind w:left="360" w:hanging="360"/>
        <w:rPr>
          <w:ins w:id="2646" w:author="Billy Mitchell" w:date="2021-05-20T22:19:00Z"/>
        </w:rPr>
      </w:pPr>
      <w:proofErr w:type="spellStart"/>
      <w:ins w:id="2647" w:author="Billy Mitchell" w:date="2021-05-20T22:19:00Z">
        <w:r>
          <w:t>Hiser</w:t>
        </w:r>
        <w:proofErr w:type="spellEnd"/>
        <w:r>
          <w:t xml:space="preserve">, J., &amp; </w:t>
        </w:r>
        <w:proofErr w:type="spellStart"/>
        <w:r>
          <w:t>Koenigs</w:t>
        </w:r>
        <w:proofErr w:type="spellEnd"/>
        <w:r>
          <w:t xml:space="preserve">, M. (2018). The </w:t>
        </w:r>
        <w:r w:rsidR="00B81BBB">
          <w:t>multifaceted role of the ventromedial prefrontal cortex in emotion, decision making, social cognition, and psychopathology</w:t>
        </w:r>
        <w:r>
          <w:t xml:space="preserve">. </w:t>
        </w:r>
        <w:r w:rsidRPr="008B19DA">
          <w:rPr>
            <w:i/>
            <w:iCs/>
            <w:rPrChange w:id="2648" w:author="Billy Mitchell" w:date="2021-05-20T22:42:00Z">
              <w:rPr/>
            </w:rPrChange>
          </w:rPr>
          <w:t>Biological Psychiatry, 83</w:t>
        </w:r>
        <w:r>
          <w:t xml:space="preserve">(8), 638–647. </w:t>
        </w:r>
      </w:ins>
      <w:ins w:id="2649" w:author="Billy Mitchell" w:date="2021-05-20T22:43:00Z">
        <w:r w:rsidR="008B19DA">
          <w:fldChar w:fldCharType="begin"/>
        </w:r>
        <w:r w:rsidR="008B19DA">
          <w:instrText xml:space="preserve"> HYPERLINK "https://doi.org/10.1016/j.biopsych.2017.10.030" </w:instrText>
        </w:r>
        <w:r w:rsidR="008B19DA">
          <w:fldChar w:fldCharType="separate"/>
        </w:r>
        <w:r w:rsidRPr="008B19DA">
          <w:rPr>
            <w:rStyle w:val="Hyperlink"/>
          </w:rPr>
          <w:t>https://doi.org/10.1016/j.biopsych.2017.10.030</w:t>
        </w:r>
        <w:r w:rsidR="008B19DA">
          <w:fldChar w:fldCharType="end"/>
        </w:r>
      </w:ins>
    </w:p>
    <w:p w14:paraId="10B49793" w14:textId="784794E8" w:rsidR="00797D7F" w:rsidRDefault="00797D7F">
      <w:pPr>
        <w:spacing w:line="480" w:lineRule="auto"/>
        <w:ind w:left="360" w:hanging="360"/>
        <w:rPr>
          <w:ins w:id="2650" w:author="Billy Mitchell" w:date="2021-05-20T22:19:00Z"/>
        </w:rPr>
      </w:pPr>
      <w:proofErr w:type="spellStart"/>
      <w:ins w:id="2651" w:author="Billy Mitchell" w:date="2021-05-20T22:19:00Z">
        <w:r>
          <w:t>Hoemann</w:t>
        </w:r>
        <w:proofErr w:type="spellEnd"/>
        <w:r>
          <w:t xml:space="preserve">, K., Xu, F., &amp; Barrett, L. F. (2019). Emotion words, emotion concepts, and emotional development in children: A constructionist hypothesis. </w:t>
        </w:r>
        <w:r w:rsidRPr="008B19DA">
          <w:rPr>
            <w:i/>
            <w:iCs/>
            <w:rPrChange w:id="2652" w:author="Billy Mitchell" w:date="2021-05-20T22:43:00Z">
              <w:rPr/>
            </w:rPrChange>
          </w:rPr>
          <w:t>Developmental Psychology, 55</w:t>
        </w:r>
        <w:r>
          <w:t xml:space="preserve">(9), 1830–1849. </w:t>
        </w:r>
      </w:ins>
      <w:ins w:id="2653" w:author="Billy Mitchell" w:date="2021-05-20T22:43:00Z">
        <w:r w:rsidR="008B19DA">
          <w:fldChar w:fldCharType="begin"/>
        </w:r>
        <w:r w:rsidR="008B19DA">
          <w:instrText xml:space="preserve"> HYPERLINK "https://doi.org/10.1037/dev0000686" </w:instrText>
        </w:r>
        <w:r w:rsidR="008B19DA">
          <w:fldChar w:fldCharType="separate"/>
        </w:r>
        <w:r w:rsidRPr="008B19DA">
          <w:rPr>
            <w:rStyle w:val="Hyperlink"/>
          </w:rPr>
          <w:t>https://doi.org/10.1037/dev0000686</w:t>
        </w:r>
        <w:r w:rsidR="008B19DA">
          <w:fldChar w:fldCharType="end"/>
        </w:r>
      </w:ins>
    </w:p>
    <w:p w14:paraId="7B27992C" w14:textId="1431A232" w:rsidR="00797D7F" w:rsidRDefault="00797D7F">
      <w:pPr>
        <w:spacing w:line="480" w:lineRule="auto"/>
        <w:ind w:left="360" w:hanging="360"/>
        <w:rPr>
          <w:ins w:id="2654" w:author="Billy Mitchell" w:date="2021-05-20T22:19:00Z"/>
        </w:rPr>
      </w:pPr>
      <w:proofErr w:type="spellStart"/>
      <w:ins w:id="2655" w:author="Billy Mitchell" w:date="2021-05-20T22:19:00Z">
        <w:r>
          <w:t>Jalbrzikowski</w:t>
        </w:r>
        <w:proofErr w:type="spellEnd"/>
        <w:r>
          <w:t xml:space="preserve">, M., Larsen, B., </w:t>
        </w:r>
        <w:proofErr w:type="spellStart"/>
        <w:r>
          <w:t>Hallquist</w:t>
        </w:r>
        <w:proofErr w:type="spellEnd"/>
        <w:r>
          <w:t xml:space="preserve">, M. N., </w:t>
        </w:r>
        <w:proofErr w:type="spellStart"/>
        <w:r>
          <w:t>Foran</w:t>
        </w:r>
        <w:proofErr w:type="spellEnd"/>
        <w:r>
          <w:t xml:space="preserve">, W., Calabro, F., &amp; Luna, B. (2017). Development </w:t>
        </w:r>
        <w:r w:rsidR="00B81BBB">
          <w:t>of white matter microstructure and intrinsic functional connectivity between the amygdala and ventromedial prefrontal cortex</w:t>
        </w:r>
        <w:r>
          <w:t xml:space="preserve">: Associations </w:t>
        </w:r>
        <w:r w:rsidR="00B81BBB">
          <w:t>with anxiety and depression</w:t>
        </w:r>
        <w:r>
          <w:t xml:space="preserve">. </w:t>
        </w:r>
        <w:r w:rsidRPr="008B19DA">
          <w:rPr>
            <w:i/>
            <w:iCs/>
            <w:rPrChange w:id="2656" w:author="Billy Mitchell" w:date="2021-05-20T22:43:00Z">
              <w:rPr/>
            </w:rPrChange>
          </w:rPr>
          <w:t>Biological Psychiatry, 82</w:t>
        </w:r>
        <w:r>
          <w:t xml:space="preserve">(7), 511–521. </w:t>
        </w:r>
      </w:ins>
      <w:ins w:id="2657" w:author="Billy Mitchell" w:date="2021-05-20T22:43:00Z">
        <w:r w:rsidR="008B19DA">
          <w:fldChar w:fldCharType="begin"/>
        </w:r>
        <w:r w:rsidR="008B19DA">
          <w:instrText xml:space="preserve"> HYPERLINK "https://doi.org/10.1016/j.biopsych.2017.01.008" </w:instrText>
        </w:r>
        <w:r w:rsidR="008B19DA">
          <w:fldChar w:fldCharType="separate"/>
        </w:r>
        <w:r w:rsidRPr="008B19DA">
          <w:rPr>
            <w:rStyle w:val="Hyperlink"/>
          </w:rPr>
          <w:t>https://doi.org/10.1016/j.biopsych.2017.01.008</w:t>
        </w:r>
        <w:r w:rsidR="008B19DA">
          <w:fldChar w:fldCharType="end"/>
        </w:r>
      </w:ins>
    </w:p>
    <w:p w14:paraId="392C24B8" w14:textId="1903B14F" w:rsidR="00797D7F" w:rsidRDefault="00797D7F">
      <w:pPr>
        <w:spacing w:line="480" w:lineRule="auto"/>
        <w:ind w:left="360" w:hanging="360"/>
        <w:rPr>
          <w:ins w:id="2658" w:author="Billy Mitchell" w:date="2021-05-20T22:19:00Z"/>
        </w:rPr>
      </w:pPr>
      <w:ins w:id="2659" w:author="Billy Mitchell" w:date="2021-05-20T22:19:00Z">
        <w:r>
          <w:t xml:space="preserve">Jenkinson, M., Beckmann, C. F., Behrens, T. E. J., Woolrich, M. W., &amp; Smith, S. M. (2012). FSL. </w:t>
        </w:r>
        <w:r w:rsidRPr="008B19DA">
          <w:rPr>
            <w:i/>
            <w:iCs/>
            <w:rPrChange w:id="2660" w:author="Billy Mitchell" w:date="2021-05-20T22:43:00Z">
              <w:rPr/>
            </w:rPrChange>
          </w:rPr>
          <w:t>NeuroImage, 62</w:t>
        </w:r>
        <w:r>
          <w:t xml:space="preserve">(2), 782–790. </w:t>
        </w:r>
      </w:ins>
      <w:ins w:id="2661" w:author="Billy Mitchell" w:date="2021-05-20T22:43:00Z">
        <w:r w:rsidR="008B19DA">
          <w:fldChar w:fldCharType="begin"/>
        </w:r>
        <w:r w:rsidR="008B19DA">
          <w:instrText xml:space="preserve"> HYPERLINK "</w:instrText>
        </w:r>
        <w:r w:rsidR="008B19DA" w:rsidRPr="008B19DA">
          <w:rPr>
            <w:rPrChange w:id="2662" w:author="Billy Mitchell" w:date="2021-05-20T22:43:00Z">
              <w:rPr>
                <w:rStyle w:val="Hyperlink"/>
              </w:rPr>
            </w:rPrChange>
          </w:rPr>
          <w:instrText>https://doi.org/10.1016/j.neuroimage.2011.09.015</w:instrText>
        </w:r>
        <w:r w:rsidR="008B19DA">
          <w:instrText xml:space="preserve">" </w:instrText>
        </w:r>
        <w:r w:rsidR="008B19DA">
          <w:fldChar w:fldCharType="separate"/>
        </w:r>
        <w:r w:rsidR="008B19DA" w:rsidRPr="00C2642B">
          <w:rPr>
            <w:rStyle w:val="Hyperlink"/>
          </w:rPr>
          <w:t>https://doi.org/10.1016/j.neuroimage.2011.09.015</w:t>
        </w:r>
        <w:r w:rsidR="008B19DA">
          <w:fldChar w:fldCharType="end"/>
        </w:r>
      </w:ins>
    </w:p>
    <w:p w14:paraId="6D898ADF" w14:textId="00E47CE9" w:rsidR="00797D7F" w:rsidRDefault="00797D7F">
      <w:pPr>
        <w:spacing w:line="480" w:lineRule="auto"/>
        <w:ind w:left="360" w:hanging="360"/>
        <w:rPr>
          <w:ins w:id="2663" w:author="Billy Mitchell" w:date="2021-05-20T22:19:00Z"/>
        </w:rPr>
      </w:pPr>
      <w:ins w:id="2664" w:author="Billy Mitchell" w:date="2021-05-20T22:19:00Z">
        <w:r>
          <w:lastRenderedPageBreak/>
          <w:t xml:space="preserve">Karim, H. T., &amp; Perlman, S. B. (2017). Neurodevelopmental maturation as a function of irritable temperament. </w:t>
        </w:r>
        <w:r w:rsidRPr="008B19DA">
          <w:rPr>
            <w:i/>
            <w:iCs/>
            <w:rPrChange w:id="2665" w:author="Billy Mitchell" w:date="2021-05-20T22:43:00Z">
              <w:rPr/>
            </w:rPrChange>
          </w:rPr>
          <w:t>Human Brain Mapping, 38</w:t>
        </w:r>
        <w:r>
          <w:t xml:space="preserve">(10), 5307–5321. </w:t>
        </w:r>
      </w:ins>
      <w:ins w:id="2666" w:author="Billy Mitchell" w:date="2021-05-20T22:43:00Z">
        <w:r w:rsidR="008B19DA">
          <w:fldChar w:fldCharType="begin"/>
        </w:r>
        <w:r w:rsidR="008B19DA">
          <w:instrText xml:space="preserve"> HYPERLINK "https://doi.org/10.1002/hbm.23742" </w:instrText>
        </w:r>
        <w:r w:rsidR="008B19DA">
          <w:fldChar w:fldCharType="separate"/>
        </w:r>
        <w:r w:rsidRPr="008B19DA">
          <w:rPr>
            <w:rStyle w:val="Hyperlink"/>
          </w:rPr>
          <w:t>https://doi.org/10.1002/hbm.23742</w:t>
        </w:r>
        <w:r w:rsidR="008B19DA">
          <w:fldChar w:fldCharType="end"/>
        </w:r>
      </w:ins>
    </w:p>
    <w:p w14:paraId="50A179A8" w14:textId="29B4081C" w:rsidR="00797D7F" w:rsidRDefault="00797D7F">
      <w:pPr>
        <w:spacing w:line="480" w:lineRule="auto"/>
        <w:ind w:left="360" w:hanging="360"/>
        <w:rPr>
          <w:ins w:id="2667" w:author="Billy Mitchell" w:date="2021-05-20T22:19:00Z"/>
        </w:rPr>
      </w:pPr>
      <w:ins w:id="2668" w:author="Billy Mitchell" w:date="2021-05-20T22:19:00Z">
        <w:r>
          <w:t xml:space="preserve">Kassam, K. S., Markey, A. R., Cherkassky, V. L., Loewenstein, G., &amp; Just, A. (2013). Identifying </w:t>
        </w:r>
        <w:r w:rsidR="00B81BBB">
          <w:t xml:space="preserve">emotions </w:t>
        </w:r>
        <w:proofErr w:type="gramStart"/>
        <w:r w:rsidR="00B81BBB">
          <w:t>on the basis of</w:t>
        </w:r>
        <w:proofErr w:type="gramEnd"/>
        <w:r w:rsidR="00B81BBB">
          <w:t xml:space="preserve"> neural activation</w:t>
        </w:r>
        <w:r>
          <w:t xml:space="preserve">. </w:t>
        </w:r>
        <w:r w:rsidRPr="008B19DA">
          <w:rPr>
            <w:i/>
            <w:iCs/>
            <w:rPrChange w:id="2669" w:author="Billy Mitchell" w:date="2021-05-20T22:44:00Z">
              <w:rPr/>
            </w:rPrChange>
          </w:rPr>
          <w:t>PLOS ONE, 8</w:t>
        </w:r>
        <w:r>
          <w:t>(6), 12.</w:t>
        </w:r>
      </w:ins>
      <w:ins w:id="2670" w:author="Billy Mitchell" w:date="2021-05-20T22:44:00Z">
        <w:r w:rsidR="008B19DA">
          <w:t xml:space="preserve"> </w:t>
        </w:r>
      </w:ins>
      <w:ins w:id="2671" w:author="Billy Mitchell" w:date="2021-05-20T22:45:00Z">
        <w:r w:rsidR="008B19DA">
          <w:fldChar w:fldCharType="begin"/>
        </w:r>
        <w:r w:rsidR="008B19DA">
          <w:instrText xml:space="preserve"> HYPERLINK "https://doi.org/10.1371/journal.pone.0066032" </w:instrText>
        </w:r>
        <w:r w:rsidR="008B19DA">
          <w:fldChar w:fldCharType="separate"/>
        </w:r>
        <w:r w:rsidR="008B19DA" w:rsidRPr="008B19DA">
          <w:rPr>
            <w:rStyle w:val="Hyperlink"/>
          </w:rPr>
          <w:t>https://doi.org/10.1371/journal.pone.0066032</w:t>
        </w:r>
        <w:r w:rsidR="008B19DA">
          <w:fldChar w:fldCharType="end"/>
        </w:r>
      </w:ins>
    </w:p>
    <w:p w14:paraId="5DC50A8E" w14:textId="7822C6DC" w:rsidR="00797D7F" w:rsidRDefault="00797D7F">
      <w:pPr>
        <w:spacing w:line="480" w:lineRule="auto"/>
        <w:ind w:left="360" w:hanging="360"/>
        <w:rPr>
          <w:ins w:id="2672" w:author="Billy Mitchell" w:date="2021-05-20T22:19:00Z"/>
        </w:rPr>
      </w:pPr>
      <w:ins w:id="2673" w:author="Billy Mitchell" w:date="2021-05-20T22:19:00Z">
        <w:r>
          <w:t xml:space="preserve">Knutson, B., &amp; Greer, S. M. (2008). Anticipatory affect: Neural correlates and consequences for choice. </w:t>
        </w:r>
        <w:r w:rsidRPr="008B19DA">
          <w:rPr>
            <w:i/>
            <w:iCs/>
            <w:rPrChange w:id="2674" w:author="Billy Mitchell" w:date="2021-05-20T22:45:00Z">
              <w:rPr/>
            </w:rPrChange>
          </w:rPr>
          <w:t>Philosophical Transactions of the Royal Society B: Biological Sciences, 363</w:t>
        </w:r>
        <w:r>
          <w:t xml:space="preserve">(1511), 3771–3786. </w:t>
        </w:r>
      </w:ins>
      <w:ins w:id="2675" w:author="Billy Mitchell" w:date="2021-05-20T22:45:00Z">
        <w:r w:rsidR="008B19DA">
          <w:fldChar w:fldCharType="begin"/>
        </w:r>
        <w:r w:rsidR="008B19DA">
          <w:instrText xml:space="preserve"> HYPERLINK "https://doi.org/10.1098/rstb.2008.0155" </w:instrText>
        </w:r>
        <w:r w:rsidR="008B19DA">
          <w:fldChar w:fldCharType="separate"/>
        </w:r>
        <w:r w:rsidRPr="008B19DA">
          <w:rPr>
            <w:rStyle w:val="Hyperlink"/>
          </w:rPr>
          <w:t>https://doi.org/10.1098/rstb.2008.0155</w:t>
        </w:r>
        <w:r w:rsidR="008B19DA">
          <w:fldChar w:fldCharType="end"/>
        </w:r>
      </w:ins>
    </w:p>
    <w:p w14:paraId="6B32D255" w14:textId="5BFA519F" w:rsidR="00797D7F" w:rsidRDefault="00797D7F">
      <w:pPr>
        <w:spacing w:line="480" w:lineRule="auto"/>
        <w:ind w:left="360" w:hanging="360"/>
        <w:rPr>
          <w:ins w:id="2676" w:author="Billy Mitchell" w:date="2021-05-20T22:19:00Z"/>
        </w:rPr>
      </w:pPr>
      <w:proofErr w:type="spellStart"/>
      <w:ins w:id="2677" w:author="Billy Mitchell" w:date="2021-05-20T22:19:00Z">
        <w:r>
          <w:t>Kragel</w:t>
        </w:r>
        <w:proofErr w:type="spellEnd"/>
        <w:r>
          <w:t xml:space="preserve">, P. A., &amp; </w:t>
        </w:r>
        <w:proofErr w:type="spellStart"/>
        <w:r>
          <w:t>LaBar</w:t>
        </w:r>
        <w:proofErr w:type="spellEnd"/>
        <w:r>
          <w:t xml:space="preserve">, K. S. (2015). Multivariate neural biomarkers of emotional states are categorically distinct. </w:t>
        </w:r>
        <w:r w:rsidRPr="008B19DA">
          <w:rPr>
            <w:i/>
            <w:iCs/>
            <w:rPrChange w:id="2678" w:author="Billy Mitchell" w:date="2021-05-20T22:45:00Z">
              <w:rPr/>
            </w:rPrChange>
          </w:rPr>
          <w:t>Social Cognitive and Affective Neuroscience, 10</w:t>
        </w:r>
        <w:r>
          <w:t xml:space="preserve">(11), 1437–1448. </w:t>
        </w:r>
      </w:ins>
      <w:ins w:id="2679" w:author="Billy Mitchell" w:date="2021-05-20T22:45:00Z">
        <w:r w:rsidR="008B19DA">
          <w:fldChar w:fldCharType="begin"/>
        </w:r>
        <w:r w:rsidR="008B19DA">
          <w:instrText xml:space="preserve"> HYPERLINK "https://doi.org/10.1093/scan/nsv032" </w:instrText>
        </w:r>
        <w:r w:rsidR="008B19DA">
          <w:fldChar w:fldCharType="separate"/>
        </w:r>
        <w:r w:rsidRPr="008B19DA">
          <w:rPr>
            <w:rStyle w:val="Hyperlink"/>
          </w:rPr>
          <w:t>https://doi.org/10.1093/scan/nsv032</w:t>
        </w:r>
        <w:r w:rsidR="008B19DA">
          <w:fldChar w:fldCharType="end"/>
        </w:r>
      </w:ins>
    </w:p>
    <w:p w14:paraId="17BC0489" w14:textId="1612A23E" w:rsidR="00797D7F" w:rsidRDefault="00797D7F">
      <w:pPr>
        <w:spacing w:line="480" w:lineRule="auto"/>
        <w:ind w:left="360" w:hanging="360"/>
        <w:rPr>
          <w:ins w:id="2680" w:author="Billy Mitchell" w:date="2021-05-20T22:19:00Z"/>
        </w:rPr>
      </w:pPr>
      <w:proofErr w:type="spellStart"/>
      <w:ins w:id="2681" w:author="Billy Mitchell" w:date="2021-05-20T22:19:00Z">
        <w:r>
          <w:t>Kragel</w:t>
        </w:r>
        <w:proofErr w:type="spellEnd"/>
        <w:r>
          <w:t xml:space="preserve">, P. A., &amp; </w:t>
        </w:r>
        <w:proofErr w:type="spellStart"/>
        <w:r>
          <w:t>LaBar</w:t>
        </w:r>
        <w:proofErr w:type="spellEnd"/>
        <w:r>
          <w:t xml:space="preserve">, K. S. (2016). Decoding </w:t>
        </w:r>
        <w:r w:rsidR="00B81BBB">
          <w:t>the nature of emotion in the brain</w:t>
        </w:r>
        <w:r>
          <w:t xml:space="preserve">. </w:t>
        </w:r>
        <w:r w:rsidRPr="008B19DA">
          <w:rPr>
            <w:i/>
            <w:iCs/>
            <w:rPrChange w:id="2682" w:author="Billy Mitchell" w:date="2021-05-20T22:45:00Z">
              <w:rPr/>
            </w:rPrChange>
          </w:rPr>
          <w:t>Trends in Cognitive Sciences, 20</w:t>
        </w:r>
        <w:r>
          <w:t xml:space="preserve">(6), 444–455. </w:t>
        </w:r>
      </w:ins>
      <w:ins w:id="2683" w:author="Billy Mitchell" w:date="2021-05-20T22:45:00Z">
        <w:r w:rsidR="008B19DA">
          <w:fldChar w:fldCharType="begin"/>
        </w:r>
        <w:r w:rsidR="008B19DA">
          <w:instrText xml:space="preserve"> HYPERLINK "https://doi.org/10.1016/j.tics.2016.03.011" </w:instrText>
        </w:r>
        <w:r w:rsidR="008B19DA">
          <w:fldChar w:fldCharType="separate"/>
        </w:r>
        <w:r w:rsidRPr="008B19DA">
          <w:rPr>
            <w:rStyle w:val="Hyperlink"/>
          </w:rPr>
          <w:t>https://doi.org/10.1016/j.tics.2016.03.011</w:t>
        </w:r>
        <w:r w:rsidR="008B19DA">
          <w:fldChar w:fldCharType="end"/>
        </w:r>
      </w:ins>
    </w:p>
    <w:p w14:paraId="2306C6C6" w14:textId="614ADF2A" w:rsidR="00797D7F" w:rsidRDefault="00797D7F">
      <w:pPr>
        <w:spacing w:line="480" w:lineRule="auto"/>
        <w:ind w:left="360" w:hanging="360"/>
        <w:rPr>
          <w:ins w:id="2684" w:author="Billy Mitchell" w:date="2021-05-20T22:19:00Z"/>
        </w:rPr>
      </w:pPr>
      <w:proofErr w:type="spellStart"/>
      <w:ins w:id="2685" w:author="Billy Mitchell" w:date="2021-05-20T22:19:00Z">
        <w:r>
          <w:t>Kriegeskorte</w:t>
        </w:r>
        <w:proofErr w:type="spellEnd"/>
        <w:r>
          <w:t xml:space="preserve">, N., Mur, M., &amp; </w:t>
        </w:r>
        <w:proofErr w:type="spellStart"/>
        <w:r>
          <w:t>Bandettini</w:t>
        </w:r>
        <w:proofErr w:type="spellEnd"/>
        <w:r>
          <w:t xml:space="preserve">, P. (2008). Representational similarity analysis—Connecting the branches of systems neuroscience. </w:t>
        </w:r>
        <w:r w:rsidRPr="008B19DA">
          <w:rPr>
            <w:i/>
            <w:iCs/>
            <w:rPrChange w:id="2686" w:author="Billy Mitchell" w:date="2021-05-20T22:45:00Z">
              <w:rPr/>
            </w:rPrChange>
          </w:rPr>
          <w:t>Frontiers in Systems Neuroscience, 2</w:t>
        </w:r>
        <w:r>
          <w:t xml:space="preserve">, 4. </w:t>
        </w:r>
      </w:ins>
      <w:ins w:id="2687" w:author="Billy Mitchell" w:date="2021-05-20T22:46:00Z">
        <w:r w:rsidR="008B19DA">
          <w:fldChar w:fldCharType="begin"/>
        </w:r>
        <w:r w:rsidR="008B19DA">
          <w:instrText xml:space="preserve"> HYPERLINK "https://doi.org/10.3389/neuro.06.004.2008" </w:instrText>
        </w:r>
        <w:r w:rsidR="008B19DA">
          <w:fldChar w:fldCharType="separate"/>
        </w:r>
        <w:r w:rsidRPr="008B19DA">
          <w:rPr>
            <w:rStyle w:val="Hyperlink"/>
          </w:rPr>
          <w:t>https://doi.org/10.3389/neuro.06.004.2008</w:t>
        </w:r>
        <w:r w:rsidR="008B19DA">
          <w:fldChar w:fldCharType="end"/>
        </w:r>
      </w:ins>
    </w:p>
    <w:p w14:paraId="56046CF3" w14:textId="11BD8014" w:rsidR="00797D7F" w:rsidRDefault="00797D7F">
      <w:pPr>
        <w:spacing w:line="480" w:lineRule="auto"/>
        <w:ind w:left="360" w:hanging="360"/>
        <w:rPr>
          <w:ins w:id="2688" w:author="Billy Mitchell" w:date="2021-05-20T22:19:00Z"/>
        </w:rPr>
      </w:pPr>
      <w:proofErr w:type="spellStart"/>
      <w:ins w:id="2689" w:author="Billy Mitchell" w:date="2021-05-20T22:19:00Z">
        <w:r>
          <w:t>Krippendorff</w:t>
        </w:r>
        <w:proofErr w:type="spellEnd"/>
        <w:r>
          <w:t xml:space="preserve">, K. (2004). Reliability </w:t>
        </w:r>
        <w:r w:rsidR="00B81BBB">
          <w:t>in content analysis</w:t>
        </w:r>
        <w:r>
          <w:t xml:space="preserve">: Some </w:t>
        </w:r>
        <w:r w:rsidR="00B81BBB">
          <w:t>common misconceptions and recommendations</w:t>
        </w:r>
        <w:r>
          <w:t xml:space="preserve">. </w:t>
        </w:r>
        <w:r w:rsidRPr="008B19DA">
          <w:rPr>
            <w:i/>
            <w:iCs/>
            <w:rPrChange w:id="2690" w:author="Billy Mitchell" w:date="2021-05-20T22:46:00Z">
              <w:rPr/>
            </w:rPrChange>
          </w:rPr>
          <w:t>Human Communication Research, 30</w:t>
        </w:r>
        <w:r>
          <w:t xml:space="preserve">(3), 411–433. </w:t>
        </w:r>
      </w:ins>
      <w:ins w:id="2691" w:author="Billy Mitchell" w:date="2021-05-20T22:46:00Z">
        <w:r w:rsidR="008B19DA">
          <w:fldChar w:fldCharType="begin"/>
        </w:r>
        <w:r w:rsidR="008B19DA">
          <w:instrText xml:space="preserve"> HYPERLINK "https://doi.org/10.1111/j.1468-2958.2004.tb00738.x" </w:instrText>
        </w:r>
        <w:r w:rsidR="008B19DA">
          <w:fldChar w:fldCharType="separate"/>
        </w:r>
        <w:r w:rsidRPr="008B19DA">
          <w:rPr>
            <w:rStyle w:val="Hyperlink"/>
          </w:rPr>
          <w:t>https://doi.org/10.1111/j.1468-2958.2004.tb00738.x</w:t>
        </w:r>
        <w:r w:rsidR="008B19DA">
          <w:fldChar w:fldCharType="end"/>
        </w:r>
      </w:ins>
    </w:p>
    <w:p w14:paraId="2EBF3F80" w14:textId="21BBDC9A" w:rsidR="00797D7F" w:rsidRDefault="00797D7F">
      <w:pPr>
        <w:spacing w:line="480" w:lineRule="auto"/>
        <w:ind w:left="360" w:hanging="360"/>
        <w:rPr>
          <w:ins w:id="2692" w:author="Billy Mitchell" w:date="2021-05-20T22:19:00Z"/>
        </w:rPr>
      </w:pPr>
      <w:proofErr w:type="spellStart"/>
      <w:ins w:id="2693" w:author="Billy Mitchell" w:date="2021-05-20T22:19:00Z">
        <w:r>
          <w:lastRenderedPageBreak/>
          <w:t>Krumhuber</w:t>
        </w:r>
        <w:proofErr w:type="spellEnd"/>
        <w:r>
          <w:t xml:space="preserve">, E. G., &amp; </w:t>
        </w:r>
        <w:proofErr w:type="spellStart"/>
        <w:r>
          <w:t>Manstead</w:t>
        </w:r>
        <w:proofErr w:type="spellEnd"/>
        <w:r>
          <w:t xml:space="preserve">, A. S. R. (2009). Can Duchenne smiles be feigned? New evidence on felt and false smiles. </w:t>
        </w:r>
        <w:r w:rsidRPr="008B19DA">
          <w:rPr>
            <w:i/>
            <w:iCs/>
            <w:rPrChange w:id="2694" w:author="Billy Mitchell" w:date="2021-05-20T22:46:00Z">
              <w:rPr/>
            </w:rPrChange>
          </w:rPr>
          <w:t>Emotion, 9</w:t>
        </w:r>
        <w:r>
          <w:t xml:space="preserve">(6), 807–820. </w:t>
        </w:r>
      </w:ins>
      <w:ins w:id="2695" w:author="Billy Mitchell" w:date="2021-05-20T22:46:00Z">
        <w:r w:rsidR="008B19DA">
          <w:fldChar w:fldCharType="begin"/>
        </w:r>
        <w:r w:rsidR="008B19DA">
          <w:instrText xml:space="preserve"> HYPERLINK "https://doi.org/10.1037/a0017844" </w:instrText>
        </w:r>
        <w:r w:rsidR="008B19DA">
          <w:fldChar w:fldCharType="separate"/>
        </w:r>
        <w:r w:rsidRPr="008B19DA">
          <w:rPr>
            <w:rStyle w:val="Hyperlink"/>
          </w:rPr>
          <w:t>https://doi.org/10.1037/a0017844</w:t>
        </w:r>
        <w:r w:rsidR="008B19DA">
          <w:fldChar w:fldCharType="end"/>
        </w:r>
      </w:ins>
    </w:p>
    <w:p w14:paraId="79F3E3FF" w14:textId="0D41B0B8" w:rsidR="00797D7F" w:rsidRDefault="00797D7F">
      <w:pPr>
        <w:spacing w:line="480" w:lineRule="auto"/>
        <w:ind w:left="360" w:hanging="360"/>
        <w:rPr>
          <w:ins w:id="2696" w:author="Billy Mitchell" w:date="2021-05-20T22:19:00Z"/>
        </w:rPr>
      </w:pPr>
      <w:ins w:id="2697" w:author="Billy Mitchell" w:date="2021-05-20T22:19:00Z">
        <w:r>
          <w:t xml:space="preserve">Larson, R., Csikszentmihalyi, M., &amp; </w:t>
        </w:r>
        <w:proofErr w:type="spellStart"/>
        <w:r>
          <w:t>Graef</w:t>
        </w:r>
        <w:proofErr w:type="spellEnd"/>
        <w:r>
          <w:t xml:space="preserve">, R. (1980). Mood variability and the psychosocial adjustment of adolescents. </w:t>
        </w:r>
        <w:r w:rsidRPr="008B19DA">
          <w:rPr>
            <w:i/>
            <w:iCs/>
            <w:rPrChange w:id="2698" w:author="Billy Mitchell" w:date="2021-05-20T22:46:00Z">
              <w:rPr/>
            </w:rPrChange>
          </w:rPr>
          <w:t>Journal of Youth and Adolescence, 9</w:t>
        </w:r>
        <w:r>
          <w:t>(6), 469–491.</w:t>
        </w:r>
      </w:ins>
      <w:ins w:id="2699" w:author="Billy Mitchell" w:date="2021-05-20T22:47:00Z">
        <w:r w:rsidR="008B19DA">
          <w:t xml:space="preserve"> </w:t>
        </w:r>
        <w:r w:rsidR="008B19DA">
          <w:fldChar w:fldCharType="begin"/>
        </w:r>
        <w:r w:rsidR="008B19DA">
          <w:instrText xml:space="preserve"> HYPERLINK "https://doi.org/10.1007/BF02089885" </w:instrText>
        </w:r>
        <w:r w:rsidR="008B19DA">
          <w:fldChar w:fldCharType="separate"/>
        </w:r>
        <w:r w:rsidR="008B19DA" w:rsidRPr="008B19DA">
          <w:rPr>
            <w:rStyle w:val="Hyperlink"/>
          </w:rPr>
          <w:t>https://doi.org/10.1007/BF02089885</w:t>
        </w:r>
        <w:r w:rsidR="008B19DA">
          <w:fldChar w:fldCharType="end"/>
        </w:r>
      </w:ins>
    </w:p>
    <w:p w14:paraId="1C7E9DF5" w14:textId="6C30FE3D" w:rsidR="00797D7F" w:rsidRDefault="00797D7F">
      <w:pPr>
        <w:spacing w:line="480" w:lineRule="auto"/>
        <w:ind w:left="360" w:hanging="360"/>
        <w:rPr>
          <w:ins w:id="2700" w:author="Billy Mitchell" w:date="2021-05-20T22:19:00Z"/>
        </w:rPr>
      </w:pPr>
      <w:proofErr w:type="spellStart"/>
      <w:ins w:id="2701" w:author="Billy Mitchell" w:date="2021-05-20T22:19:00Z">
        <w:r>
          <w:t>Levita</w:t>
        </w:r>
        <w:proofErr w:type="spellEnd"/>
        <w:r>
          <w:t xml:space="preserve">, L., Hare, T. A., Voss, H. U., Glover, G., </w:t>
        </w:r>
        <w:proofErr w:type="spellStart"/>
        <w:r>
          <w:t>Ballon</w:t>
        </w:r>
        <w:proofErr w:type="spellEnd"/>
        <w:r>
          <w:t xml:space="preserve">, D. J., &amp; Casey, B. J. (2009). The bivalent side of the nucleus accumbens. </w:t>
        </w:r>
        <w:r w:rsidRPr="008B19DA">
          <w:rPr>
            <w:i/>
            <w:iCs/>
            <w:rPrChange w:id="2702" w:author="Billy Mitchell" w:date="2021-05-20T22:47:00Z">
              <w:rPr/>
            </w:rPrChange>
          </w:rPr>
          <w:t>NeuroImage, 44</w:t>
        </w:r>
        <w:r>
          <w:t xml:space="preserve">(3), 1178–1187. </w:t>
        </w:r>
      </w:ins>
      <w:ins w:id="2703" w:author="Billy Mitchell" w:date="2021-05-20T22:47:00Z">
        <w:r w:rsidR="008B19DA">
          <w:fldChar w:fldCharType="begin"/>
        </w:r>
        <w:r w:rsidR="008B19DA">
          <w:instrText xml:space="preserve"> HYPERLINK "https://doi.org/10.1016/j.neuroimage.2008.09.039" </w:instrText>
        </w:r>
        <w:r w:rsidR="008B19DA">
          <w:fldChar w:fldCharType="separate"/>
        </w:r>
        <w:r w:rsidRPr="008B19DA">
          <w:rPr>
            <w:rStyle w:val="Hyperlink"/>
          </w:rPr>
          <w:t>https://doi.org/10.1016/j.neuroimage.2008.09.039</w:t>
        </w:r>
        <w:r w:rsidR="008B19DA">
          <w:fldChar w:fldCharType="end"/>
        </w:r>
      </w:ins>
    </w:p>
    <w:p w14:paraId="407E7E45" w14:textId="77777777" w:rsidR="00797D7F" w:rsidRDefault="00797D7F">
      <w:pPr>
        <w:spacing w:line="480" w:lineRule="auto"/>
        <w:ind w:left="360" w:hanging="360"/>
        <w:rPr>
          <w:ins w:id="2704" w:author="Billy Mitchell" w:date="2021-05-20T22:19:00Z"/>
        </w:rPr>
      </w:pPr>
      <w:ins w:id="2705" w:author="Billy Mitchell" w:date="2021-05-20T22:19:00Z">
        <w:r>
          <w:t xml:space="preserve">Lombard, M. (2012). Lessons learned from a research saga: An ambitious content analysis of television form. In </w:t>
        </w:r>
        <w:proofErr w:type="gramStart"/>
        <w:r w:rsidRPr="008B19DA">
          <w:rPr>
            <w:i/>
            <w:iCs/>
            <w:rPrChange w:id="2706" w:author="Billy Mitchell" w:date="2021-05-20T22:47:00Z">
              <w:rPr/>
            </w:rPrChange>
          </w:rPr>
          <w:t>The</w:t>
        </w:r>
        <w:proofErr w:type="gramEnd"/>
        <w:r w:rsidRPr="008B19DA">
          <w:rPr>
            <w:i/>
            <w:iCs/>
            <w:rPrChange w:id="2707" w:author="Billy Mitchell" w:date="2021-05-20T22:47:00Z">
              <w:rPr/>
            </w:rPrChange>
          </w:rPr>
          <w:t xml:space="preserve"> International Encyclopedia of Media Studies</w:t>
        </w:r>
        <w:r>
          <w:t xml:space="preserve"> (pp. 303–318).</w:t>
        </w:r>
      </w:ins>
    </w:p>
    <w:p w14:paraId="4FBEF4BB" w14:textId="792E2E10" w:rsidR="00797D7F" w:rsidRDefault="00797D7F">
      <w:pPr>
        <w:spacing w:line="480" w:lineRule="auto"/>
        <w:ind w:left="360" w:hanging="360"/>
        <w:rPr>
          <w:ins w:id="2708" w:author="Billy Mitchell" w:date="2021-05-20T22:19:00Z"/>
        </w:rPr>
      </w:pPr>
      <w:ins w:id="2709" w:author="Billy Mitchell" w:date="2021-05-20T22:19:00Z">
        <w:r>
          <w:t>Lombard, Matthew, Snyder-</w:t>
        </w:r>
        <w:proofErr w:type="spellStart"/>
        <w:r>
          <w:t>Duch</w:t>
        </w:r>
        <w:proofErr w:type="spellEnd"/>
        <w:r>
          <w:t xml:space="preserve">, J., &amp; Bracken, C. C. (2002). Content </w:t>
        </w:r>
        <w:r w:rsidR="00B81BBB">
          <w:t>analysis in mass communication</w:t>
        </w:r>
        <w:r>
          <w:t xml:space="preserve">: Assessment </w:t>
        </w:r>
        <w:r w:rsidR="00B81BBB">
          <w:t>and reporting of intercoder reliability</w:t>
        </w:r>
        <w:r>
          <w:t xml:space="preserve">. </w:t>
        </w:r>
        <w:r w:rsidRPr="008B19DA">
          <w:rPr>
            <w:i/>
            <w:iCs/>
            <w:rPrChange w:id="2710" w:author="Billy Mitchell" w:date="2021-05-20T22:48:00Z">
              <w:rPr/>
            </w:rPrChange>
          </w:rPr>
          <w:t>Human Communication Research, 28</w:t>
        </w:r>
        <w:r>
          <w:t xml:space="preserve">(4), 587–604. </w:t>
        </w:r>
      </w:ins>
      <w:ins w:id="2711" w:author="Billy Mitchell" w:date="2021-05-20T22:48:00Z">
        <w:r w:rsidR="008B19DA">
          <w:fldChar w:fldCharType="begin"/>
        </w:r>
        <w:r w:rsidR="008B19DA">
          <w:instrText xml:space="preserve"> HYPERLINK "https://doi.org/10.1111/j.1468-2958.2002.tb00826.x" </w:instrText>
        </w:r>
        <w:r w:rsidR="008B19DA">
          <w:fldChar w:fldCharType="separate"/>
        </w:r>
        <w:r w:rsidRPr="008B19DA">
          <w:rPr>
            <w:rStyle w:val="Hyperlink"/>
          </w:rPr>
          <w:t>https://doi.org/10.1111/j.1468-2958.2002.tb00826.x</w:t>
        </w:r>
        <w:r w:rsidR="008B19DA">
          <w:fldChar w:fldCharType="end"/>
        </w:r>
      </w:ins>
    </w:p>
    <w:p w14:paraId="6BBF97B4" w14:textId="53381B79" w:rsidR="00797D7F" w:rsidRDefault="00797D7F">
      <w:pPr>
        <w:spacing w:line="480" w:lineRule="auto"/>
        <w:ind w:left="360" w:hanging="360"/>
        <w:rPr>
          <w:ins w:id="2712" w:author="Billy Mitchell" w:date="2021-05-20T22:19:00Z"/>
        </w:rPr>
      </w:pPr>
      <w:ins w:id="2713" w:author="Billy Mitchell" w:date="2021-05-20T22:19:00Z">
        <w:r>
          <w:t xml:space="preserve">Ma, X., Tamir, M., &amp; Miyamoto, Y. (2018). A socio-cultural instrumental approach to emotion regulation: Culture and the regulation of positive emotions. </w:t>
        </w:r>
        <w:r w:rsidRPr="008B19DA">
          <w:rPr>
            <w:i/>
            <w:iCs/>
            <w:rPrChange w:id="2714" w:author="Billy Mitchell" w:date="2021-05-20T22:48:00Z">
              <w:rPr/>
            </w:rPrChange>
          </w:rPr>
          <w:t>Emotion, 18</w:t>
        </w:r>
        <w:r>
          <w:t xml:space="preserve">(1), 138–152. </w:t>
        </w:r>
      </w:ins>
      <w:ins w:id="2715" w:author="Billy Mitchell" w:date="2021-05-20T22:48:00Z">
        <w:r w:rsidR="008B19DA">
          <w:fldChar w:fldCharType="begin"/>
        </w:r>
        <w:r w:rsidR="008B19DA">
          <w:instrText xml:space="preserve"> HYPERLINK "https://doi.org/10.1037/emo0000315" </w:instrText>
        </w:r>
        <w:r w:rsidR="008B19DA">
          <w:fldChar w:fldCharType="separate"/>
        </w:r>
        <w:r w:rsidRPr="008B19DA">
          <w:rPr>
            <w:rStyle w:val="Hyperlink"/>
          </w:rPr>
          <w:t>https://doi.org/10.1037/emo0000315</w:t>
        </w:r>
        <w:r w:rsidR="008B19DA">
          <w:fldChar w:fldCharType="end"/>
        </w:r>
      </w:ins>
    </w:p>
    <w:p w14:paraId="302BB234" w14:textId="096DFBAB" w:rsidR="00797D7F" w:rsidRDefault="00797D7F">
      <w:pPr>
        <w:spacing w:line="480" w:lineRule="auto"/>
        <w:ind w:left="360" w:hanging="360"/>
        <w:rPr>
          <w:ins w:id="2716" w:author="Billy Mitchell" w:date="2021-05-20T22:19:00Z"/>
        </w:rPr>
      </w:pPr>
      <w:ins w:id="2717" w:author="Billy Mitchell" w:date="2021-05-20T22:19:00Z">
        <w:r>
          <w:t xml:space="preserve">Makris, N., Goldstein, J. M., Kennedy, D., Hodge, S. M., </w:t>
        </w:r>
        <w:proofErr w:type="spellStart"/>
        <w:r>
          <w:t>Caviness</w:t>
        </w:r>
        <w:proofErr w:type="spellEnd"/>
        <w:r>
          <w:t xml:space="preserve">, V. S., </w:t>
        </w:r>
        <w:proofErr w:type="spellStart"/>
        <w:r>
          <w:t>Faraone</w:t>
        </w:r>
        <w:proofErr w:type="spellEnd"/>
        <w:r>
          <w:t xml:space="preserve">, S. V., </w:t>
        </w:r>
        <w:proofErr w:type="spellStart"/>
        <w:r>
          <w:t>Tsuang</w:t>
        </w:r>
        <w:proofErr w:type="spellEnd"/>
        <w:r>
          <w:t xml:space="preserve">, M. T., &amp; Seidman, L. J. (2006). Decreased volume of left and total anterior insular lobule in schizophrenia. </w:t>
        </w:r>
        <w:r w:rsidRPr="008B19DA">
          <w:rPr>
            <w:i/>
            <w:iCs/>
            <w:rPrChange w:id="2718" w:author="Billy Mitchell" w:date="2021-05-20T22:48:00Z">
              <w:rPr/>
            </w:rPrChange>
          </w:rPr>
          <w:t>Schizophrenia Research, 83</w:t>
        </w:r>
        <w:r>
          <w:t xml:space="preserve">(2–3), 155–171. </w:t>
        </w:r>
      </w:ins>
      <w:ins w:id="2719" w:author="Billy Mitchell" w:date="2021-05-20T22:48:00Z">
        <w:r w:rsidR="008B19DA">
          <w:fldChar w:fldCharType="begin"/>
        </w:r>
        <w:r w:rsidR="008B19DA">
          <w:instrText xml:space="preserve"> HYPERLINK "https://doi.org/10.1016/j.schres.2005.11.020" </w:instrText>
        </w:r>
        <w:r w:rsidR="008B19DA">
          <w:fldChar w:fldCharType="separate"/>
        </w:r>
        <w:r w:rsidRPr="008B19DA">
          <w:rPr>
            <w:rStyle w:val="Hyperlink"/>
          </w:rPr>
          <w:t>https://doi.org/10.1016/j.schres.2005.11.020</w:t>
        </w:r>
        <w:r w:rsidR="008B19DA">
          <w:fldChar w:fldCharType="end"/>
        </w:r>
      </w:ins>
    </w:p>
    <w:p w14:paraId="17603841" w14:textId="74D7ED0C" w:rsidR="00797D7F" w:rsidRPr="002A7E2A" w:rsidRDefault="00797D7F">
      <w:pPr>
        <w:spacing w:line="480" w:lineRule="auto"/>
        <w:ind w:left="360" w:hanging="360"/>
        <w:rPr>
          <w:ins w:id="2720" w:author="Billy Mitchell" w:date="2021-05-20T22:19:00Z"/>
        </w:rPr>
      </w:pPr>
      <w:ins w:id="2721" w:author="Billy Mitchell" w:date="2021-05-20T22:19:00Z">
        <w:r>
          <w:lastRenderedPageBreak/>
          <w:t xml:space="preserve">Moll, J., &amp; de Oliveira-Souza, R. (2007). Moral judgments, </w:t>
        </w:r>
        <w:proofErr w:type="gramStart"/>
        <w:r>
          <w:t>emotions</w:t>
        </w:r>
        <w:proofErr w:type="gramEnd"/>
        <w:r>
          <w:t xml:space="preserve"> and the utilitarian brain. </w:t>
        </w:r>
        <w:r w:rsidRPr="008B19DA">
          <w:rPr>
            <w:i/>
            <w:iCs/>
            <w:rPrChange w:id="2722" w:author="Billy Mitchell" w:date="2021-05-20T22:48:00Z">
              <w:rPr/>
            </w:rPrChange>
          </w:rPr>
          <w:t>Trends in Cognitive Sciences, 11</w:t>
        </w:r>
        <w:r>
          <w:t>(8), 3.</w:t>
        </w:r>
      </w:ins>
      <w:ins w:id="2723" w:author="Billy Mitchell" w:date="2021-05-20T22:49:00Z">
        <w:r w:rsidR="002A7E2A">
          <w:rPr>
            <w:b/>
            <w:bCs/>
          </w:rPr>
          <w:t xml:space="preserve"> </w:t>
        </w:r>
        <w:r w:rsidR="002A7E2A" w:rsidRPr="002A7E2A">
          <w:rPr>
            <w:rPrChange w:id="2724" w:author="Billy Mitchell" w:date="2021-05-20T22:49:00Z">
              <w:rPr>
                <w:b/>
                <w:bCs/>
              </w:rPr>
            </w:rPrChange>
          </w:rPr>
          <w:fldChar w:fldCharType="begin"/>
        </w:r>
        <w:r w:rsidR="002A7E2A" w:rsidRPr="002A7E2A">
          <w:rPr>
            <w:rPrChange w:id="2725" w:author="Billy Mitchell" w:date="2021-05-20T22:49:00Z">
              <w:rPr>
                <w:b/>
                <w:bCs/>
              </w:rPr>
            </w:rPrChange>
          </w:rPr>
          <w:instrText xml:space="preserve"> HYPERLINK "https://doi.org/10.1016/j.tics.2007.06.001" </w:instrText>
        </w:r>
        <w:r w:rsidR="002A7E2A" w:rsidRPr="002A7E2A">
          <w:rPr>
            <w:rPrChange w:id="2726" w:author="Billy Mitchell" w:date="2021-05-20T22:49:00Z">
              <w:rPr>
                <w:b/>
                <w:bCs/>
              </w:rPr>
            </w:rPrChange>
          </w:rPr>
          <w:fldChar w:fldCharType="separate"/>
        </w:r>
        <w:r w:rsidR="002A7E2A" w:rsidRPr="002A7E2A">
          <w:rPr>
            <w:rStyle w:val="Hyperlink"/>
            <w:rPrChange w:id="2727" w:author="Billy Mitchell" w:date="2021-05-20T22:49:00Z">
              <w:rPr>
                <w:rStyle w:val="Hyperlink"/>
                <w:b/>
                <w:bCs/>
              </w:rPr>
            </w:rPrChange>
          </w:rPr>
          <w:t>https://doi.org/10.1016/j.tics.2007.06.001</w:t>
        </w:r>
        <w:r w:rsidR="002A7E2A" w:rsidRPr="002A7E2A">
          <w:rPr>
            <w:rPrChange w:id="2728" w:author="Billy Mitchell" w:date="2021-05-20T22:49:00Z">
              <w:rPr>
                <w:b/>
                <w:bCs/>
              </w:rPr>
            </w:rPrChange>
          </w:rPr>
          <w:fldChar w:fldCharType="end"/>
        </w:r>
      </w:ins>
    </w:p>
    <w:p w14:paraId="615AD467" w14:textId="03905E99" w:rsidR="00797D7F" w:rsidRDefault="00797D7F">
      <w:pPr>
        <w:spacing w:line="480" w:lineRule="auto"/>
        <w:ind w:left="360" w:hanging="360"/>
        <w:rPr>
          <w:ins w:id="2729" w:author="Billy Mitchell" w:date="2021-05-20T22:19:00Z"/>
        </w:rPr>
      </w:pPr>
      <w:ins w:id="2730" w:author="Billy Mitchell" w:date="2021-05-20T22:19:00Z">
        <w:r>
          <w:t xml:space="preserve">Monk, C. S., Klein, R. G., </w:t>
        </w:r>
        <w:proofErr w:type="spellStart"/>
        <w:r>
          <w:t>Telzer</w:t>
        </w:r>
        <w:proofErr w:type="spellEnd"/>
        <w:r>
          <w:t xml:space="preserve">, E. H., </w:t>
        </w:r>
        <w:proofErr w:type="spellStart"/>
        <w:r>
          <w:t>Schroth</w:t>
        </w:r>
        <w:proofErr w:type="spellEnd"/>
        <w:r>
          <w:t xml:space="preserve">, E. A., </w:t>
        </w:r>
        <w:proofErr w:type="spellStart"/>
        <w:r>
          <w:t>Mannuzza</w:t>
        </w:r>
        <w:proofErr w:type="spellEnd"/>
        <w:r>
          <w:t xml:space="preserve">, S., Moulton, J. L., </w:t>
        </w:r>
        <w:proofErr w:type="spellStart"/>
        <w:r>
          <w:t>Guardino</w:t>
        </w:r>
        <w:proofErr w:type="spellEnd"/>
        <w:r>
          <w:t xml:space="preserve">, M., </w:t>
        </w:r>
        <w:proofErr w:type="spellStart"/>
        <w:r>
          <w:t>Masten</w:t>
        </w:r>
        <w:proofErr w:type="spellEnd"/>
        <w:r>
          <w:t xml:space="preserve">, C. L., McClure-Tone, E. B., Fromm, S., Blair, R. J., Pine, D. S., &amp; Ernst, M. (2008). Amygdala </w:t>
        </w:r>
        <w:r w:rsidR="00B81BBB">
          <w:t>and nucleus accumbens activation to emotional facial expressions in children and adolescents at risk for major depression</w:t>
        </w:r>
        <w:r>
          <w:t xml:space="preserve">. </w:t>
        </w:r>
        <w:r w:rsidRPr="002A7E2A">
          <w:rPr>
            <w:i/>
            <w:iCs/>
            <w:rPrChange w:id="2731" w:author="Billy Mitchell" w:date="2021-05-20T22:49:00Z">
              <w:rPr/>
            </w:rPrChange>
          </w:rPr>
          <w:t>American Journal of Psychiatry, 165</w:t>
        </w:r>
        <w:r>
          <w:t xml:space="preserve">(1), 90–98. </w:t>
        </w:r>
      </w:ins>
      <w:ins w:id="2732" w:author="Billy Mitchell" w:date="2021-05-20T22:49:00Z">
        <w:r w:rsidR="002A7E2A">
          <w:fldChar w:fldCharType="begin"/>
        </w:r>
        <w:r w:rsidR="002A7E2A">
          <w:instrText xml:space="preserve"> HYPERLINK "https://doi.org/10.1176/appi.ajp.2007.06111917" </w:instrText>
        </w:r>
        <w:r w:rsidR="002A7E2A">
          <w:fldChar w:fldCharType="separate"/>
        </w:r>
        <w:r w:rsidRPr="002A7E2A">
          <w:rPr>
            <w:rStyle w:val="Hyperlink"/>
          </w:rPr>
          <w:t>https://doi.org/10.1176/appi.ajp.2007.06111917</w:t>
        </w:r>
        <w:r w:rsidR="002A7E2A">
          <w:fldChar w:fldCharType="end"/>
        </w:r>
      </w:ins>
    </w:p>
    <w:p w14:paraId="7493557F" w14:textId="5852FE18" w:rsidR="00797D7F" w:rsidRDefault="00797D7F">
      <w:pPr>
        <w:spacing w:line="480" w:lineRule="auto"/>
        <w:ind w:left="360" w:hanging="360"/>
        <w:rPr>
          <w:ins w:id="2733" w:author="Billy Mitchell" w:date="2021-05-20T22:19:00Z"/>
        </w:rPr>
      </w:pPr>
      <w:ins w:id="2734" w:author="Billy Mitchell" w:date="2021-05-20T22:19:00Z">
        <w:r>
          <w:t xml:space="preserve">Moses, P., </w:t>
        </w:r>
        <w:proofErr w:type="spellStart"/>
        <w:r>
          <w:t>DiNino</w:t>
        </w:r>
        <w:proofErr w:type="spellEnd"/>
        <w:r>
          <w:t xml:space="preserve">, M., Hernandez, L., &amp; Liu, T. T. (2014). Developmental changes in resting and functional cerebral blood flow and their relationship to the BOLD response: CBF and BOLD Responses in Children. </w:t>
        </w:r>
        <w:r w:rsidRPr="002A7E2A">
          <w:rPr>
            <w:i/>
            <w:iCs/>
            <w:rPrChange w:id="2735" w:author="Billy Mitchell" w:date="2021-05-20T22:49:00Z">
              <w:rPr/>
            </w:rPrChange>
          </w:rPr>
          <w:t>Human Brain Mapping, 35</w:t>
        </w:r>
        <w:r>
          <w:t xml:space="preserve">(7), 3188–3198. </w:t>
        </w:r>
      </w:ins>
      <w:ins w:id="2736" w:author="Billy Mitchell" w:date="2021-05-20T22:49:00Z">
        <w:r w:rsidR="002A7E2A">
          <w:fldChar w:fldCharType="begin"/>
        </w:r>
        <w:r w:rsidR="002A7E2A">
          <w:instrText xml:space="preserve"> HYPERLINK "https://doi.org/10.1002/hbm.22394" </w:instrText>
        </w:r>
        <w:r w:rsidR="002A7E2A">
          <w:fldChar w:fldCharType="separate"/>
        </w:r>
        <w:r w:rsidRPr="002A7E2A">
          <w:rPr>
            <w:rStyle w:val="Hyperlink"/>
          </w:rPr>
          <w:t>https://doi.org/10.1002/hbm.22394</w:t>
        </w:r>
        <w:r w:rsidR="002A7E2A">
          <w:fldChar w:fldCharType="end"/>
        </w:r>
      </w:ins>
    </w:p>
    <w:p w14:paraId="5343E06C" w14:textId="01319B0D" w:rsidR="00797D7F" w:rsidRDefault="00797D7F">
      <w:pPr>
        <w:spacing w:line="480" w:lineRule="auto"/>
        <w:ind w:left="360" w:hanging="360"/>
        <w:rPr>
          <w:ins w:id="2737" w:author="Billy Mitchell" w:date="2021-05-20T22:19:00Z"/>
        </w:rPr>
      </w:pPr>
      <w:proofErr w:type="spellStart"/>
      <w:ins w:id="2738" w:author="Billy Mitchell" w:date="2021-05-20T22:19:00Z">
        <w:r>
          <w:t>Noftle</w:t>
        </w:r>
        <w:proofErr w:type="spellEnd"/>
        <w:r>
          <w:t xml:space="preserve">, E. E., &amp; </w:t>
        </w:r>
        <w:proofErr w:type="spellStart"/>
        <w:r>
          <w:t>Fleeson</w:t>
        </w:r>
        <w:proofErr w:type="spellEnd"/>
        <w:r>
          <w:t xml:space="preserve">, W. (2010). Age differences in big five behavior averages and variabilities across the adult life span: Moving beyond retrospective, global summary accounts of personality. </w:t>
        </w:r>
        <w:r w:rsidRPr="002A7E2A">
          <w:rPr>
            <w:i/>
            <w:iCs/>
            <w:rPrChange w:id="2739" w:author="Billy Mitchell" w:date="2021-05-20T22:50:00Z">
              <w:rPr/>
            </w:rPrChange>
          </w:rPr>
          <w:t>Psychology and Aging, 25</w:t>
        </w:r>
        <w:r>
          <w:t xml:space="preserve">(1), 95–107. </w:t>
        </w:r>
      </w:ins>
      <w:ins w:id="2740" w:author="Billy Mitchell" w:date="2021-05-20T22:50:00Z">
        <w:r w:rsidR="002A7E2A">
          <w:fldChar w:fldCharType="begin"/>
        </w:r>
        <w:r w:rsidR="002A7E2A">
          <w:instrText xml:space="preserve"> HYPERLINK "https://doi.org/10.1037/a0018199" </w:instrText>
        </w:r>
        <w:r w:rsidR="002A7E2A">
          <w:fldChar w:fldCharType="separate"/>
        </w:r>
        <w:r w:rsidRPr="002A7E2A">
          <w:rPr>
            <w:rStyle w:val="Hyperlink"/>
          </w:rPr>
          <w:t>https://doi.org/10.1037/a0018199</w:t>
        </w:r>
        <w:r w:rsidR="002A7E2A">
          <w:fldChar w:fldCharType="end"/>
        </w:r>
      </w:ins>
    </w:p>
    <w:p w14:paraId="6E056FAA" w14:textId="751B14F7" w:rsidR="00797D7F" w:rsidRDefault="00797D7F">
      <w:pPr>
        <w:spacing w:line="480" w:lineRule="auto"/>
        <w:ind w:left="360" w:hanging="360"/>
        <w:rPr>
          <w:ins w:id="2741" w:author="Billy Mitchell" w:date="2021-05-20T22:19:00Z"/>
        </w:rPr>
      </w:pPr>
      <w:ins w:id="2742" w:author="Billy Mitchell" w:date="2021-05-20T22:19:00Z">
        <w:r>
          <w:t xml:space="preserve">Nook, E. C., </w:t>
        </w:r>
        <w:proofErr w:type="spellStart"/>
        <w:r>
          <w:t>Sasse</w:t>
        </w:r>
        <w:proofErr w:type="spellEnd"/>
        <w:r>
          <w:t xml:space="preserve">, S. F., Lambert, H. K., McLaughlin, K. A., &amp; Somerville, L. H. (2017). Increasing verbal knowledge mediates development of multidimensional emotion representations. </w:t>
        </w:r>
        <w:r w:rsidRPr="002A7E2A">
          <w:rPr>
            <w:i/>
            <w:iCs/>
            <w:rPrChange w:id="2743" w:author="Billy Mitchell" w:date="2021-05-20T22:50:00Z">
              <w:rPr/>
            </w:rPrChange>
          </w:rPr>
          <w:t>Nature Human Behaviour, 1</w:t>
        </w:r>
        <w:r>
          <w:t xml:space="preserve">(12), 881–889. </w:t>
        </w:r>
      </w:ins>
      <w:ins w:id="2744" w:author="Billy Mitchell" w:date="2021-05-20T22:50:00Z">
        <w:r w:rsidR="002A7E2A">
          <w:fldChar w:fldCharType="begin"/>
        </w:r>
        <w:r w:rsidR="002A7E2A">
          <w:instrText xml:space="preserve"> HYPERLINK "https://doi.org/10.1038/s41562-017-0238-7" </w:instrText>
        </w:r>
        <w:r w:rsidR="002A7E2A">
          <w:fldChar w:fldCharType="separate"/>
        </w:r>
        <w:r w:rsidRPr="002A7E2A">
          <w:rPr>
            <w:rStyle w:val="Hyperlink"/>
          </w:rPr>
          <w:t>https://doi.org/10.1038/s41562-017-0238-7</w:t>
        </w:r>
        <w:r w:rsidR="002A7E2A">
          <w:fldChar w:fldCharType="end"/>
        </w:r>
      </w:ins>
    </w:p>
    <w:p w14:paraId="6199C431" w14:textId="07234221" w:rsidR="00797D7F" w:rsidRDefault="00797D7F">
      <w:pPr>
        <w:spacing w:line="480" w:lineRule="auto"/>
        <w:ind w:left="360" w:hanging="360"/>
        <w:rPr>
          <w:ins w:id="2745" w:author="Billy Mitchell" w:date="2021-05-20T22:19:00Z"/>
        </w:rPr>
      </w:pPr>
      <w:ins w:id="2746" w:author="Billy Mitchell" w:date="2021-05-20T22:19:00Z">
        <w:r>
          <w:t xml:space="preserve">Nook, E. C., </w:t>
        </w:r>
        <w:proofErr w:type="spellStart"/>
        <w:r>
          <w:t>Sasse</w:t>
        </w:r>
        <w:proofErr w:type="spellEnd"/>
        <w:r>
          <w:t xml:space="preserve">, S. F., Lambert, H. K., McLaughlin, K. A., &amp; Somerville, L. H. (2018). The </w:t>
        </w:r>
        <w:r w:rsidR="00B81BBB">
          <w:t>nonlinear development of emotion differentiation</w:t>
        </w:r>
        <w:r>
          <w:t xml:space="preserve">: Granular </w:t>
        </w:r>
        <w:r w:rsidR="00B81BBB">
          <w:t xml:space="preserve">emotional </w:t>
        </w:r>
        <w:r w:rsidR="00B81BBB">
          <w:lastRenderedPageBreak/>
          <w:t>experience is low in adolescence</w:t>
        </w:r>
        <w:r>
          <w:t xml:space="preserve">. </w:t>
        </w:r>
        <w:r w:rsidRPr="002A7E2A">
          <w:rPr>
            <w:i/>
            <w:iCs/>
            <w:rPrChange w:id="2747" w:author="Billy Mitchell" w:date="2021-05-20T22:50:00Z">
              <w:rPr/>
            </w:rPrChange>
          </w:rPr>
          <w:t>Psychological Science, 29</w:t>
        </w:r>
        <w:r>
          <w:t xml:space="preserve">(8), 1346–1357. </w:t>
        </w:r>
      </w:ins>
      <w:ins w:id="2748" w:author="Billy Mitchell" w:date="2021-05-20T22:50:00Z">
        <w:r w:rsidR="002A7E2A">
          <w:fldChar w:fldCharType="begin"/>
        </w:r>
        <w:r w:rsidR="002A7E2A">
          <w:instrText xml:space="preserve"> HYPERLINK "https://doi.org/10.1177/0956797618773357" </w:instrText>
        </w:r>
        <w:r w:rsidR="002A7E2A">
          <w:fldChar w:fldCharType="separate"/>
        </w:r>
        <w:r w:rsidRPr="002A7E2A">
          <w:rPr>
            <w:rStyle w:val="Hyperlink"/>
          </w:rPr>
          <w:t>https://doi.org/10.1177/0956797618773357</w:t>
        </w:r>
        <w:r w:rsidR="002A7E2A">
          <w:fldChar w:fldCharType="end"/>
        </w:r>
      </w:ins>
    </w:p>
    <w:p w14:paraId="63087A51" w14:textId="26AE3067" w:rsidR="00797D7F" w:rsidRDefault="00797D7F">
      <w:pPr>
        <w:spacing w:line="480" w:lineRule="auto"/>
        <w:ind w:left="360" w:hanging="360"/>
        <w:rPr>
          <w:ins w:id="2749" w:author="Billy Mitchell" w:date="2021-05-20T22:19:00Z"/>
        </w:rPr>
      </w:pPr>
      <w:proofErr w:type="spellStart"/>
      <w:ins w:id="2750" w:author="Billy Mitchell" w:date="2021-05-20T22:19:00Z">
        <w:r>
          <w:t>Ortony</w:t>
        </w:r>
        <w:proofErr w:type="spellEnd"/>
        <w:r>
          <w:t xml:space="preserve">, A., </w:t>
        </w:r>
        <w:proofErr w:type="spellStart"/>
        <w:r>
          <w:t>Clore</w:t>
        </w:r>
        <w:proofErr w:type="spellEnd"/>
        <w:r>
          <w:t xml:space="preserve">, G. L., &amp; Collins, A. (1988). </w:t>
        </w:r>
        <w:r w:rsidRPr="002A7E2A">
          <w:rPr>
            <w:i/>
            <w:iCs/>
            <w:rPrChange w:id="2751" w:author="Billy Mitchell" w:date="2021-05-20T22:50:00Z">
              <w:rPr/>
            </w:rPrChange>
          </w:rPr>
          <w:t>The Cognitive Structure of Emotions.</w:t>
        </w:r>
        <w:r>
          <w:t xml:space="preserve"> Cambridge University Press. </w:t>
        </w:r>
      </w:ins>
      <w:ins w:id="2752" w:author="Billy Mitchell" w:date="2021-05-20T22:53:00Z">
        <w:r w:rsidR="002A7E2A" w:rsidRPr="002A7E2A">
          <w:rPr>
            <w:rPrChange w:id="2753" w:author="Billy Mitchell" w:date="2021-05-20T22:53:00Z">
              <w:rPr>
                <w:i/>
                <w:iCs/>
              </w:rPr>
            </w:rPrChange>
          </w:rPr>
          <w:fldChar w:fldCharType="begin"/>
        </w:r>
        <w:r w:rsidR="002A7E2A" w:rsidRPr="002A7E2A">
          <w:rPr>
            <w:rPrChange w:id="2754" w:author="Billy Mitchell" w:date="2021-05-20T22:53:00Z">
              <w:rPr>
                <w:i/>
                <w:iCs/>
              </w:rPr>
            </w:rPrChange>
          </w:rPr>
          <w:instrText xml:space="preserve"> HYPERLINK "https://doi.org/10.1017/CBO9780511571299" </w:instrText>
        </w:r>
        <w:r w:rsidR="002A7E2A" w:rsidRPr="002A7E2A">
          <w:rPr>
            <w:rPrChange w:id="2755" w:author="Billy Mitchell" w:date="2021-05-20T22:53:00Z">
              <w:rPr>
                <w:i/>
                <w:iCs/>
              </w:rPr>
            </w:rPrChange>
          </w:rPr>
          <w:fldChar w:fldCharType="separate"/>
        </w:r>
        <w:r w:rsidRPr="002A7E2A">
          <w:rPr>
            <w:rStyle w:val="Hyperlink"/>
            <w:rPrChange w:id="2756" w:author="Billy Mitchell" w:date="2021-05-20T22:53:00Z">
              <w:rPr/>
            </w:rPrChange>
          </w:rPr>
          <w:t>https://doi.org/10.1017/CBO9780511571299</w:t>
        </w:r>
        <w:r w:rsidR="002A7E2A" w:rsidRPr="002A7E2A">
          <w:rPr>
            <w:rPrChange w:id="2757" w:author="Billy Mitchell" w:date="2021-05-20T22:53:00Z">
              <w:rPr>
                <w:i/>
                <w:iCs/>
              </w:rPr>
            </w:rPrChange>
          </w:rPr>
          <w:fldChar w:fldCharType="end"/>
        </w:r>
      </w:ins>
    </w:p>
    <w:p w14:paraId="5749728E" w14:textId="1FEC253E" w:rsidR="00797D7F" w:rsidRDefault="00797D7F">
      <w:pPr>
        <w:spacing w:line="480" w:lineRule="auto"/>
        <w:ind w:left="360" w:hanging="360"/>
        <w:rPr>
          <w:ins w:id="2758" w:author="Billy Mitchell" w:date="2021-05-20T22:19:00Z"/>
        </w:rPr>
      </w:pPr>
      <w:ins w:id="2759" w:author="Billy Mitchell" w:date="2021-05-20T22:19:00Z">
        <w:r>
          <w:t xml:space="preserve">O’Toole, M. S., Renna, Megan. E., </w:t>
        </w:r>
        <w:proofErr w:type="spellStart"/>
        <w:r>
          <w:t>Elkjær</w:t>
        </w:r>
        <w:proofErr w:type="spellEnd"/>
        <w:r>
          <w:t xml:space="preserve">, E., Mikkelsen, M. B., &amp; </w:t>
        </w:r>
        <w:proofErr w:type="spellStart"/>
        <w:r>
          <w:t>Mennin</w:t>
        </w:r>
        <w:proofErr w:type="spellEnd"/>
        <w:r>
          <w:t xml:space="preserve">, D. S. (2020). A </w:t>
        </w:r>
        <w:r w:rsidR="00B81BBB">
          <w:t>systematic review and meta-analysis of the association between complexity of emotion experience and behavioral adaptation</w:t>
        </w:r>
        <w:r>
          <w:t xml:space="preserve">. </w:t>
        </w:r>
        <w:r w:rsidRPr="002A7E2A">
          <w:rPr>
            <w:i/>
            <w:iCs/>
            <w:rPrChange w:id="2760" w:author="Billy Mitchell" w:date="2021-05-20T22:50:00Z">
              <w:rPr/>
            </w:rPrChange>
          </w:rPr>
          <w:t>Emotion Review, 12</w:t>
        </w:r>
        <w:r>
          <w:t xml:space="preserve">(1), 23–38. </w:t>
        </w:r>
      </w:ins>
      <w:ins w:id="2761" w:author="Billy Mitchell" w:date="2021-05-20T22:51:00Z">
        <w:r w:rsidR="002A7E2A">
          <w:fldChar w:fldCharType="begin"/>
        </w:r>
        <w:r w:rsidR="002A7E2A">
          <w:instrText xml:space="preserve"> HYPERLINK "https://doi.org/10.1177/1754073919876019" </w:instrText>
        </w:r>
        <w:r w:rsidR="002A7E2A">
          <w:fldChar w:fldCharType="separate"/>
        </w:r>
        <w:r w:rsidRPr="002A7E2A">
          <w:rPr>
            <w:rStyle w:val="Hyperlink"/>
          </w:rPr>
          <w:t>https://doi.org/10.1177/1754073919876019</w:t>
        </w:r>
        <w:r w:rsidR="002A7E2A">
          <w:fldChar w:fldCharType="end"/>
        </w:r>
      </w:ins>
    </w:p>
    <w:p w14:paraId="37BC9877" w14:textId="5A0AA050" w:rsidR="00797D7F" w:rsidRDefault="00797D7F">
      <w:pPr>
        <w:spacing w:line="480" w:lineRule="auto"/>
        <w:ind w:left="360" w:hanging="360"/>
        <w:rPr>
          <w:ins w:id="2762" w:author="Billy Mitchell" w:date="2021-05-20T22:19:00Z"/>
        </w:rPr>
      </w:pPr>
      <w:ins w:id="2763" w:author="Billy Mitchell" w:date="2021-05-20T22:19:00Z">
        <w:r>
          <w:t xml:space="preserve">Perlman, S. B., &amp; </w:t>
        </w:r>
        <w:proofErr w:type="spellStart"/>
        <w:r>
          <w:t>Pelphrey</w:t>
        </w:r>
        <w:proofErr w:type="spellEnd"/>
        <w:r>
          <w:t xml:space="preserve">, K. A. (2011). Developing connections for affective regulation: Age-related changes in emotional brain connectivity. </w:t>
        </w:r>
        <w:r w:rsidRPr="002A7E2A">
          <w:rPr>
            <w:i/>
            <w:iCs/>
            <w:rPrChange w:id="2764" w:author="Billy Mitchell" w:date="2021-05-20T22:53:00Z">
              <w:rPr/>
            </w:rPrChange>
          </w:rPr>
          <w:t>Journal of Experimental Child Psychology, 108</w:t>
        </w:r>
        <w:r>
          <w:t xml:space="preserve">(3), 607–620. </w:t>
        </w:r>
      </w:ins>
      <w:ins w:id="2765" w:author="Billy Mitchell" w:date="2021-05-20T22:53:00Z">
        <w:r w:rsidR="002A7E2A">
          <w:fldChar w:fldCharType="begin"/>
        </w:r>
        <w:r w:rsidR="002A7E2A">
          <w:instrText xml:space="preserve"> HYPERLINK "https://doi.org/10.1016/j.jecp.2010.08.006" </w:instrText>
        </w:r>
        <w:r w:rsidR="002A7E2A">
          <w:fldChar w:fldCharType="separate"/>
        </w:r>
        <w:r w:rsidRPr="002A7E2A">
          <w:rPr>
            <w:rStyle w:val="Hyperlink"/>
          </w:rPr>
          <w:t>https://doi.org/10.1016/j.jecp.2010.08.006</w:t>
        </w:r>
        <w:r w:rsidR="002A7E2A">
          <w:fldChar w:fldCharType="end"/>
        </w:r>
      </w:ins>
    </w:p>
    <w:p w14:paraId="5931CFC4" w14:textId="09650BD2" w:rsidR="00797D7F" w:rsidRDefault="00797D7F">
      <w:pPr>
        <w:spacing w:line="480" w:lineRule="auto"/>
        <w:ind w:left="360" w:hanging="360"/>
        <w:rPr>
          <w:ins w:id="2766" w:author="Billy Mitchell" w:date="2021-05-20T22:19:00Z"/>
        </w:rPr>
      </w:pPr>
      <w:ins w:id="2767" w:author="Billy Mitchell" w:date="2021-05-20T22:19:00Z">
        <w:r>
          <w:t xml:space="preserve">Pons, F., Harris, P. L., &amp; de </w:t>
        </w:r>
        <w:proofErr w:type="spellStart"/>
        <w:r>
          <w:t>Rosnay</w:t>
        </w:r>
        <w:proofErr w:type="spellEnd"/>
        <w:r>
          <w:t xml:space="preserve">, M. (2004). Emotion comprehension between 3 and 11 years: Developmental periods and hierarchical organization. </w:t>
        </w:r>
        <w:r w:rsidRPr="002A7E2A">
          <w:rPr>
            <w:i/>
            <w:iCs/>
            <w:rPrChange w:id="2768" w:author="Billy Mitchell" w:date="2021-05-20T22:53:00Z">
              <w:rPr/>
            </w:rPrChange>
          </w:rPr>
          <w:t>European Journal of Developmental Psychology, 1</w:t>
        </w:r>
        <w:r>
          <w:t xml:space="preserve">(2), 127–152. </w:t>
        </w:r>
      </w:ins>
      <w:ins w:id="2769" w:author="Billy Mitchell" w:date="2021-05-20T22:53:00Z">
        <w:r w:rsidR="002A7E2A">
          <w:fldChar w:fldCharType="begin"/>
        </w:r>
        <w:r w:rsidR="002A7E2A">
          <w:instrText xml:space="preserve"> HYPERLINK "https://doi.org/10.1080/17405620344000022" </w:instrText>
        </w:r>
        <w:r w:rsidR="002A7E2A">
          <w:fldChar w:fldCharType="separate"/>
        </w:r>
        <w:r w:rsidRPr="002A7E2A">
          <w:rPr>
            <w:rStyle w:val="Hyperlink"/>
          </w:rPr>
          <w:t>https://doi.org/10.1080/17405620344000022</w:t>
        </w:r>
        <w:r w:rsidR="002A7E2A">
          <w:fldChar w:fldCharType="end"/>
        </w:r>
      </w:ins>
    </w:p>
    <w:p w14:paraId="66FC776E" w14:textId="74CB44F5" w:rsidR="00797D7F" w:rsidRDefault="00797D7F">
      <w:pPr>
        <w:spacing w:line="480" w:lineRule="auto"/>
        <w:ind w:left="360" w:hanging="360"/>
        <w:rPr>
          <w:ins w:id="2770" w:author="Billy Mitchell" w:date="2021-05-20T22:19:00Z"/>
        </w:rPr>
      </w:pPr>
      <w:ins w:id="2771" w:author="Billy Mitchell" w:date="2021-05-20T22:19:00Z">
        <w:r>
          <w:t xml:space="preserve">Pons, F., Lawson, J., Harris, P. L., &amp; de </w:t>
        </w:r>
        <w:proofErr w:type="spellStart"/>
        <w:r>
          <w:t>Rosnay</w:t>
        </w:r>
        <w:proofErr w:type="spellEnd"/>
        <w:r>
          <w:t xml:space="preserve">, M. (2003). Individual differences in children’s emotion understanding: Effects of age and language. </w:t>
        </w:r>
        <w:r w:rsidRPr="002A7E2A">
          <w:rPr>
            <w:i/>
            <w:iCs/>
            <w:rPrChange w:id="2772" w:author="Billy Mitchell" w:date="2021-05-20T22:53:00Z">
              <w:rPr/>
            </w:rPrChange>
          </w:rPr>
          <w:t>Scandinavian Journal of Psychology, 44</w:t>
        </w:r>
        <w:r>
          <w:t xml:space="preserve">(4), 347–353. </w:t>
        </w:r>
      </w:ins>
      <w:ins w:id="2773" w:author="Billy Mitchell" w:date="2021-05-20T22:53:00Z">
        <w:r w:rsidR="002A7E2A">
          <w:fldChar w:fldCharType="begin"/>
        </w:r>
        <w:r w:rsidR="002A7E2A">
          <w:instrText xml:space="preserve"> HYPERLINK "https://doi.org/10.1111/1467-9450.00354" </w:instrText>
        </w:r>
        <w:r w:rsidR="002A7E2A">
          <w:fldChar w:fldCharType="separate"/>
        </w:r>
        <w:r w:rsidRPr="002A7E2A">
          <w:rPr>
            <w:rStyle w:val="Hyperlink"/>
          </w:rPr>
          <w:t>https://doi.org/10.1111/1467-9450.00354</w:t>
        </w:r>
        <w:r w:rsidR="002A7E2A">
          <w:fldChar w:fldCharType="end"/>
        </w:r>
      </w:ins>
    </w:p>
    <w:p w14:paraId="2D04454E" w14:textId="39471B5C" w:rsidR="002A7E2A" w:rsidRPr="002A7E2A" w:rsidRDefault="002A7E2A">
      <w:pPr>
        <w:spacing w:line="480" w:lineRule="auto"/>
        <w:ind w:left="360" w:hanging="360"/>
        <w:rPr>
          <w:ins w:id="2774" w:author="Billy Mitchell" w:date="2021-05-20T22:55:00Z"/>
          <w:lang w:val="en-US"/>
        </w:rPr>
      </w:pPr>
      <w:ins w:id="2775" w:author="Billy Mitchell" w:date="2021-05-20T22:55:00Z">
        <w:r w:rsidRPr="002A7E2A">
          <w:rPr>
            <w:lang w:val="en-US"/>
          </w:rPr>
          <w:t xml:space="preserve">Popal, H. S., Wang, Y., &amp; Olson, I. R. (2019). A </w:t>
        </w:r>
        <w:r w:rsidR="00B81BBB" w:rsidRPr="002A7E2A">
          <w:rPr>
            <w:lang w:val="en-US"/>
          </w:rPr>
          <w:t>guide to representational similarity analysis for social neuroscience</w:t>
        </w:r>
        <w:r w:rsidRPr="002A7E2A">
          <w:rPr>
            <w:lang w:val="en-US"/>
          </w:rPr>
          <w:t xml:space="preserve">. </w:t>
        </w:r>
        <w:r w:rsidRPr="002A7E2A">
          <w:rPr>
            <w:i/>
            <w:iCs/>
            <w:lang w:val="en-US"/>
          </w:rPr>
          <w:t>Social Cognitive and Affective Neuroscience</w:t>
        </w:r>
        <w:r w:rsidRPr="002A7E2A">
          <w:rPr>
            <w:lang w:val="en-US"/>
          </w:rPr>
          <w:t xml:space="preserve">, </w:t>
        </w:r>
        <w:r w:rsidRPr="002A7E2A">
          <w:rPr>
            <w:i/>
            <w:iCs/>
            <w:lang w:val="en-US"/>
          </w:rPr>
          <w:t>14</w:t>
        </w:r>
        <w:r w:rsidRPr="002A7E2A">
          <w:rPr>
            <w:lang w:val="en-US"/>
          </w:rPr>
          <w:t xml:space="preserve">(11), 1243–1253. </w:t>
        </w:r>
        <w:r w:rsidRPr="002A7E2A">
          <w:rPr>
            <w:lang w:val="en-US"/>
          </w:rPr>
          <w:fldChar w:fldCharType="begin"/>
        </w:r>
        <w:r w:rsidRPr="002A7E2A">
          <w:rPr>
            <w:lang w:val="en-US"/>
          </w:rPr>
          <w:instrText xml:space="preserve"> HYPERLINK "https://doi.org/10.1093/scan/nsz099" </w:instrText>
        </w:r>
        <w:r w:rsidRPr="002A7E2A">
          <w:rPr>
            <w:lang w:val="en-US"/>
          </w:rPr>
          <w:fldChar w:fldCharType="separate"/>
        </w:r>
        <w:r w:rsidRPr="002A7E2A">
          <w:rPr>
            <w:rStyle w:val="Hyperlink"/>
            <w:lang w:val="en-US"/>
          </w:rPr>
          <w:t>https://doi.org/10.1093/scan/nsz099</w:t>
        </w:r>
        <w:r w:rsidRPr="002A7E2A">
          <w:fldChar w:fldCharType="end"/>
        </w:r>
      </w:ins>
    </w:p>
    <w:p w14:paraId="5F54B436" w14:textId="4D228945" w:rsidR="002A7E2A" w:rsidRPr="002A7E2A" w:rsidRDefault="002A7E2A">
      <w:pPr>
        <w:spacing w:line="480" w:lineRule="auto"/>
        <w:ind w:left="360" w:hanging="360"/>
        <w:rPr>
          <w:ins w:id="2776" w:author="Billy Mitchell" w:date="2021-05-20T22:56:00Z"/>
          <w:lang w:val="en-US"/>
        </w:rPr>
      </w:pPr>
      <w:proofErr w:type="spellStart"/>
      <w:ins w:id="2777" w:author="Billy Mitchell" w:date="2021-05-20T22:56:00Z">
        <w:r w:rsidRPr="002A7E2A">
          <w:rPr>
            <w:lang w:val="en-US"/>
          </w:rPr>
          <w:lastRenderedPageBreak/>
          <w:t>Pratto</w:t>
        </w:r>
        <w:proofErr w:type="spellEnd"/>
        <w:r w:rsidRPr="002A7E2A">
          <w:rPr>
            <w:lang w:val="en-US"/>
          </w:rPr>
          <w:t xml:space="preserve">, F., &amp; John, O. P. (1991). Automatic </w:t>
        </w:r>
        <w:r w:rsidR="00B81BBB" w:rsidRPr="002A7E2A">
          <w:rPr>
            <w:lang w:val="en-US"/>
          </w:rPr>
          <w:t>vigilance</w:t>
        </w:r>
        <w:r w:rsidRPr="002A7E2A">
          <w:rPr>
            <w:lang w:val="en-US"/>
          </w:rPr>
          <w:t xml:space="preserve">: The </w:t>
        </w:r>
        <w:r w:rsidR="00B81BBB" w:rsidRPr="002A7E2A">
          <w:rPr>
            <w:lang w:val="en-US"/>
          </w:rPr>
          <w:t>attention-grabbing power of negative social information</w:t>
        </w:r>
        <w:r w:rsidRPr="002A7E2A">
          <w:rPr>
            <w:lang w:val="en-US"/>
          </w:rPr>
          <w:t xml:space="preserve">. </w:t>
        </w:r>
        <w:r w:rsidRPr="002A7E2A">
          <w:rPr>
            <w:i/>
            <w:iCs/>
            <w:lang w:val="en-US"/>
          </w:rPr>
          <w:t xml:space="preserve">Journal </w:t>
        </w:r>
        <w:proofErr w:type="spellStart"/>
        <w:r w:rsidRPr="002A7E2A">
          <w:rPr>
            <w:i/>
            <w:iCs/>
            <w:lang w:val="en-US"/>
          </w:rPr>
          <w:t>off</w:t>
        </w:r>
        <w:proofErr w:type="spellEnd"/>
        <w:r w:rsidRPr="002A7E2A">
          <w:rPr>
            <w:i/>
            <w:iCs/>
            <w:lang w:val="en-US"/>
          </w:rPr>
          <w:t xml:space="preserve"> Personality and Social Psychology</w:t>
        </w:r>
        <w:r w:rsidRPr="002A7E2A">
          <w:rPr>
            <w:lang w:val="en-US"/>
          </w:rPr>
          <w:t xml:space="preserve">, </w:t>
        </w:r>
        <w:r w:rsidRPr="002A7E2A">
          <w:rPr>
            <w:i/>
            <w:iCs/>
            <w:lang w:val="en-US"/>
          </w:rPr>
          <w:t>61</w:t>
        </w:r>
        <w:r w:rsidRPr="002A7E2A">
          <w:rPr>
            <w:lang w:val="en-US"/>
          </w:rPr>
          <w:t xml:space="preserve">(3), 380–291. </w:t>
        </w:r>
        <w:r w:rsidRPr="002A7E2A">
          <w:rPr>
            <w:lang w:val="en-US"/>
          </w:rPr>
          <w:fldChar w:fldCharType="begin"/>
        </w:r>
        <w:r w:rsidRPr="002A7E2A">
          <w:rPr>
            <w:lang w:val="en-US"/>
          </w:rPr>
          <w:instrText xml:space="preserve"> HYPERLINK "https://doi.org/10.1037/0022-3514.61.3.380" </w:instrText>
        </w:r>
        <w:r w:rsidRPr="002A7E2A">
          <w:rPr>
            <w:lang w:val="en-US"/>
          </w:rPr>
          <w:fldChar w:fldCharType="separate"/>
        </w:r>
        <w:r w:rsidRPr="002A7E2A">
          <w:rPr>
            <w:rStyle w:val="Hyperlink"/>
            <w:lang w:val="en-US"/>
          </w:rPr>
          <w:t>https://doi.org/10.1037/0022-3514.61.3.380</w:t>
        </w:r>
        <w:r w:rsidRPr="002A7E2A">
          <w:fldChar w:fldCharType="end"/>
        </w:r>
      </w:ins>
    </w:p>
    <w:p w14:paraId="39DC32DC" w14:textId="7FFA7C8C" w:rsidR="00797D7F" w:rsidRDefault="00797D7F">
      <w:pPr>
        <w:spacing w:line="480" w:lineRule="auto"/>
        <w:ind w:left="360" w:hanging="360"/>
        <w:rPr>
          <w:ins w:id="2778" w:author="Billy Mitchell" w:date="2021-05-20T22:19:00Z"/>
        </w:rPr>
      </w:pPr>
      <w:ins w:id="2779" w:author="Billy Mitchell" w:date="2021-05-20T22:19:00Z">
        <w:r>
          <w:t xml:space="preserve">Richards, J. M., Plate, R. C., &amp; Ernst, M. (2013). A systematic review of fMRI reward paradigms used in studies of adolescents vs. adults: The impact of task design and implications for understanding neurodevelopment. </w:t>
        </w:r>
        <w:r w:rsidRPr="002A7E2A">
          <w:rPr>
            <w:i/>
            <w:iCs/>
            <w:rPrChange w:id="2780" w:author="Billy Mitchell" w:date="2021-05-20T22:57:00Z">
              <w:rPr/>
            </w:rPrChange>
          </w:rPr>
          <w:t>Neuroscience &amp; Biobehavioral Reviews, 37</w:t>
        </w:r>
        <w:r>
          <w:t xml:space="preserve">(5), 976–991. </w:t>
        </w:r>
      </w:ins>
      <w:ins w:id="2781" w:author="Billy Mitchell" w:date="2021-05-20T22:57:00Z">
        <w:r w:rsidR="002A7E2A">
          <w:fldChar w:fldCharType="begin"/>
        </w:r>
        <w:r w:rsidR="002A7E2A">
          <w:instrText xml:space="preserve"> HYPERLINK "https://doi.org/10.1016/j.neubiorev.2013.03.004" </w:instrText>
        </w:r>
        <w:r w:rsidR="002A7E2A">
          <w:fldChar w:fldCharType="separate"/>
        </w:r>
        <w:r w:rsidRPr="002A7E2A">
          <w:rPr>
            <w:rStyle w:val="Hyperlink"/>
          </w:rPr>
          <w:t>https://doi.org/10.1016/j.neubiorev.2013.03.004</w:t>
        </w:r>
        <w:r w:rsidR="002A7E2A">
          <w:fldChar w:fldCharType="end"/>
        </w:r>
      </w:ins>
    </w:p>
    <w:p w14:paraId="4F97ED00" w14:textId="2D7709E8" w:rsidR="00797D7F" w:rsidRDefault="00797D7F">
      <w:pPr>
        <w:spacing w:line="480" w:lineRule="auto"/>
        <w:ind w:left="360" w:hanging="360"/>
        <w:rPr>
          <w:ins w:id="2782" w:author="Billy Mitchell" w:date="2021-05-20T22:19:00Z"/>
        </w:rPr>
      </w:pPr>
      <w:ins w:id="2783" w:author="Billy Mitchell" w:date="2021-05-20T22:19:00Z">
        <w:r>
          <w:t xml:space="preserve">Roseman, I. J., &amp; Smith, C. S. (2001). Appraisal </w:t>
        </w:r>
      </w:ins>
      <w:ins w:id="2784" w:author="Billy Mitchell" w:date="2021-05-20T23:14:00Z">
        <w:r w:rsidR="00B81BBB">
          <w:t>t</w:t>
        </w:r>
      </w:ins>
      <w:ins w:id="2785" w:author="Billy Mitchell" w:date="2021-05-20T22:19:00Z">
        <w:r>
          <w:t xml:space="preserve">heory: Overview, </w:t>
        </w:r>
        <w:r w:rsidR="00B81BBB">
          <w:t>assumptions, varieties, controversies</w:t>
        </w:r>
        <w:r>
          <w:t xml:space="preserve">. In K. R. Scherer, A. Schorr, &amp; T. Johnstone (Eds.), </w:t>
        </w:r>
        <w:r w:rsidRPr="002A7E2A">
          <w:rPr>
            <w:i/>
            <w:iCs/>
            <w:rPrChange w:id="2786" w:author="Billy Mitchell" w:date="2021-05-20T22:57:00Z">
              <w:rPr/>
            </w:rPrChange>
          </w:rPr>
          <w:t>Appraisal Processes in Emotion: Theories, methods, research</w:t>
        </w:r>
        <w:r>
          <w:t xml:space="preserve"> (pp. 3–19). Oxford University Press.</w:t>
        </w:r>
      </w:ins>
    </w:p>
    <w:p w14:paraId="126BF2FE" w14:textId="6B085B18" w:rsidR="00797D7F" w:rsidRDefault="00797D7F">
      <w:pPr>
        <w:spacing w:line="480" w:lineRule="auto"/>
        <w:ind w:left="360" w:hanging="360"/>
        <w:rPr>
          <w:ins w:id="2787" w:author="Billy Mitchell" w:date="2021-05-20T22:19:00Z"/>
        </w:rPr>
      </w:pPr>
      <w:proofErr w:type="spellStart"/>
      <w:ins w:id="2788" w:author="Billy Mitchell" w:date="2021-05-20T22:19:00Z">
        <w:r>
          <w:t>Rosnay</w:t>
        </w:r>
        <w:proofErr w:type="spellEnd"/>
        <w:r>
          <w:t xml:space="preserve">, M. D., &amp; Harris, P. L. (2002). Individual differences in children’s understanding of emotion: The roles of attachment and language. </w:t>
        </w:r>
        <w:r w:rsidRPr="002A7E2A">
          <w:rPr>
            <w:i/>
            <w:iCs/>
            <w:rPrChange w:id="2789" w:author="Billy Mitchell" w:date="2021-05-20T22:57:00Z">
              <w:rPr/>
            </w:rPrChange>
          </w:rPr>
          <w:t>Attachment &amp; Human Development, 4</w:t>
        </w:r>
        <w:r>
          <w:t xml:space="preserve">(1), 39–54. </w:t>
        </w:r>
      </w:ins>
      <w:ins w:id="2790" w:author="Billy Mitchell" w:date="2021-05-20T22:58:00Z">
        <w:r w:rsidR="002A7E2A">
          <w:fldChar w:fldCharType="begin"/>
        </w:r>
        <w:r w:rsidR="002A7E2A">
          <w:instrText xml:space="preserve"> HYPERLINK "https://doi.org/10.1080/14616730210123139" </w:instrText>
        </w:r>
        <w:r w:rsidR="002A7E2A">
          <w:fldChar w:fldCharType="separate"/>
        </w:r>
        <w:r w:rsidRPr="002A7E2A">
          <w:rPr>
            <w:rStyle w:val="Hyperlink"/>
          </w:rPr>
          <w:t>https://doi.org/10.1080/14616730210123139</w:t>
        </w:r>
        <w:r w:rsidR="002A7E2A">
          <w:fldChar w:fldCharType="end"/>
        </w:r>
      </w:ins>
    </w:p>
    <w:p w14:paraId="5255B385" w14:textId="089BCCAE" w:rsidR="00797D7F" w:rsidRDefault="00797D7F">
      <w:pPr>
        <w:spacing w:line="480" w:lineRule="auto"/>
        <w:ind w:left="360" w:hanging="360"/>
        <w:rPr>
          <w:ins w:id="2791" w:author="Billy Mitchell" w:date="2021-05-20T22:19:00Z"/>
        </w:rPr>
      </w:pPr>
      <w:ins w:id="2792" w:author="Billy Mitchell" w:date="2021-05-20T22:19:00Z">
        <w:r>
          <w:t xml:space="preserve">Russell, J. A. (1980). A circumplex model of affect. </w:t>
        </w:r>
        <w:r w:rsidRPr="002A7E2A">
          <w:rPr>
            <w:i/>
            <w:iCs/>
            <w:rPrChange w:id="2793" w:author="Billy Mitchell" w:date="2021-05-20T22:58:00Z">
              <w:rPr/>
            </w:rPrChange>
          </w:rPr>
          <w:t>Journal of Personality and Social Psychology, 39</w:t>
        </w:r>
        <w:r>
          <w:t xml:space="preserve">(6), 1161–1178. </w:t>
        </w:r>
      </w:ins>
      <w:ins w:id="2794" w:author="Billy Mitchell" w:date="2021-05-20T22:58:00Z">
        <w:r w:rsidR="002A7E2A">
          <w:fldChar w:fldCharType="begin"/>
        </w:r>
        <w:r w:rsidR="002A7E2A">
          <w:instrText xml:space="preserve"> HYPERLINK "https://doi.org/10.1037/h0077714" </w:instrText>
        </w:r>
        <w:r w:rsidR="002A7E2A">
          <w:fldChar w:fldCharType="separate"/>
        </w:r>
        <w:r w:rsidRPr="002A7E2A">
          <w:rPr>
            <w:rStyle w:val="Hyperlink"/>
          </w:rPr>
          <w:t>https://doi.org/10.1037/h0077714</w:t>
        </w:r>
        <w:r w:rsidR="002A7E2A">
          <w:fldChar w:fldCharType="end"/>
        </w:r>
      </w:ins>
    </w:p>
    <w:p w14:paraId="3CD4C677" w14:textId="5122ACC6" w:rsidR="00797D7F" w:rsidRDefault="00797D7F">
      <w:pPr>
        <w:spacing w:line="480" w:lineRule="auto"/>
        <w:ind w:left="360" w:hanging="360"/>
        <w:rPr>
          <w:ins w:id="2795" w:author="Billy Mitchell" w:date="2021-05-20T22:19:00Z"/>
        </w:rPr>
      </w:pPr>
      <w:ins w:id="2796" w:author="Billy Mitchell" w:date="2021-05-20T22:19:00Z">
        <w:r>
          <w:t xml:space="preserve">Russell, J. A. (2003). Core affect and the psychological construction of emotion. </w:t>
        </w:r>
        <w:r w:rsidRPr="002A7E2A">
          <w:rPr>
            <w:i/>
            <w:iCs/>
            <w:rPrChange w:id="2797" w:author="Billy Mitchell" w:date="2021-05-20T22:58:00Z">
              <w:rPr/>
            </w:rPrChange>
          </w:rPr>
          <w:t>Psychological Review, 110</w:t>
        </w:r>
        <w:r>
          <w:t xml:space="preserve">(1), 145–172. </w:t>
        </w:r>
      </w:ins>
      <w:ins w:id="2798" w:author="Billy Mitchell" w:date="2021-05-20T22:58:00Z">
        <w:r w:rsidR="002A7E2A">
          <w:fldChar w:fldCharType="begin"/>
        </w:r>
        <w:r w:rsidR="002A7E2A">
          <w:instrText xml:space="preserve"> HYPERLINK "https://doi.org/10.1037/0033-295X.110.1.145" </w:instrText>
        </w:r>
        <w:r w:rsidR="002A7E2A">
          <w:fldChar w:fldCharType="separate"/>
        </w:r>
        <w:r w:rsidRPr="002A7E2A">
          <w:rPr>
            <w:rStyle w:val="Hyperlink"/>
          </w:rPr>
          <w:t>https://doi.org/10.1037/0033-295X.110.1.145</w:t>
        </w:r>
        <w:r w:rsidR="002A7E2A">
          <w:fldChar w:fldCharType="end"/>
        </w:r>
      </w:ins>
    </w:p>
    <w:p w14:paraId="49CE9234" w14:textId="5699BD31" w:rsidR="00797D7F" w:rsidRDefault="00797D7F">
      <w:pPr>
        <w:spacing w:line="480" w:lineRule="auto"/>
        <w:ind w:left="360" w:hanging="360"/>
        <w:rPr>
          <w:ins w:id="2799" w:author="Billy Mitchell" w:date="2021-05-20T22:19:00Z"/>
        </w:rPr>
      </w:pPr>
      <w:proofErr w:type="spellStart"/>
      <w:ins w:id="2800" w:author="Billy Mitchell" w:date="2021-05-20T22:19:00Z">
        <w:r>
          <w:t>Saarimäki</w:t>
        </w:r>
        <w:proofErr w:type="spellEnd"/>
        <w:r>
          <w:t xml:space="preserve">, H., </w:t>
        </w:r>
        <w:proofErr w:type="spellStart"/>
        <w:r>
          <w:t>Gotsopoulos</w:t>
        </w:r>
        <w:proofErr w:type="spellEnd"/>
        <w:r>
          <w:t xml:space="preserve">, A., </w:t>
        </w:r>
        <w:proofErr w:type="spellStart"/>
        <w:r>
          <w:t>Jääskeläinen</w:t>
        </w:r>
        <w:proofErr w:type="spellEnd"/>
        <w:r>
          <w:t xml:space="preserve">, I. P., </w:t>
        </w:r>
        <w:proofErr w:type="spellStart"/>
        <w:r>
          <w:t>Lampinen</w:t>
        </w:r>
        <w:proofErr w:type="spellEnd"/>
        <w:r>
          <w:t xml:space="preserve">, J., </w:t>
        </w:r>
        <w:proofErr w:type="spellStart"/>
        <w:r>
          <w:t>Vuilleumier</w:t>
        </w:r>
        <w:proofErr w:type="spellEnd"/>
        <w:r>
          <w:t xml:space="preserve">, P., Hari, R., </w:t>
        </w:r>
        <w:proofErr w:type="spellStart"/>
        <w:r>
          <w:t>Sams</w:t>
        </w:r>
        <w:proofErr w:type="spellEnd"/>
        <w:r>
          <w:t xml:space="preserve">, M., &amp; </w:t>
        </w:r>
        <w:proofErr w:type="spellStart"/>
        <w:r>
          <w:t>Nummenmaa</w:t>
        </w:r>
        <w:proofErr w:type="spellEnd"/>
        <w:r>
          <w:t xml:space="preserve">, L. (2016). Discrete </w:t>
        </w:r>
        <w:r w:rsidR="00B81BBB">
          <w:t>neural signatures of basic emotions</w:t>
        </w:r>
        <w:r>
          <w:t xml:space="preserve">. </w:t>
        </w:r>
        <w:r w:rsidRPr="002A7E2A">
          <w:rPr>
            <w:i/>
            <w:iCs/>
            <w:rPrChange w:id="2801" w:author="Billy Mitchell" w:date="2021-05-20T22:58:00Z">
              <w:rPr/>
            </w:rPrChange>
          </w:rPr>
          <w:t>Cerebral Cortex, 26</w:t>
        </w:r>
        <w:r>
          <w:t xml:space="preserve">(6), 2563–2573. </w:t>
        </w:r>
      </w:ins>
      <w:ins w:id="2802" w:author="Billy Mitchell" w:date="2021-05-20T22:58:00Z">
        <w:r w:rsidR="002A7E2A">
          <w:fldChar w:fldCharType="begin"/>
        </w:r>
        <w:r w:rsidR="002A7E2A">
          <w:instrText xml:space="preserve"> HYPERLINK "https://doi.org/10.1093/cercor/bhv086" </w:instrText>
        </w:r>
        <w:r w:rsidR="002A7E2A">
          <w:fldChar w:fldCharType="separate"/>
        </w:r>
        <w:r w:rsidRPr="002A7E2A">
          <w:rPr>
            <w:rStyle w:val="Hyperlink"/>
            <w:rPrChange w:id="2803" w:author="Billy Mitchell" w:date="2021-05-20T22:58:00Z">
              <w:rPr/>
            </w:rPrChange>
          </w:rPr>
          <w:t>https://doi.org/10.1093/cercor/bhv086</w:t>
        </w:r>
        <w:r w:rsidR="002A7E2A">
          <w:fldChar w:fldCharType="end"/>
        </w:r>
      </w:ins>
    </w:p>
    <w:p w14:paraId="14CBBFF7" w14:textId="110882F4" w:rsidR="00797D7F" w:rsidRDefault="00797D7F">
      <w:pPr>
        <w:spacing w:line="480" w:lineRule="auto"/>
        <w:ind w:left="360" w:hanging="360"/>
        <w:rPr>
          <w:ins w:id="2804" w:author="Billy Mitchell" w:date="2021-05-20T22:19:00Z"/>
        </w:rPr>
      </w:pPr>
      <w:ins w:id="2805" w:author="Billy Mitchell" w:date="2021-05-20T22:19:00Z">
        <w:r>
          <w:lastRenderedPageBreak/>
          <w:t xml:space="preserve">Sakaki, M., </w:t>
        </w:r>
        <w:proofErr w:type="spellStart"/>
        <w:r>
          <w:t>Yoo</w:t>
        </w:r>
        <w:proofErr w:type="spellEnd"/>
        <w:r>
          <w:t xml:space="preserve">, H. J., Nga, L., Lee, T.-H., Thayer, J. F., &amp; Mather, M. (2016). Heart rate variability is associated with amygdala functional connectivity with MPFC across younger and older adults. </w:t>
        </w:r>
        <w:r w:rsidRPr="002A7E2A">
          <w:rPr>
            <w:i/>
            <w:iCs/>
            <w:rPrChange w:id="2806" w:author="Billy Mitchell" w:date="2021-05-20T22:58:00Z">
              <w:rPr/>
            </w:rPrChange>
          </w:rPr>
          <w:t>NeuroImage, 139</w:t>
        </w:r>
        <w:r>
          <w:t xml:space="preserve">, 44–52. </w:t>
        </w:r>
      </w:ins>
      <w:ins w:id="2807" w:author="Billy Mitchell" w:date="2021-05-20T22:58:00Z">
        <w:r w:rsidR="002A7E2A">
          <w:fldChar w:fldCharType="begin"/>
        </w:r>
        <w:r w:rsidR="002A7E2A">
          <w:instrText xml:space="preserve"> HYPERLINK "https://doi.org/10.1016/j.neuroimage.2016.05.076" </w:instrText>
        </w:r>
        <w:r w:rsidR="002A7E2A">
          <w:fldChar w:fldCharType="separate"/>
        </w:r>
        <w:r w:rsidRPr="002A7E2A">
          <w:rPr>
            <w:rStyle w:val="Hyperlink"/>
          </w:rPr>
          <w:t>https://doi.org/10.1016/j.neuroimage.2016.05.076</w:t>
        </w:r>
        <w:r w:rsidR="002A7E2A">
          <w:fldChar w:fldCharType="end"/>
        </w:r>
      </w:ins>
    </w:p>
    <w:p w14:paraId="67902FDC" w14:textId="76D0EB47" w:rsidR="00797D7F" w:rsidRDefault="00797D7F">
      <w:pPr>
        <w:spacing w:line="480" w:lineRule="auto"/>
        <w:ind w:left="360" w:hanging="360"/>
        <w:rPr>
          <w:ins w:id="2808" w:author="Billy Mitchell" w:date="2021-05-20T22:19:00Z"/>
        </w:rPr>
      </w:pPr>
      <w:ins w:id="2809" w:author="Billy Mitchell" w:date="2021-05-20T22:19:00Z">
        <w:r>
          <w:t xml:space="preserve">Salzman, C. D., Paton, J. J., </w:t>
        </w:r>
        <w:proofErr w:type="spellStart"/>
        <w:r>
          <w:t>Belova</w:t>
        </w:r>
        <w:proofErr w:type="spellEnd"/>
        <w:r>
          <w:t xml:space="preserve">, M. A., &amp; Morrison, S. E. (2007). Flexible </w:t>
        </w:r>
        <w:r w:rsidR="00B81BBB">
          <w:t>neural representations of value in the primate brain</w:t>
        </w:r>
        <w:r>
          <w:t xml:space="preserve">. </w:t>
        </w:r>
        <w:r w:rsidRPr="002A7E2A">
          <w:rPr>
            <w:i/>
            <w:iCs/>
            <w:rPrChange w:id="2810" w:author="Billy Mitchell" w:date="2021-05-20T22:58:00Z">
              <w:rPr/>
            </w:rPrChange>
          </w:rPr>
          <w:t>Annals of the New York Academy of Sciences, 1121</w:t>
        </w:r>
        <w:r>
          <w:t xml:space="preserve">(1), 336–354. </w:t>
        </w:r>
      </w:ins>
      <w:ins w:id="2811" w:author="Billy Mitchell" w:date="2021-05-20T22:59:00Z">
        <w:r w:rsidR="002A7E2A">
          <w:fldChar w:fldCharType="begin"/>
        </w:r>
        <w:r w:rsidR="002A7E2A">
          <w:instrText xml:space="preserve"> HYPERLINK "https://doi.org/10.1196/annals.1401.034" </w:instrText>
        </w:r>
        <w:r w:rsidR="002A7E2A">
          <w:fldChar w:fldCharType="separate"/>
        </w:r>
        <w:r w:rsidRPr="002A7E2A">
          <w:rPr>
            <w:rStyle w:val="Hyperlink"/>
          </w:rPr>
          <w:t>https://doi.org/10.1196/annals.1401.034</w:t>
        </w:r>
        <w:r w:rsidR="002A7E2A">
          <w:fldChar w:fldCharType="end"/>
        </w:r>
      </w:ins>
    </w:p>
    <w:p w14:paraId="1D5ACBE4" w14:textId="4E6F25D1" w:rsidR="00797D7F" w:rsidRDefault="00797D7F">
      <w:pPr>
        <w:spacing w:line="480" w:lineRule="auto"/>
        <w:ind w:left="360" w:hanging="360"/>
        <w:rPr>
          <w:ins w:id="2812" w:author="Billy Mitchell" w:date="2021-05-20T22:19:00Z"/>
        </w:rPr>
      </w:pPr>
      <w:ins w:id="2813" w:author="Billy Mitchell" w:date="2021-05-20T22:19:00Z">
        <w:r>
          <w:t xml:space="preserve">Satpute, A. B., &amp; Lindquist, K. A. (2019). The </w:t>
        </w:r>
        <w:r w:rsidR="00B81BBB">
          <w:t>default mode network’s role in discrete emotion</w:t>
        </w:r>
        <w:r>
          <w:t xml:space="preserve">. </w:t>
        </w:r>
        <w:r w:rsidRPr="002A7E2A">
          <w:rPr>
            <w:i/>
            <w:iCs/>
            <w:rPrChange w:id="2814" w:author="Billy Mitchell" w:date="2021-05-20T22:59:00Z">
              <w:rPr/>
            </w:rPrChange>
          </w:rPr>
          <w:t>Trends in Cognitive Sciences, 23</w:t>
        </w:r>
        <w:r>
          <w:t xml:space="preserve">(10), 851–864. </w:t>
        </w:r>
      </w:ins>
      <w:ins w:id="2815" w:author="Billy Mitchell" w:date="2021-05-20T22:59:00Z">
        <w:r w:rsidR="002A7E2A">
          <w:fldChar w:fldCharType="begin"/>
        </w:r>
        <w:r w:rsidR="002A7E2A">
          <w:instrText xml:space="preserve"> HYPERLINK "https://doi.org/10.1016/j.tics.2019.07.003" </w:instrText>
        </w:r>
        <w:r w:rsidR="002A7E2A">
          <w:fldChar w:fldCharType="separate"/>
        </w:r>
        <w:r w:rsidRPr="002A7E2A">
          <w:rPr>
            <w:rStyle w:val="Hyperlink"/>
          </w:rPr>
          <w:t>https://doi.org/10.1016/j.tics.2019.07.003</w:t>
        </w:r>
        <w:r w:rsidR="002A7E2A">
          <w:fldChar w:fldCharType="end"/>
        </w:r>
      </w:ins>
    </w:p>
    <w:p w14:paraId="3F4CB13C" w14:textId="0BF5C88D" w:rsidR="00797D7F" w:rsidRDefault="00797D7F">
      <w:pPr>
        <w:spacing w:line="480" w:lineRule="auto"/>
        <w:ind w:left="360" w:hanging="360"/>
        <w:rPr>
          <w:ins w:id="2816" w:author="Billy Mitchell" w:date="2021-05-20T22:19:00Z"/>
        </w:rPr>
      </w:pPr>
      <w:ins w:id="2817" w:author="Billy Mitchell" w:date="2021-05-20T22:19:00Z">
        <w:r>
          <w:t xml:space="preserve">Satpute, A. B., Nook, E. C., Narayanan, S., Shu, J., Weber, J., &amp; Ochsner, K. N. (2016). Emotions </w:t>
        </w:r>
        <w:r w:rsidR="00B81BBB">
          <w:t>in “black and white” or shades of gray</w:t>
        </w:r>
        <w:r>
          <w:t xml:space="preserve">? How </w:t>
        </w:r>
        <w:r w:rsidR="00B81BBB">
          <w:t>we think about emotion shapes our perception and neural representation of emotion</w:t>
        </w:r>
        <w:r>
          <w:t xml:space="preserve">. </w:t>
        </w:r>
        <w:r w:rsidRPr="002A7E2A">
          <w:rPr>
            <w:i/>
            <w:iCs/>
            <w:rPrChange w:id="2818" w:author="Billy Mitchell" w:date="2021-05-20T22:59:00Z">
              <w:rPr/>
            </w:rPrChange>
          </w:rPr>
          <w:t>Psychological Science, 27</w:t>
        </w:r>
        <w:r>
          <w:t xml:space="preserve">(11), 1428–1442. </w:t>
        </w:r>
      </w:ins>
      <w:ins w:id="2819" w:author="Billy Mitchell" w:date="2021-05-20T22:59:00Z">
        <w:r w:rsidR="002A7E2A">
          <w:fldChar w:fldCharType="begin"/>
        </w:r>
        <w:r w:rsidR="002A7E2A">
          <w:instrText xml:space="preserve"> HYPERLINK "https://doi.org/10.1177/0956797616661555" </w:instrText>
        </w:r>
        <w:r w:rsidR="002A7E2A">
          <w:fldChar w:fldCharType="separate"/>
        </w:r>
        <w:r w:rsidRPr="002A7E2A">
          <w:rPr>
            <w:rStyle w:val="Hyperlink"/>
          </w:rPr>
          <w:t>https://doi.org/10.1177/0956797616661555</w:t>
        </w:r>
        <w:r w:rsidR="002A7E2A">
          <w:fldChar w:fldCharType="end"/>
        </w:r>
      </w:ins>
    </w:p>
    <w:p w14:paraId="067B2488" w14:textId="0E1B3EBA" w:rsidR="000F4650" w:rsidRPr="000F4650" w:rsidRDefault="000F4650">
      <w:pPr>
        <w:spacing w:line="480" w:lineRule="auto"/>
        <w:ind w:left="360" w:hanging="360"/>
        <w:rPr>
          <w:ins w:id="2820" w:author="Billy Mitchell" w:date="2021-05-20T23:00:00Z"/>
          <w:lang w:val="en-US"/>
        </w:rPr>
      </w:pPr>
      <w:ins w:id="2821" w:author="Billy Mitchell" w:date="2021-05-20T23:00:00Z">
        <w:r w:rsidRPr="000F4650">
          <w:rPr>
            <w:lang w:val="en-US"/>
          </w:rPr>
          <w:t xml:space="preserve">Silvers, J. A., </w:t>
        </w:r>
        <w:proofErr w:type="spellStart"/>
        <w:r w:rsidRPr="000F4650">
          <w:rPr>
            <w:lang w:val="en-US"/>
          </w:rPr>
          <w:t>Insel</w:t>
        </w:r>
        <w:proofErr w:type="spellEnd"/>
        <w:r w:rsidRPr="000F4650">
          <w:rPr>
            <w:lang w:val="en-US"/>
          </w:rPr>
          <w:t xml:space="preserve">, C., Powers, A., Franz, P., Helion, C., Martin, R. E., Weber, J., </w:t>
        </w:r>
        <w:proofErr w:type="spellStart"/>
        <w:r w:rsidRPr="000F4650">
          <w:rPr>
            <w:lang w:val="en-US"/>
          </w:rPr>
          <w:t>Mischel</w:t>
        </w:r>
        <w:proofErr w:type="spellEnd"/>
        <w:r w:rsidRPr="000F4650">
          <w:rPr>
            <w:lang w:val="en-US"/>
          </w:rPr>
          <w:t>, W., Casey, B. J., &amp; Ochsner, K. N. (2017). VlPFC–vmPFC–</w:t>
        </w:r>
        <w:r w:rsidR="00B81BBB" w:rsidRPr="000F4650">
          <w:rPr>
            <w:lang w:val="en-US"/>
          </w:rPr>
          <w:t>amygdala interactions underlie age-related differences in cognitive regulation of emotion</w:t>
        </w:r>
        <w:r w:rsidRPr="000F4650">
          <w:rPr>
            <w:lang w:val="en-US"/>
          </w:rPr>
          <w:t xml:space="preserve">. </w:t>
        </w:r>
        <w:r w:rsidRPr="000F4650">
          <w:rPr>
            <w:i/>
            <w:iCs/>
            <w:lang w:val="en-US"/>
          </w:rPr>
          <w:t>Cerebral Cortex</w:t>
        </w:r>
        <w:r w:rsidRPr="000F4650">
          <w:rPr>
            <w:lang w:val="en-US"/>
          </w:rPr>
          <w:t xml:space="preserve">, </w:t>
        </w:r>
        <w:r w:rsidRPr="000F4650">
          <w:rPr>
            <w:i/>
            <w:iCs/>
            <w:lang w:val="en-US"/>
          </w:rPr>
          <w:t>27</w:t>
        </w:r>
        <w:r w:rsidRPr="000F4650">
          <w:rPr>
            <w:lang w:val="en-US"/>
          </w:rPr>
          <w:t>(7), 3502–3514.</w:t>
        </w:r>
      </w:ins>
      <w:ins w:id="2822" w:author="Billy Mitchell" w:date="2021-05-20T23:01:00Z">
        <w:r>
          <w:rPr>
            <w:lang w:val="en-US"/>
          </w:rPr>
          <w:t xml:space="preserve"> </w:t>
        </w:r>
        <w:r w:rsidRPr="000F4650">
          <w:fldChar w:fldCharType="begin"/>
        </w:r>
        <w:r w:rsidRPr="000F4650">
          <w:instrText xml:space="preserve"> HYPERLINK "https://doi-org.libproxy.temple.edu/10.1093/cercor/bhw073" </w:instrText>
        </w:r>
        <w:r w:rsidRPr="000F4650">
          <w:fldChar w:fldCharType="separate"/>
        </w:r>
        <w:r w:rsidRPr="000F4650">
          <w:rPr>
            <w:rStyle w:val="Hyperlink"/>
          </w:rPr>
          <w:t>https://doi-org.libproxy.temple.edu/10.1093/cercor/bhw073</w:t>
        </w:r>
        <w:r w:rsidRPr="000F4650">
          <w:rPr>
            <w:lang w:val="en-US"/>
          </w:rPr>
          <w:fldChar w:fldCharType="end"/>
        </w:r>
      </w:ins>
    </w:p>
    <w:p w14:paraId="117AAC09" w14:textId="77777777" w:rsidR="00797D7F" w:rsidRDefault="00797D7F">
      <w:pPr>
        <w:spacing w:line="480" w:lineRule="auto"/>
        <w:ind w:left="360" w:hanging="360"/>
        <w:rPr>
          <w:ins w:id="2823" w:author="Billy Mitchell" w:date="2021-05-20T22:19:00Z"/>
        </w:rPr>
      </w:pPr>
      <w:ins w:id="2824" w:author="Billy Mitchell" w:date="2021-05-20T22:19:00Z">
        <w:r>
          <w:t xml:space="preserve">Silvers, J. A., McRae, K., </w:t>
        </w:r>
        <w:proofErr w:type="spellStart"/>
        <w:r>
          <w:t>Gabrieli</w:t>
        </w:r>
        <w:proofErr w:type="spellEnd"/>
        <w:r>
          <w:t>, J. D. E., Gross, J. J., Remy, K. A., &amp; Ochsner, K. N. (2012). Age-related differences in emotional reactivity, regulation, and rejection sensitivity in adolescence. Emotion, 12(6), 1235–1247. https://doi.org/10.1037/a0028297</w:t>
        </w:r>
      </w:ins>
    </w:p>
    <w:p w14:paraId="250DC567" w14:textId="70DE7EFD" w:rsidR="00797D7F" w:rsidRDefault="00797D7F">
      <w:pPr>
        <w:spacing w:line="480" w:lineRule="auto"/>
        <w:ind w:left="360" w:hanging="360"/>
        <w:rPr>
          <w:ins w:id="2825" w:author="Billy Mitchell" w:date="2021-05-20T22:19:00Z"/>
        </w:rPr>
      </w:pPr>
      <w:proofErr w:type="spellStart"/>
      <w:ins w:id="2826" w:author="Billy Mitchell" w:date="2021-05-20T22:19:00Z">
        <w:r>
          <w:lastRenderedPageBreak/>
          <w:t>Szczurek</w:t>
        </w:r>
        <w:proofErr w:type="spellEnd"/>
        <w:r>
          <w:t xml:space="preserve">, L., </w:t>
        </w:r>
        <w:proofErr w:type="spellStart"/>
        <w:r>
          <w:t>Monin</w:t>
        </w:r>
        <w:proofErr w:type="spellEnd"/>
        <w:r>
          <w:t xml:space="preserve">, B., &amp; Gross, J. J. (2012). The </w:t>
        </w:r>
        <w:r w:rsidR="00B81BBB">
          <w:t>stranger effect</w:t>
        </w:r>
        <w:r>
          <w:t xml:space="preserve">: The </w:t>
        </w:r>
        <w:r w:rsidR="00B81BBB">
          <w:t>rejection of affective deviants</w:t>
        </w:r>
        <w:r>
          <w:t xml:space="preserve">. </w:t>
        </w:r>
        <w:r w:rsidRPr="000F4650">
          <w:rPr>
            <w:i/>
            <w:iCs/>
            <w:rPrChange w:id="2827" w:author="Billy Mitchell" w:date="2021-05-20T23:02:00Z">
              <w:rPr/>
            </w:rPrChange>
          </w:rPr>
          <w:t>Psychological Science, 23</w:t>
        </w:r>
        <w:r>
          <w:t xml:space="preserve">(10), 1105–1111. </w:t>
        </w:r>
      </w:ins>
      <w:ins w:id="2828" w:author="Billy Mitchell" w:date="2021-05-20T23:02:00Z">
        <w:r w:rsidR="000F4650">
          <w:fldChar w:fldCharType="begin"/>
        </w:r>
        <w:r w:rsidR="000F4650">
          <w:instrText xml:space="preserve"> HYPERLINK "https://doi.org/10.1177/0956797612445314" </w:instrText>
        </w:r>
        <w:r w:rsidR="000F4650">
          <w:fldChar w:fldCharType="separate"/>
        </w:r>
        <w:r w:rsidRPr="000F4650">
          <w:rPr>
            <w:rStyle w:val="Hyperlink"/>
          </w:rPr>
          <w:t>https://doi.org/10.1177/0956797612445314</w:t>
        </w:r>
        <w:r w:rsidR="000F4650">
          <w:fldChar w:fldCharType="end"/>
        </w:r>
      </w:ins>
    </w:p>
    <w:p w14:paraId="627FBE26" w14:textId="1268C47E" w:rsidR="00797D7F" w:rsidRDefault="00797D7F">
      <w:pPr>
        <w:spacing w:line="480" w:lineRule="auto"/>
        <w:ind w:left="360" w:hanging="360"/>
        <w:rPr>
          <w:ins w:id="2829" w:author="Billy Mitchell" w:date="2021-05-26T23:15:00Z"/>
        </w:rPr>
      </w:pPr>
      <w:ins w:id="2830" w:author="Billy Mitchell" w:date="2021-05-20T22:19:00Z">
        <w:r>
          <w:t xml:space="preserve">van den Bos, W., van Dijk, E., &amp; Crone, E. A. (2012). Learning whom to trust in repeated social interactions: A developmental perspective. </w:t>
        </w:r>
        <w:r w:rsidRPr="000F4650">
          <w:rPr>
            <w:i/>
            <w:iCs/>
            <w:rPrChange w:id="2831" w:author="Billy Mitchell" w:date="2021-05-20T23:02:00Z">
              <w:rPr/>
            </w:rPrChange>
          </w:rPr>
          <w:t>Group Processes &amp; Intergroup Relations, 15</w:t>
        </w:r>
        <w:r>
          <w:t xml:space="preserve">(2), 243–256. </w:t>
        </w:r>
      </w:ins>
      <w:ins w:id="2832" w:author="Billy Mitchell" w:date="2021-05-20T23:02:00Z">
        <w:r w:rsidR="000F4650">
          <w:fldChar w:fldCharType="begin"/>
        </w:r>
        <w:r w:rsidR="000F4650">
          <w:instrText xml:space="preserve"> HYPERLINK "https://doi.org/10.1177/1368430211418698" </w:instrText>
        </w:r>
        <w:r w:rsidR="000F4650">
          <w:fldChar w:fldCharType="separate"/>
        </w:r>
        <w:r w:rsidRPr="000F4650">
          <w:rPr>
            <w:rStyle w:val="Hyperlink"/>
          </w:rPr>
          <w:t>https://doi.org/10.1177/1368430211418698</w:t>
        </w:r>
        <w:r w:rsidR="000F4650">
          <w:fldChar w:fldCharType="end"/>
        </w:r>
      </w:ins>
    </w:p>
    <w:p w14:paraId="59AEABB8" w14:textId="241ADE63" w:rsidR="00797D7F" w:rsidRDefault="00797D7F">
      <w:pPr>
        <w:spacing w:line="480" w:lineRule="auto"/>
        <w:ind w:left="360" w:hanging="360"/>
        <w:rPr>
          <w:ins w:id="2833" w:author="Billy Mitchell" w:date="2021-05-20T22:19:00Z"/>
        </w:rPr>
      </w:pPr>
      <w:ins w:id="2834" w:author="Billy Mitchell" w:date="2021-05-20T22:19:00Z">
        <w:r>
          <w:t xml:space="preserve">Wei, L., Chen, H., &amp; Wu, G.-R. (2018). Structural </w:t>
        </w:r>
        <w:r w:rsidR="00B81BBB">
          <w:t>covariance of the prefrontal-amygdala pathways associated with heart rate variability</w:t>
        </w:r>
        <w:r>
          <w:t xml:space="preserve">. </w:t>
        </w:r>
        <w:r w:rsidRPr="000F4650">
          <w:rPr>
            <w:i/>
            <w:iCs/>
            <w:rPrChange w:id="2835" w:author="Billy Mitchell" w:date="2021-05-20T23:02:00Z">
              <w:rPr/>
            </w:rPrChange>
          </w:rPr>
          <w:t>Frontiers in Human Neuroscience, 12</w:t>
        </w:r>
        <w:r>
          <w:t xml:space="preserve">, 2. </w:t>
        </w:r>
      </w:ins>
      <w:ins w:id="2836" w:author="Billy Mitchell" w:date="2021-05-20T23:02:00Z">
        <w:r w:rsidR="000F4650">
          <w:fldChar w:fldCharType="begin"/>
        </w:r>
        <w:r w:rsidR="000F4650">
          <w:instrText xml:space="preserve"> HYPERLINK "https://doi.org/10.3389/fnhum.2018.00002i" </w:instrText>
        </w:r>
        <w:r w:rsidR="000F4650">
          <w:fldChar w:fldCharType="separate"/>
        </w:r>
        <w:r w:rsidRPr="000F4650">
          <w:rPr>
            <w:rStyle w:val="Hyperlink"/>
          </w:rPr>
          <w:t>https://doi.org/10.3389/fnhum.2018.00002</w:t>
        </w:r>
        <w:r w:rsidR="000F4650" w:rsidRPr="000F4650">
          <w:rPr>
            <w:rStyle w:val="Hyperlink"/>
          </w:rPr>
          <w:t>i</w:t>
        </w:r>
        <w:r w:rsidR="000F4650">
          <w:fldChar w:fldCharType="end"/>
        </w:r>
      </w:ins>
    </w:p>
    <w:p w14:paraId="1CFE8B9C" w14:textId="6D59BDCC" w:rsidR="00797D7F" w:rsidRDefault="00797D7F">
      <w:pPr>
        <w:spacing w:line="480" w:lineRule="auto"/>
        <w:ind w:left="360" w:hanging="360"/>
        <w:rPr>
          <w:ins w:id="2837" w:author="Billy Mitchell" w:date="2021-05-20T22:19:00Z"/>
        </w:rPr>
      </w:pPr>
      <w:ins w:id="2838" w:author="Billy Mitchell" w:date="2021-05-20T22:19:00Z">
        <w:r>
          <w:t xml:space="preserve">Wellman, H. M., Harris, P. L., Banerjee, M., &amp; Sinclair, A. (1995). Early understanding of emotion: Evidence from natural language. </w:t>
        </w:r>
        <w:r w:rsidRPr="000F4650">
          <w:rPr>
            <w:i/>
            <w:iCs/>
            <w:rPrChange w:id="2839" w:author="Billy Mitchell" w:date="2021-05-20T23:02:00Z">
              <w:rPr/>
            </w:rPrChange>
          </w:rPr>
          <w:t>Cognition &amp; Emotion, 9</w:t>
        </w:r>
        <w:r>
          <w:t xml:space="preserve">(2–3), 117–149. </w:t>
        </w:r>
      </w:ins>
      <w:ins w:id="2840" w:author="Billy Mitchell" w:date="2021-05-20T23:03:00Z">
        <w:r w:rsidR="000F4650">
          <w:fldChar w:fldCharType="begin"/>
        </w:r>
        <w:r w:rsidR="000F4650">
          <w:instrText xml:space="preserve"> HYPERLINK "https://doi.org/10.1080/02699939508409005" </w:instrText>
        </w:r>
        <w:r w:rsidR="000F4650">
          <w:fldChar w:fldCharType="separate"/>
        </w:r>
        <w:r w:rsidRPr="000F4650">
          <w:rPr>
            <w:rStyle w:val="Hyperlink"/>
          </w:rPr>
          <w:t>https://doi.org/10.1080/02699939508409005</w:t>
        </w:r>
        <w:r w:rsidR="000F4650">
          <w:fldChar w:fldCharType="end"/>
        </w:r>
      </w:ins>
    </w:p>
    <w:p w14:paraId="3B1B0263" w14:textId="1657997B" w:rsidR="00797D7F" w:rsidRDefault="00797D7F">
      <w:pPr>
        <w:spacing w:line="480" w:lineRule="auto"/>
        <w:ind w:left="360" w:hanging="360"/>
        <w:rPr>
          <w:ins w:id="2841" w:author="Billy Mitchell" w:date="2021-05-20T22:19:00Z"/>
        </w:rPr>
      </w:pPr>
      <w:ins w:id="2842" w:author="Billy Mitchell" w:date="2021-05-20T22:19:00Z">
        <w:r>
          <w:t xml:space="preserve">Widen, S. C. (2013). Children’s </w:t>
        </w:r>
        <w:r w:rsidR="00B81BBB">
          <w:t>interpretation of facial expressions</w:t>
        </w:r>
        <w:r>
          <w:t xml:space="preserve">: The </w:t>
        </w:r>
        <w:r w:rsidR="00B81BBB">
          <w:t>long path from valence-based to specific discrete categories.</w:t>
        </w:r>
        <w:r>
          <w:t xml:space="preserve"> </w:t>
        </w:r>
        <w:r w:rsidRPr="000F4650">
          <w:rPr>
            <w:i/>
            <w:iCs/>
            <w:rPrChange w:id="2843" w:author="Billy Mitchell" w:date="2021-05-20T23:03:00Z">
              <w:rPr/>
            </w:rPrChange>
          </w:rPr>
          <w:t>Emotion Review, 5</w:t>
        </w:r>
        <w:r>
          <w:t xml:space="preserve">(1), 72–77. </w:t>
        </w:r>
      </w:ins>
      <w:ins w:id="2844" w:author="Billy Mitchell" w:date="2021-05-20T23:03:00Z">
        <w:r w:rsidR="000F4650">
          <w:fldChar w:fldCharType="begin"/>
        </w:r>
        <w:r w:rsidR="000F4650">
          <w:instrText xml:space="preserve"> HYPERLINK "https://doi.org/10.1177/1754073912451492" </w:instrText>
        </w:r>
        <w:r w:rsidR="000F4650">
          <w:fldChar w:fldCharType="separate"/>
        </w:r>
        <w:r w:rsidRPr="000F4650">
          <w:rPr>
            <w:rStyle w:val="Hyperlink"/>
          </w:rPr>
          <w:t>https://doi.org/10.1177/1754073912451492</w:t>
        </w:r>
        <w:r w:rsidR="000F4650">
          <w:fldChar w:fldCharType="end"/>
        </w:r>
      </w:ins>
    </w:p>
    <w:p w14:paraId="16375DD1" w14:textId="437F5442" w:rsidR="00797D7F" w:rsidRDefault="00797D7F">
      <w:pPr>
        <w:spacing w:line="480" w:lineRule="auto"/>
        <w:ind w:left="360" w:hanging="360"/>
        <w:rPr>
          <w:ins w:id="2845" w:author="Billy Mitchell" w:date="2021-05-20T22:19:00Z"/>
        </w:rPr>
      </w:pPr>
      <w:ins w:id="2846" w:author="Billy Mitchell" w:date="2021-05-20T22:19:00Z">
        <w:r>
          <w:t xml:space="preserve">Widen, S. C., &amp; Russell, J. A. (2003). A closer look at preschoolers’ freely produced labels for facial expressions. </w:t>
        </w:r>
        <w:r w:rsidRPr="000F4650">
          <w:rPr>
            <w:i/>
            <w:iCs/>
            <w:rPrChange w:id="2847" w:author="Billy Mitchell" w:date="2021-05-20T23:03:00Z">
              <w:rPr/>
            </w:rPrChange>
          </w:rPr>
          <w:t>Developmental Psychology, 39</w:t>
        </w:r>
        <w:r>
          <w:t xml:space="preserve">(1), 114–128. </w:t>
        </w:r>
      </w:ins>
      <w:ins w:id="2848" w:author="Billy Mitchell" w:date="2021-05-20T23:03:00Z">
        <w:r w:rsidR="000F4650">
          <w:fldChar w:fldCharType="begin"/>
        </w:r>
        <w:r w:rsidR="000F4650">
          <w:instrText xml:space="preserve"> HYPERLINK "https://doi.org/10.1037/0012-1649.39.1.114" </w:instrText>
        </w:r>
        <w:r w:rsidR="000F4650">
          <w:fldChar w:fldCharType="separate"/>
        </w:r>
        <w:r w:rsidRPr="000F4650">
          <w:rPr>
            <w:rStyle w:val="Hyperlink"/>
          </w:rPr>
          <w:t>https://doi.org/10.1037/0012-1649.39.1.114</w:t>
        </w:r>
        <w:r w:rsidR="000F4650">
          <w:fldChar w:fldCharType="end"/>
        </w:r>
      </w:ins>
    </w:p>
    <w:p w14:paraId="6516EA33" w14:textId="60A06D45" w:rsidR="00797D7F" w:rsidRDefault="00797D7F">
      <w:pPr>
        <w:spacing w:line="480" w:lineRule="auto"/>
        <w:ind w:left="360" w:hanging="360"/>
        <w:rPr>
          <w:ins w:id="2849" w:author="Billy Mitchell" w:date="2021-05-20T22:19:00Z"/>
        </w:rPr>
      </w:pPr>
      <w:ins w:id="2850" w:author="Billy Mitchell" w:date="2021-05-20T22:19:00Z">
        <w:r>
          <w:t xml:space="preserve">Widen, S. C., &amp; Russell, J. A. (2008). Children acquire emotion categories gradually. </w:t>
        </w:r>
        <w:r w:rsidRPr="000F4650">
          <w:rPr>
            <w:i/>
            <w:iCs/>
            <w:rPrChange w:id="2851" w:author="Billy Mitchell" w:date="2021-05-20T23:03:00Z">
              <w:rPr/>
            </w:rPrChange>
          </w:rPr>
          <w:t>Cognitive Development, 23</w:t>
        </w:r>
        <w:r>
          <w:t xml:space="preserve">(2), 291–312. </w:t>
        </w:r>
      </w:ins>
      <w:ins w:id="2852" w:author="Billy Mitchell" w:date="2021-05-20T23:03:00Z">
        <w:r w:rsidR="000F4650">
          <w:fldChar w:fldCharType="begin"/>
        </w:r>
        <w:r w:rsidR="000F4650">
          <w:instrText xml:space="preserve"> HYPERLINK "https://doi.org/10.1016/j.cogdev.2008.01.002" </w:instrText>
        </w:r>
        <w:r w:rsidR="000F4650">
          <w:fldChar w:fldCharType="separate"/>
        </w:r>
        <w:r w:rsidRPr="000F4650">
          <w:rPr>
            <w:rStyle w:val="Hyperlink"/>
          </w:rPr>
          <w:t>https://doi.org/10.1016/j.cogdev.2008.01.002</w:t>
        </w:r>
        <w:r w:rsidR="000F4650">
          <w:fldChar w:fldCharType="end"/>
        </w:r>
      </w:ins>
    </w:p>
    <w:p w14:paraId="3B23871C" w14:textId="3577B520" w:rsidR="00797D7F" w:rsidRDefault="00797D7F">
      <w:pPr>
        <w:spacing w:line="480" w:lineRule="auto"/>
        <w:ind w:left="360" w:hanging="360"/>
        <w:rPr>
          <w:ins w:id="2853" w:author="Billy Mitchell" w:date="2021-05-20T22:19:00Z"/>
        </w:rPr>
      </w:pPr>
      <w:ins w:id="2854" w:author="Billy Mitchell" w:date="2021-05-20T22:19:00Z">
        <w:r>
          <w:t xml:space="preserve">Widen, S. C., &amp; Russell, J. A. (2010). Differentiation in preschooler’s categories of emotion. </w:t>
        </w:r>
        <w:r w:rsidRPr="000F4650">
          <w:rPr>
            <w:i/>
            <w:iCs/>
            <w:rPrChange w:id="2855" w:author="Billy Mitchell" w:date="2021-05-20T23:03:00Z">
              <w:rPr/>
            </w:rPrChange>
          </w:rPr>
          <w:t>Emotion, 10</w:t>
        </w:r>
        <w:r>
          <w:t xml:space="preserve">(5), 651–661. </w:t>
        </w:r>
      </w:ins>
      <w:ins w:id="2856" w:author="Billy Mitchell" w:date="2021-05-20T23:04:00Z">
        <w:r w:rsidR="000F4650">
          <w:fldChar w:fldCharType="begin"/>
        </w:r>
        <w:r w:rsidR="000F4650">
          <w:instrText xml:space="preserve"> HYPERLINK "https://doi.org/10.1037/a0019005" </w:instrText>
        </w:r>
        <w:r w:rsidR="000F4650">
          <w:fldChar w:fldCharType="separate"/>
        </w:r>
        <w:r w:rsidRPr="000F4650">
          <w:rPr>
            <w:rStyle w:val="Hyperlink"/>
            <w:rPrChange w:id="2857" w:author="Billy Mitchell" w:date="2021-05-20T23:03:00Z">
              <w:rPr/>
            </w:rPrChange>
          </w:rPr>
          <w:t>https://doi.org/10.1037/a0019005</w:t>
        </w:r>
        <w:r w:rsidR="000F4650">
          <w:fldChar w:fldCharType="end"/>
        </w:r>
      </w:ins>
    </w:p>
    <w:p w14:paraId="5C01F925" w14:textId="3938145D" w:rsidR="000F4650" w:rsidRDefault="00797D7F">
      <w:pPr>
        <w:spacing w:line="480" w:lineRule="auto"/>
        <w:ind w:left="360" w:hanging="360"/>
        <w:rPr>
          <w:ins w:id="2858" w:author="Billy Mitchell" w:date="2021-05-20T23:05:00Z"/>
        </w:rPr>
      </w:pPr>
      <w:proofErr w:type="spellStart"/>
      <w:ins w:id="2859" w:author="Billy Mitchell" w:date="2021-05-20T22:19:00Z">
        <w:r>
          <w:lastRenderedPageBreak/>
          <w:t>Winecoff</w:t>
        </w:r>
        <w:proofErr w:type="spellEnd"/>
        <w:r>
          <w:t xml:space="preserve">, A., </w:t>
        </w:r>
        <w:proofErr w:type="spellStart"/>
        <w:r>
          <w:t>Clithero</w:t>
        </w:r>
        <w:proofErr w:type="spellEnd"/>
        <w:r>
          <w:t xml:space="preserve">, J. A., Carter, R. M., Bergman, S. R., Wang, L., &amp; </w:t>
        </w:r>
        <w:proofErr w:type="spellStart"/>
        <w:r>
          <w:t>Huettel</w:t>
        </w:r>
        <w:proofErr w:type="spellEnd"/>
        <w:r>
          <w:t xml:space="preserve">, S. A. (2013). Ventromedial </w:t>
        </w:r>
        <w:r w:rsidR="00B81BBB">
          <w:t>prefrontal cortex encodes emotional value</w:t>
        </w:r>
        <w:r>
          <w:t xml:space="preserve">. </w:t>
        </w:r>
        <w:r w:rsidRPr="00B81BBB">
          <w:rPr>
            <w:i/>
            <w:iCs/>
            <w:rPrChange w:id="2860" w:author="Billy Mitchell" w:date="2021-05-20T23:15:00Z">
              <w:rPr/>
            </w:rPrChange>
          </w:rPr>
          <w:t>Journal of</w:t>
        </w:r>
        <w:r>
          <w:t xml:space="preserve"> </w:t>
        </w:r>
        <w:r w:rsidRPr="000F4650">
          <w:rPr>
            <w:i/>
            <w:iCs/>
            <w:rPrChange w:id="2861" w:author="Billy Mitchell" w:date="2021-05-20T23:04:00Z">
              <w:rPr/>
            </w:rPrChange>
          </w:rPr>
          <w:t>Neuroscience, 33</w:t>
        </w:r>
        <w:r>
          <w:t>(27), 11032–10039.</w:t>
        </w:r>
      </w:ins>
      <w:ins w:id="2862" w:author="Billy Mitchell" w:date="2021-05-20T23:04:00Z">
        <w:r w:rsidR="000F4650">
          <w:t xml:space="preserve"> </w:t>
        </w:r>
        <w:r w:rsidR="000F4650">
          <w:fldChar w:fldCharType="begin"/>
        </w:r>
        <w:r w:rsidR="000F4650">
          <w:instrText xml:space="preserve"> HYPERLINK "https://doi.org/10.1523/JNEUROSCI.4317-12.2013" </w:instrText>
        </w:r>
        <w:r w:rsidR="000F4650">
          <w:fldChar w:fldCharType="separate"/>
        </w:r>
        <w:r w:rsidR="000F4650" w:rsidRPr="000F4650">
          <w:rPr>
            <w:rStyle w:val="Hyperlink"/>
          </w:rPr>
          <w:t>https://doi.org/10.1523/JNEUROSCI.4317-12.2013</w:t>
        </w:r>
        <w:r w:rsidR="000F4650">
          <w:fldChar w:fldCharType="end"/>
        </w:r>
      </w:ins>
    </w:p>
    <w:p w14:paraId="5B9F61E6" w14:textId="77777777" w:rsidR="000F4650" w:rsidRDefault="00797D7F">
      <w:pPr>
        <w:spacing w:line="480" w:lineRule="auto"/>
        <w:rPr>
          <w:ins w:id="2863" w:author="Billy Mitchell" w:date="2021-05-20T23:05:00Z"/>
        </w:rPr>
        <w:pPrChange w:id="2864" w:author="Billy Mitchell" w:date="2021-06-11T18:07:00Z">
          <w:pPr/>
        </w:pPrChange>
      </w:pPr>
      <w:ins w:id="2865" w:author="Billy Mitchell" w:date="2021-05-20T22:19:00Z">
        <w:r>
          <w:t>Yang, X., Garcia, K. M., Jung, Y., Whitlow, C. T., McRae, K., &amp; Waugh, C. E. (2018).</w:t>
        </w:r>
      </w:ins>
    </w:p>
    <w:p w14:paraId="7E79832D" w14:textId="77777777" w:rsidR="000F4650" w:rsidRDefault="00797D7F">
      <w:pPr>
        <w:spacing w:line="480" w:lineRule="auto"/>
        <w:ind w:firstLine="720"/>
        <w:rPr>
          <w:ins w:id="2866" w:author="Billy Mitchell" w:date="2021-05-20T23:05:00Z"/>
        </w:rPr>
        <w:pPrChange w:id="2867" w:author="Billy Mitchell" w:date="2021-06-11T18:07:00Z">
          <w:pPr>
            <w:ind w:firstLine="720"/>
          </w:pPr>
        </w:pPrChange>
      </w:pPr>
      <w:ins w:id="2868" w:author="Billy Mitchell" w:date="2021-05-20T22:19:00Z">
        <w:r>
          <w:t xml:space="preserve">VmPFC activation during a stressor predicts positive emotions during stress </w:t>
        </w:r>
      </w:ins>
    </w:p>
    <w:p w14:paraId="1C67D903" w14:textId="77777777" w:rsidR="000F4650" w:rsidRDefault="00797D7F">
      <w:pPr>
        <w:spacing w:line="480" w:lineRule="auto"/>
        <w:ind w:firstLine="720"/>
        <w:rPr>
          <w:ins w:id="2869" w:author="Billy Mitchell" w:date="2021-05-20T23:05:00Z"/>
        </w:rPr>
        <w:pPrChange w:id="2870" w:author="Billy Mitchell" w:date="2021-06-11T18:07:00Z">
          <w:pPr>
            <w:ind w:firstLine="720"/>
          </w:pPr>
        </w:pPrChange>
      </w:pPr>
      <w:ins w:id="2871" w:author="Billy Mitchell" w:date="2021-05-20T22:19:00Z">
        <w:r>
          <w:t xml:space="preserve">recovery. </w:t>
        </w:r>
        <w:r w:rsidRPr="000F4650">
          <w:rPr>
            <w:i/>
            <w:iCs/>
            <w:rPrChange w:id="2872" w:author="Billy Mitchell" w:date="2021-05-20T23:06:00Z">
              <w:rPr/>
            </w:rPrChange>
          </w:rPr>
          <w:t>Social Cognitive and Affective Neuroscience, 13</w:t>
        </w:r>
        <w:r>
          <w:t xml:space="preserve">(3), 256–268. </w:t>
        </w:r>
      </w:ins>
    </w:p>
    <w:p w14:paraId="0000007A" w14:textId="5B0CCB09" w:rsidR="001D5C46" w:rsidDel="000F4650" w:rsidRDefault="000F4650">
      <w:pPr>
        <w:spacing w:line="480" w:lineRule="auto"/>
        <w:ind w:firstLine="720"/>
        <w:rPr>
          <w:del w:id="2873" w:author="Billy Mitchell" w:date="2021-05-20T22:19:00Z"/>
          <w:u w:val="single"/>
        </w:rPr>
      </w:pPr>
      <w:ins w:id="2874" w:author="Billy Mitchell" w:date="2021-05-20T23:07:00Z">
        <w:r>
          <w:rPr>
            <w:u w:val="single"/>
          </w:rPr>
          <w:fldChar w:fldCharType="begin"/>
        </w:r>
        <w:r>
          <w:rPr>
            <w:u w:val="single"/>
          </w:rPr>
          <w:instrText xml:space="preserve"> HYPERLINK "</w:instrText>
        </w:r>
        <w:r w:rsidRPr="004F47DE">
          <w:rPr>
            <w:u w:val="single"/>
          </w:rPr>
          <w:instrText>https://doi.org/10.1093/scan/nsy012</w:instrText>
        </w:r>
        <w:r>
          <w:rPr>
            <w:u w:val="single"/>
          </w:rPr>
          <w:instrText xml:space="preserve">" </w:instrText>
        </w:r>
        <w:r>
          <w:rPr>
            <w:u w:val="single"/>
          </w:rPr>
          <w:fldChar w:fldCharType="separate"/>
        </w:r>
        <w:r w:rsidRPr="00C2642B">
          <w:rPr>
            <w:rStyle w:val="Hyperlink"/>
          </w:rPr>
          <w:t>https://doi.org/10.1093/scan/nsy012</w:t>
        </w:r>
        <w:r>
          <w:rPr>
            <w:u w:val="single"/>
          </w:rPr>
          <w:fldChar w:fldCharType="end"/>
        </w:r>
      </w:ins>
      <w:del w:id="2875" w:author="Billy Mitchell" w:date="2021-05-20T22:19:00Z">
        <w:r w:rsidR="00D2411E" w:rsidRPr="000F4650" w:rsidDel="00797D7F">
          <w:rPr>
            <w:u w:val="single"/>
            <w:rPrChange w:id="2876" w:author="Billy Mitchell" w:date="2021-05-20T23:06:00Z">
              <w:rPr/>
            </w:rPrChange>
          </w:rPr>
          <w:delText xml:space="preserve">Asahina, M., Suzuki, A., Mori, M., Kanesaka, T., &amp; Hattori, T. (2003). Emotional sweating response in a patient with bilateral amygdala damage. </w:delText>
        </w:r>
        <w:r w:rsidR="00D2411E" w:rsidRPr="000F4650" w:rsidDel="00797D7F">
          <w:rPr>
            <w:u w:val="single"/>
            <w:rPrChange w:id="2877" w:author="Billy Mitchell" w:date="2021-05-20T23:06:00Z">
              <w:rPr>
                <w:i/>
              </w:rPr>
            </w:rPrChange>
          </w:rPr>
          <w:delText>International Journal of Psychophysiology, 47</w:delText>
        </w:r>
        <w:r w:rsidR="00D2411E" w:rsidRPr="000F4650" w:rsidDel="00797D7F">
          <w:rPr>
            <w:u w:val="single"/>
            <w:rPrChange w:id="2878" w:author="Billy Mitchell" w:date="2021-05-20T23:06:00Z">
              <w:rPr/>
            </w:rPrChange>
          </w:rPr>
          <w:delText xml:space="preserve">(1), 87–93. </w:delText>
        </w:r>
        <w:r w:rsidR="00810EAC" w:rsidRPr="000F4650" w:rsidDel="00797D7F">
          <w:rPr>
            <w:u w:val="single"/>
            <w:rPrChange w:id="2879" w:author="Billy Mitchell" w:date="2021-05-20T23:06:00Z">
              <w:rPr/>
            </w:rPrChange>
          </w:rPr>
          <w:fldChar w:fldCharType="begin"/>
        </w:r>
        <w:r w:rsidR="00810EAC" w:rsidRPr="000F4650" w:rsidDel="00797D7F">
          <w:rPr>
            <w:u w:val="single"/>
            <w:rPrChange w:id="2880" w:author="Billy Mitchell" w:date="2021-05-20T23:06:00Z">
              <w:rPr/>
            </w:rPrChange>
          </w:rPr>
          <w:delInstrText xml:space="preserve"> HYPERLINK "https://doi.org/10.1016/S0167-8760(02)00123-X" \h </w:delInstrText>
        </w:r>
        <w:r w:rsidR="00810EAC" w:rsidRPr="000F4650" w:rsidDel="00797D7F">
          <w:rPr>
            <w:u w:val="single"/>
            <w:rPrChange w:id="2881" w:author="Billy Mitchell" w:date="2021-05-20T23:06:00Z">
              <w:rPr>
                <w:color w:val="0000FF"/>
                <w:u w:val="single"/>
              </w:rPr>
            </w:rPrChange>
          </w:rPr>
          <w:fldChar w:fldCharType="separate"/>
        </w:r>
        <w:r w:rsidR="00D2411E" w:rsidRPr="000F4650" w:rsidDel="00797D7F">
          <w:rPr>
            <w:color w:val="0000FF"/>
            <w:u w:val="single"/>
          </w:rPr>
          <w:delText>https://doi.org/10.1016/S0167-8760(02)00123-X</w:delText>
        </w:r>
        <w:r w:rsidR="00810EAC" w:rsidRPr="000F4650" w:rsidDel="00797D7F">
          <w:rPr>
            <w:color w:val="0000FF"/>
            <w:u w:val="single"/>
            <w:rPrChange w:id="2882" w:author="Billy Mitchell" w:date="2021-05-20T23:06:00Z">
              <w:rPr>
                <w:color w:val="0000FF"/>
                <w:u w:val="single"/>
              </w:rPr>
            </w:rPrChange>
          </w:rPr>
          <w:fldChar w:fldCharType="end"/>
        </w:r>
      </w:del>
    </w:p>
    <w:p w14:paraId="0B1007D4" w14:textId="77777777" w:rsidR="000F4650" w:rsidRPr="000F4650" w:rsidRDefault="000F4650">
      <w:pPr>
        <w:spacing w:line="480" w:lineRule="auto"/>
        <w:ind w:firstLine="720"/>
        <w:rPr>
          <w:ins w:id="2883" w:author="Billy Mitchell" w:date="2021-05-20T23:07:00Z"/>
          <w:u w:val="single"/>
          <w:rPrChange w:id="2884" w:author="Billy Mitchell" w:date="2021-05-20T23:06:00Z">
            <w:rPr>
              <w:ins w:id="2885" w:author="Billy Mitchell" w:date="2021-05-20T23:07:00Z"/>
            </w:rPr>
          </w:rPrChange>
        </w:rPr>
        <w:pPrChange w:id="2886" w:author="Billy Mitchell" w:date="2021-06-11T18:07:00Z">
          <w:pPr>
            <w:spacing w:line="480" w:lineRule="auto"/>
            <w:ind w:left="360" w:hanging="360"/>
          </w:pPr>
        </w:pPrChange>
      </w:pPr>
    </w:p>
    <w:p w14:paraId="0000007B" w14:textId="545128FF" w:rsidR="001D5C46" w:rsidDel="00797D7F" w:rsidRDefault="00D2411E">
      <w:pPr>
        <w:spacing w:line="480" w:lineRule="auto"/>
        <w:ind w:firstLine="720"/>
        <w:rPr>
          <w:del w:id="2887" w:author="Billy Mitchell" w:date="2021-05-20T22:19:00Z"/>
        </w:rPr>
        <w:pPrChange w:id="2888" w:author="Billy Mitchell" w:date="2021-06-11T18:07:00Z">
          <w:pPr>
            <w:spacing w:line="480" w:lineRule="auto"/>
            <w:ind w:left="360" w:hanging="360"/>
          </w:pPr>
        </w:pPrChange>
      </w:pPr>
      <w:del w:id="2889" w:author="Billy Mitchell" w:date="2021-05-20T22:19:00Z">
        <w:r w:rsidDel="00797D7F">
          <w:delText xml:space="preserve">Bartra, O., McGuire, J. T., &amp; Kable, J. W. (2013). The valuation system: A coordinate-based meta-analysis of BOLD fMRI experiments examining neural correlates of subjective value. </w:delText>
        </w:r>
        <w:r w:rsidDel="00797D7F">
          <w:rPr>
            <w:i/>
          </w:rPr>
          <w:delText>NeuroImage</w:delText>
        </w:r>
        <w:r w:rsidDel="00797D7F">
          <w:delText xml:space="preserve">, </w:delText>
        </w:r>
        <w:r w:rsidDel="00797D7F">
          <w:rPr>
            <w:i/>
          </w:rPr>
          <w:delText>76</w:delText>
        </w:r>
        <w:r w:rsidDel="00797D7F">
          <w:delText xml:space="preserve">, 412–427. </w:delText>
        </w:r>
        <w:r w:rsidR="00810EAC" w:rsidDel="00797D7F">
          <w:fldChar w:fldCharType="begin"/>
        </w:r>
        <w:r w:rsidR="00810EAC" w:rsidDel="00797D7F">
          <w:delInstrText xml:space="preserve"> HYPERLINK "https://doi.org/10.1016/j.neuroimage.2013.02.063" \h </w:delInstrText>
        </w:r>
        <w:r w:rsidR="00810EAC" w:rsidDel="00797D7F">
          <w:fldChar w:fldCharType="separate"/>
        </w:r>
        <w:r w:rsidDel="00797D7F">
          <w:rPr>
            <w:color w:val="0000FF"/>
            <w:u w:val="single"/>
          </w:rPr>
          <w:delText>https://doi.org/10.1016/j.neuroimage.2013.02.063</w:delText>
        </w:r>
        <w:r w:rsidR="00810EAC" w:rsidDel="00797D7F">
          <w:rPr>
            <w:color w:val="0000FF"/>
            <w:u w:val="single"/>
          </w:rPr>
          <w:fldChar w:fldCharType="end"/>
        </w:r>
      </w:del>
    </w:p>
    <w:p w14:paraId="0000007C" w14:textId="6C11ED51" w:rsidR="001D5C46" w:rsidDel="00797D7F" w:rsidRDefault="00D2411E">
      <w:pPr>
        <w:spacing w:line="480" w:lineRule="auto"/>
        <w:ind w:firstLine="720"/>
        <w:rPr>
          <w:del w:id="2890" w:author="Billy Mitchell" w:date="2021-05-20T22:19:00Z"/>
          <w:color w:val="000000"/>
        </w:rPr>
        <w:pPrChange w:id="2891" w:author="Billy Mitchell" w:date="2021-06-11T18:07:00Z">
          <w:pPr>
            <w:spacing w:line="480" w:lineRule="auto"/>
            <w:ind w:left="360" w:hanging="360"/>
          </w:pPr>
        </w:pPrChange>
      </w:pPr>
      <w:del w:id="2892" w:author="Billy Mitchell" w:date="2021-05-20T22:19:00Z">
        <w:r w:rsidDel="00797D7F">
          <w:delText xml:space="preserve">Bhanji, J., Smith, D. V., &amp; Delgado, M. (2019). A brief anatomical sketch of human ventromedial prefrontal cortex [Preprint]. PsyArXiv. </w:delText>
        </w:r>
        <w:r w:rsidR="00810EAC" w:rsidDel="00797D7F">
          <w:fldChar w:fldCharType="begin"/>
        </w:r>
        <w:r w:rsidR="00810EAC" w:rsidDel="00797D7F">
          <w:delInstrText xml:space="preserve"> HYPERLINK "https://doi.org/10.31234/osf.io/zdt7f" \h </w:delInstrText>
        </w:r>
        <w:r w:rsidR="00810EAC" w:rsidDel="00797D7F">
          <w:fldChar w:fldCharType="separate"/>
        </w:r>
        <w:r w:rsidDel="00797D7F">
          <w:rPr>
            <w:color w:val="0000FF"/>
            <w:u w:val="single"/>
          </w:rPr>
          <w:delText>https://doi.org/10.31234/osf.io/zdt7f</w:delText>
        </w:r>
        <w:r w:rsidR="00810EAC" w:rsidDel="00797D7F">
          <w:rPr>
            <w:color w:val="0000FF"/>
            <w:u w:val="single"/>
          </w:rPr>
          <w:fldChar w:fldCharType="end"/>
        </w:r>
      </w:del>
    </w:p>
    <w:p w14:paraId="0000007D" w14:textId="4C2D8819" w:rsidR="001D5C46" w:rsidDel="00797D7F" w:rsidRDefault="00D2411E">
      <w:pPr>
        <w:spacing w:line="480" w:lineRule="auto"/>
        <w:ind w:firstLine="720"/>
        <w:rPr>
          <w:del w:id="2893" w:author="Billy Mitchell" w:date="2021-05-20T22:19:00Z"/>
        </w:rPr>
        <w:pPrChange w:id="2894" w:author="Billy Mitchell" w:date="2021-06-11T18:07:00Z">
          <w:pPr>
            <w:spacing w:line="480" w:lineRule="auto"/>
            <w:ind w:left="360" w:hanging="360"/>
          </w:pPr>
        </w:pPrChange>
      </w:pPr>
      <w:del w:id="2895" w:author="Billy Mitchell" w:date="2021-05-20T22:19:00Z">
        <w:r w:rsidDel="00797D7F">
          <w:delText xml:space="preserve">Bonnet, L., Comte, A., Tatu, L., Millot, J.-L., Moulin, T., &amp; Medeiros de Bustos, E. (2015). The role of the amygdala in the perception of positive emotions: An “intensity detector.” </w:delText>
        </w:r>
        <w:r w:rsidDel="00797D7F">
          <w:rPr>
            <w:i/>
          </w:rPr>
          <w:delText>Frontiers in Behavioral Neuroscience, 9</w:delText>
        </w:r>
        <w:r w:rsidDel="00797D7F">
          <w:delText xml:space="preserve">, 178. </w:delText>
        </w:r>
        <w:r w:rsidR="00810EAC" w:rsidDel="00797D7F">
          <w:fldChar w:fldCharType="begin"/>
        </w:r>
        <w:r w:rsidR="00810EAC" w:rsidDel="00797D7F">
          <w:delInstrText xml:space="preserve"> HYPERLINK "https://doi.org/10.3389/fnbeh.2015.00178" \h </w:delInstrText>
        </w:r>
        <w:r w:rsidR="00810EAC" w:rsidDel="00797D7F">
          <w:fldChar w:fldCharType="separate"/>
        </w:r>
        <w:r w:rsidDel="00797D7F">
          <w:rPr>
            <w:color w:val="0000FF"/>
            <w:u w:val="single"/>
          </w:rPr>
          <w:delText>https://doi.org/10.3389/fnbeh.2015.00178</w:delText>
        </w:r>
        <w:r w:rsidR="00810EAC" w:rsidDel="00797D7F">
          <w:rPr>
            <w:color w:val="0000FF"/>
            <w:u w:val="single"/>
          </w:rPr>
          <w:fldChar w:fldCharType="end"/>
        </w:r>
      </w:del>
    </w:p>
    <w:p w14:paraId="0000007E" w14:textId="1D98D624" w:rsidR="001D5C46" w:rsidDel="00797D7F" w:rsidRDefault="00D2411E">
      <w:pPr>
        <w:spacing w:line="480" w:lineRule="auto"/>
        <w:ind w:firstLine="720"/>
        <w:rPr>
          <w:del w:id="2896" w:author="Billy Mitchell" w:date="2021-05-20T22:19:00Z"/>
        </w:rPr>
        <w:pPrChange w:id="2897" w:author="Billy Mitchell" w:date="2021-06-11T18:07:00Z">
          <w:pPr>
            <w:spacing w:line="480" w:lineRule="auto"/>
            <w:ind w:left="360" w:hanging="360"/>
          </w:pPr>
        </w:pPrChange>
      </w:pPr>
      <w:del w:id="2898" w:author="Billy Mitchell" w:date="2021-05-20T22:19:00Z">
        <w:r w:rsidDel="00797D7F">
          <w:lastRenderedPageBreak/>
          <w:delText xml:space="preserve">Bouwmeester, H., Smits, K., &amp; Van Ree, J. M. (2002a). Neonatal development of projections to the basolateral amygdala from prefrontal and thalamic structures in rat. </w:delText>
        </w:r>
        <w:r w:rsidDel="00797D7F">
          <w:rPr>
            <w:i/>
          </w:rPr>
          <w:delText>Journal of Comparative Neurology</w:delText>
        </w:r>
        <w:r w:rsidDel="00797D7F">
          <w:delText xml:space="preserve">, </w:delText>
        </w:r>
        <w:r w:rsidDel="00797D7F">
          <w:rPr>
            <w:i/>
          </w:rPr>
          <w:delText>450</w:delText>
        </w:r>
        <w:r w:rsidDel="00797D7F">
          <w:delText xml:space="preserve">(3), 241–255. </w:delText>
        </w:r>
        <w:r w:rsidR="00810EAC" w:rsidDel="00797D7F">
          <w:fldChar w:fldCharType="begin"/>
        </w:r>
        <w:r w:rsidR="00810EAC" w:rsidDel="00797D7F">
          <w:delInstrText xml:space="preserve"> HYPERLINK "https://doi.org/10.1002/cne.10321" \h </w:delInstrText>
        </w:r>
        <w:r w:rsidR="00810EAC" w:rsidDel="00797D7F">
          <w:fldChar w:fldCharType="separate"/>
        </w:r>
        <w:r w:rsidDel="00797D7F">
          <w:rPr>
            <w:color w:val="0000FF"/>
            <w:u w:val="single"/>
          </w:rPr>
          <w:delText>https://doi.org/10.1002/cne.10321</w:delText>
        </w:r>
        <w:r w:rsidR="00810EAC" w:rsidDel="00797D7F">
          <w:rPr>
            <w:color w:val="0000FF"/>
            <w:u w:val="single"/>
          </w:rPr>
          <w:fldChar w:fldCharType="end"/>
        </w:r>
      </w:del>
    </w:p>
    <w:p w14:paraId="0000007F" w14:textId="37165984" w:rsidR="001D5C46" w:rsidDel="00797D7F" w:rsidRDefault="00D2411E">
      <w:pPr>
        <w:spacing w:line="480" w:lineRule="auto"/>
        <w:ind w:firstLine="720"/>
        <w:rPr>
          <w:del w:id="2899" w:author="Billy Mitchell" w:date="2021-05-20T22:19:00Z"/>
        </w:rPr>
        <w:pPrChange w:id="2900" w:author="Billy Mitchell" w:date="2021-06-11T18:07:00Z">
          <w:pPr>
            <w:spacing w:line="480" w:lineRule="auto"/>
            <w:ind w:left="360" w:hanging="360"/>
          </w:pPr>
        </w:pPrChange>
      </w:pPr>
      <w:del w:id="2901" w:author="Billy Mitchell" w:date="2021-05-20T22:19:00Z">
        <w:r w:rsidDel="00797D7F">
          <w:delText xml:space="preserve">Bouwmeester, H., Wolterink, G., &amp; Van Ree, J. M. (2002b). Neonatal development of projections from the basolateral amygdala to prefrontal, striatal, and thalamic structures in the rat. </w:delText>
        </w:r>
        <w:r w:rsidDel="00797D7F">
          <w:rPr>
            <w:i/>
          </w:rPr>
          <w:delText>Journal of Comparative Neurology</w:delText>
        </w:r>
        <w:r w:rsidDel="00797D7F">
          <w:delText xml:space="preserve">, </w:delText>
        </w:r>
        <w:r w:rsidDel="00797D7F">
          <w:rPr>
            <w:i/>
          </w:rPr>
          <w:delText>442</w:delText>
        </w:r>
        <w:r w:rsidDel="00797D7F">
          <w:delText xml:space="preserve">(3), 239–249. </w:delText>
        </w:r>
        <w:r w:rsidR="00810EAC" w:rsidDel="00797D7F">
          <w:fldChar w:fldCharType="begin"/>
        </w:r>
        <w:r w:rsidR="00810EAC" w:rsidDel="00797D7F">
          <w:delInstrText xml:space="preserve"> HYPERLINK "https://doi.org/10.1002/cne.10084" \h </w:delInstrText>
        </w:r>
        <w:r w:rsidR="00810EAC" w:rsidDel="00797D7F">
          <w:fldChar w:fldCharType="separate"/>
        </w:r>
        <w:r w:rsidDel="00797D7F">
          <w:rPr>
            <w:color w:val="0000FF"/>
            <w:u w:val="single"/>
          </w:rPr>
          <w:delText>https://doi.org/10.1002/cne.10084</w:delText>
        </w:r>
        <w:r w:rsidR="00810EAC" w:rsidDel="00797D7F">
          <w:rPr>
            <w:color w:val="0000FF"/>
            <w:u w:val="single"/>
          </w:rPr>
          <w:fldChar w:fldCharType="end"/>
        </w:r>
      </w:del>
    </w:p>
    <w:p w14:paraId="00000080" w14:textId="50801923" w:rsidR="001D5C46" w:rsidDel="00797D7F" w:rsidRDefault="00D2411E">
      <w:pPr>
        <w:spacing w:line="480" w:lineRule="auto"/>
        <w:ind w:firstLine="720"/>
        <w:rPr>
          <w:del w:id="2902" w:author="Billy Mitchell" w:date="2021-05-20T22:19:00Z"/>
        </w:rPr>
        <w:pPrChange w:id="2903" w:author="Billy Mitchell" w:date="2021-06-11T18:07:00Z">
          <w:pPr>
            <w:spacing w:line="480" w:lineRule="auto"/>
            <w:ind w:left="360" w:hanging="360"/>
          </w:pPr>
        </w:pPrChange>
      </w:pPr>
      <w:del w:id="2904" w:author="Billy Mitchell" w:date="2021-05-20T22:19:00Z">
        <w:r w:rsidDel="00797D7F">
          <w:delText xml:space="preserve">Camacho, M. C., Karim, H. T., &amp; Perlman, S. B. (2019). Neural architecture supporting active emotion processing in children: A multivariate approach. </w:delText>
        </w:r>
        <w:r w:rsidDel="00797D7F">
          <w:rPr>
            <w:i/>
          </w:rPr>
          <w:delText>NeuroImage</w:delText>
        </w:r>
        <w:r w:rsidDel="00797D7F">
          <w:delText xml:space="preserve">, </w:delText>
        </w:r>
        <w:r w:rsidDel="00797D7F">
          <w:rPr>
            <w:i/>
          </w:rPr>
          <w:delText>188</w:delText>
        </w:r>
        <w:r w:rsidDel="00797D7F">
          <w:delText xml:space="preserve">, 171–180. </w:delText>
        </w:r>
        <w:r w:rsidR="00810EAC" w:rsidDel="00797D7F">
          <w:fldChar w:fldCharType="begin"/>
        </w:r>
        <w:r w:rsidR="00810EAC" w:rsidDel="00797D7F">
          <w:delInstrText xml:space="preserve"> HYPERLINK "https://doi.org/10.1016/j.neuroimage.2018.12.013" \h </w:delInstrText>
        </w:r>
        <w:r w:rsidR="00810EAC" w:rsidDel="00797D7F">
          <w:fldChar w:fldCharType="separate"/>
        </w:r>
        <w:r w:rsidDel="00797D7F">
          <w:rPr>
            <w:color w:val="0000FF"/>
            <w:u w:val="single"/>
          </w:rPr>
          <w:delText>https://doi.org/10.1016/j.neuroimage.2018.12.013</w:delText>
        </w:r>
        <w:r w:rsidR="00810EAC" w:rsidDel="00797D7F">
          <w:rPr>
            <w:color w:val="0000FF"/>
            <w:u w:val="single"/>
          </w:rPr>
          <w:fldChar w:fldCharType="end"/>
        </w:r>
      </w:del>
    </w:p>
    <w:p w14:paraId="00000081" w14:textId="1B26B1F0" w:rsidR="001D5C46" w:rsidDel="008377C7" w:rsidRDefault="00D2411E">
      <w:pPr>
        <w:spacing w:line="480" w:lineRule="auto"/>
        <w:ind w:firstLine="720"/>
        <w:rPr>
          <w:del w:id="2905" w:author="Billy Mitchell" w:date="2021-05-20T21:58:00Z"/>
          <w:color w:val="000000"/>
        </w:rPr>
        <w:pPrChange w:id="2906" w:author="Billy Mitchell" w:date="2021-06-11T18:07:00Z">
          <w:pPr>
            <w:spacing w:line="480" w:lineRule="auto"/>
            <w:ind w:left="360" w:hanging="360"/>
          </w:pPr>
        </w:pPrChange>
      </w:pPr>
      <w:del w:id="2907" w:author="Billy Mitchell" w:date="2021-05-20T21:58:00Z">
        <w:r w:rsidDel="008377C7">
          <w:delText xml:space="preserve">Chen, P.-H. A., Jolly, E., Cheong, J. H., &amp; Chang, L. J. (2020). Intersubject representational similarity analysis reveals individual variations in affective experience when watching erotic movies. </w:delText>
        </w:r>
        <w:r w:rsidDel="008377C7">
          <w:rPr>
            <w:i/>
          </w:rPr>
          <w:delText>NeuroImage</w:delText>
        </w:r>
        <w:r w:rsidDel="008377C7">
          <w:delText xml:space="preserve">, </w:delText>
        </w:r>
        <w:r w:rsidDel="008377C7">
          <w:rPr>
            <w:i/>
          </w:rPr>
          <w:delText>216</w:delText>
        </w:r>
        <w:r w:rsidDel="008377C7">
          <w:delText xml:space="preserve">, 116851. </w:delText>
        </w:r>
        <w:r w:rsidR="00810EAC" w:rsidDel="008377C7">
          <w:fldChar w:fldCharType="begin"/>
        </w:r>
        <w:r w:rsidR="00810EAC" w:rsidDel="008377C7">
          <w:delInstrText xml:space="preserve"> HYPERLINK "https://doi.org/10.1016/j.neuroimage.2020.116851" \h </w:delInstrText>
        </w:r>
        <w:r w:rsidR="00810EAC" w:rsidDel="008377C7">
          <w:fldChar w:fldCharType="separate"/>
        </w:r>
        <w:r w:rsidDel="008377C7">
          <w:rPr>
            <w:color w:val="0000FF"/>
            <w:u w:val="single"/>
          </w:rPr>
          <w:delText>https://doi.org/10.1016/j.neuroimage.2020.116851</w:delText>
        </w:r>
        <w:r w:rsidR="00810EAC" w:rsidDel="008377C7">
          <w:rPr>
            <w:color w:val="0000FF"/>
            <w:u w:val="single"/>
          </w:rPr>
          <w:fldChar w:fldCharType="end"/>
        </w:r>
      </w:del>
    </w:p>
    <w:p w14:paraId="00000082" w14:textId="0C6AA59C" w:rsidR="001D5C46" w:rsidDel="00797D7F" w:rsidRDefault="00D2411E">
      <w:pPr>
        <w:spacing w:line="480" w:lineRule="auto"/>
        <w:ind w:firstLine="720"/>
        <w:rPr>
          <w:del w:id="2908" w:author="Billy Mitchell" w:date="2021-05-20T22:19:00Z"/>
        </w:rPr>
        <w:pPrChange w:id="2909" w:author="Billy Mitchell" w:date="2021-06-11T18:07:00Z">
          <w:pPr>
            <w:spacing w:line="480" w:lineRule="auto"/>
            <w:ind w:left="360" w:hanging="360"/>
          </w:pPr>
        </w:pPrChange>
      </w:pPr>
      <w:del w:id="2910" w:author="Billy Mitchell" w:date="2021-05-20T22:19:00Z">
        <w:r w:rsidDel="00797D7F">
          <w:delText xml:space="preserve">Cohen, M. X., Schoene-Bake, J.-C., Elger, C. E., &amp; Weber, B. (2009). Connectivity-based segregation of the human striatum predicts personality characteristics. </w:delText>
        </w:r>
        <w:r w:rsidDel="00797D7F">
          <w:rPr>
            <w:i/>
          </w:rPr>
          <w:delText>Nature Neuroscience, 12</w:delText>
        </w:r>
        <w:r w:rsidDel="00797D7F">
          <w:delText xml:space="preserve">(1), 32–34. </w:delText>
        </w:r>
        <w:r w:rsidR="00810EAC" w:rsidDel="00797D7F">
          <w:fldChar w:fldCharType="begin"/>
        </w:r>
        <w:r w:rsidR="00810EAC" w:rsidDel="00797D7F">
          <w:delInstrText xml:space="preserve"> HYPERLINK "https://doi.org/10.1038/nn.2228" \h </w:delInstrText>
        </w:r>
        <w:r w:rsidR="00810EAC" w:rsidDel="00797D7F">
          <w:fldChar w:fldCharType="separate"/>
        </w:r>
        <w:r w:rsidDel="00797D7F">
          <w:rPr>
            <w:color w:val="0000FF"/>
            <w:u w:val="single"/>
          </w:rPr>
          <w:delText>https://doi.org/10.1038/nn.2228</w:delText>
        </w:r>
        <w:r w:rsidR="00810EAC" w:rsidDel="00797D7F">
          <w:rPr>
            <w:color w:val="0000FF"/>
            <w:u w:val="single"/>
          </w:rPr>
          <w:fldChar w:fldCharType="end"/>
        </w:r>
      </w:del>
    </w:p>
    <w:p w14:paraId="00000083" w14:textId="57C80EFC" w:rsidR="001D5C46" w:rsidDel="00797D7F" w:rsidRDefault="00D2411E">
      <w:pPr>
        <w:spacing w:line="480" w:lineRule="auto"/>
        <w:ind w:firstLine="720"/>
        <w:rPr>
          <w:del w:id="2911" w:author="Billy Mitchell" w:date="2021-05-20T22:19:00Z"/>
        </w:rPr>
        <w:pPrChange w:id="2912" w:author="Billy Mitchell" w:date="2021-06-11T18:07:00Z">
          <w:pPr>
            <w:spacing w:line="480" w:lineRule="auto"/>
            <w:ind w:left="360" w:hanging="360"/>
          </w:pPr>
        </w:pPrChange>
      </w:pPr>
      <w:del w:id="2913" w:author="Billy Mitchell" w:date="2021-05-20T22:19:00Z">
        <w:r w:rsidDel="00797D7F">
          <w:delText xml:space="preserve">Davis, M., &amp; Whalen, P. J. (2001). The amygdala: Vigilance and emotion. </w:delText>
        </w:r>
        <w:r w:rsidDel="00797D7F">
          <w:rPr>
            <w:i/>
          </w:rPr>
          <w:delText>Molecular Psychiatry</w:delText>
        </w:r>
        <w:r w:rsidDel="00797D7F">
          <w:delText xml:space="preserve">, </w:delText>
        </w:r>
        <w:r w:rsidDel="00797D7F">
          <w:rPr>
            <w:i/>
          </w:rPr>
          <w:delText>6</w:delText>
        </w:r>
        <w:r w:rsidDel="00797D7F">
          <w:delText xml:space="preserve">(1), 13–34. </w:delText>
        </w:r>
        <w:r w:rsidR="00810EAC" w:rsidDel="00797D7F">
          <w:fldChar w:fldCharType="begin"/>
        </w:r>
        <w:r w:rsidR="00810EAC" w:rsidDel="00797D7F">
          <w:delInstrText xml:space="preserve"> HYPERLINK "https://doi.org/10.1038/sj.mp.4000812" \h </w:delInstrText>
        </w:r>
        <w:r w:rsidR="00810EAC" w:rsidDel="00797D7F">
          <w:fldChar w:fldCharType="separate"/>
        </w:r>
        <w:r w:rsidDel="00797D7F">
          <w:rPr>
            <w:color w:val="0000FF"/>
            <w:u w:val="single"/>
          </w:rPr>
          <w:delText>https://doi.org/10.1038/sj.mp.4000812</w:delText>
        </w:r>
        <w:r w:rsidR="00810EAC" w:rsidDel="00797D7F">
          <w:rPr>
            <w:color w:val="0000FF"/>
            <w:u w:val="single"/>
          </w:rPr>
          <w:fldChar w:fldCharType="end"/>
        </w:r>
      </w:del>
    </w:p>
    <w:p w14:paraId="00000084" w14:textId="207E1681" w:rsidR="001D5C46" w:rsidDel="00797D7F" w:rsidRDefault="00D2411E">
      <w:pPr>
        <w:spacing w:line="480" w:lineRule="auto"/>
        <w:ind w:firstLine="720"/>
        <w:rPr>
          <w:del w:id="2914" w:author="Billy Mitchell" w:date="2021-05-20T22:19:00Z"/>
        </w:rPr>
        <w:pPrChange w:id="2915" w:author="Billy Mitchell" w:date="2021-06-11T18:07:00Z">
          <w:pPr>
            <w:spacing w:line="480" w:lineRule="auto"/>
            <w:ind w:left="360" w:hanging="360"/>
          </w:pPr>
        </w:pPrChange>
      </w:pPr>
      <w:del w:id="2916" w:author="Billy Mitchell" w:date="2021-05-20T22:19:00Z">
        <w:r w:rsidDel="00797D7F">
          <w:delText xml:space="preserve">Desikan, R. S., Fischl, B., Quinn, B. T., Dickerson, B. C., Blacker, D., Buckner, R. L., Dale, A. M., Maguire, R. P., Hyman, B. T., Albert, M. S., &amp; Killiany, R. J. (2006). An automated labeling system for subdividing the human Cerebral Cortex on MRI scans </w:delText>
        </w:r>
        <w:r w:rsidDel="00797D7F">
          <w:lastRenderedPageBreak/>
          <w:delText xml:space="preserve">into gyral based regions of interest. </w:delText>
        </w:r>
        <w:r w:rsidDel="00797D7F">
          <w:rPr>
            <w:i/>
          </w:rPr>
          <w:delText>NeuroImage</w:delText>
        </w:r>
        <w:r w:rsidDel="00797D7F">
          <w:delText xml:space="preserve">, </w:delText>
        </w:r>
        <w:r w:rsidDel="00797D7F">
          <w:rPr>
            <w:i/>
          </w:rPr>
          <w:delText>31</w:delText>
        </w:r>
        <w:r w:rsidDel="00797D7F">
          <w:delText xml:space="preserve">(3), 968–980. </w:delText>
        </w:r>
        <w:r w:rsidR="00810EAC" w:rsidDel="00797D7F">
          <w:fldChar w:fldCharType="begin"/>
        </w:r>
        <w:r w:rsidR="00810EAC" w:rsidDel="00797D7F">
          <w:delInstrText xml:space="preserve"> HYPERLINK "https://doi.org/10.1016/j.neuroimage.2006.01.021" \h </w:delInstrText>
        </w:r>
        <w:r w:rsidR="00810EAC" w:rsidDel="00797D7F">
          <w:fldChar w:fldCharType="separate"/>
        </w:r>
        <w:r w:rsidDel="00797D7F">
          <w:rPr>
            <w:color w:val="0000FF"/>
            <w:u w:val="single"/>
          </w:rPr>
          <w:delText>https://doi.org/10.1016/j.neuroimage.2006.01.021</w:delText>
        </w:r>
        <w:r w:rsidR="00810EAC" w:rsidDel="00797D7F">
          <w:rPr>
            <w:color w:val="0000FF"/>
            <w:u w:val="single"/>
          </w:rPr>
          <w:fldChar w:fldCharType="end"/>
        </w:r>
      </w:del>
    </w:p>
    <w:p w14:paraId="00000085" w14:textId="5C3E8A18" w:rsidR="001D5C46" w:rsidDel="00797D7F" w:rsidRDefault="00D2411E">
      <w:pPr>
        <w:spacing w:line="480" w:lineRule="auto"/>
        <w:ind w:firstLine="720"/>
        <w:rPr>
          <w:del w:id="2917" w:author="Billy Mitchell" w:date="2021-05-20T22:19:00Z"/>
        </w:rPr>
        <w:pPrChange w:id="2918" w:author="Billy Mitchell" w:date="2021-06-11T18:07:00Z">
          <w:pPr>
            <w:spacing w:line="480" w:lineRule="auto"/>
            <w:ind w:left="360" w:hanging="360"/>
          </w:pPr>
        </w:pPrChange>
      </w:pPr>
      <w:del w:id="2919" w:author="Billy Mitchell" w:date="2021-05-20T22:19:00Z">
        <w:r w:rsidDel="00797D7F">
          <w:delText xml:space="preserve">Dimsdale-Zucker, H. R., &amp; Ranganath, C. (2018). Chapter 27 - Representational similarity analyses: A practical guide for functional MRI applications. In D. Manahan-Vaughan (Ed.), </w:delText>
        </w:r>
        <w:r w:rsidDel="00797D7F">
          <w:rPr>
            <w:i/>
          </w:rPr>
          <w:delText>Handbook of Behavioral Neuroscience</w:delText>
        </w:r>
        <w:r w:rsidDel="00797D7F">
          <w:delText xml:space="preserve"> (Vol. 28, pp. 509–525). Elsevier. </w:delText>
        </w:r>
        <w:r w:rsidR="00810EAC" w:rsidDel="00797D7F">
          <w:fldChar w:fldCharType="begin"/>
        </w:r>
        <w:r w:rsidR="00810EAC" w:rsidDel="00797D7F">
          <w:delInstrText xml:space="preserve"> HYPERLINK "https://doi.org/10.1016/B978-0-12-812028-6.00027-6" \h </w:delInstrText>
        </w:r>
        <w:r w:rsidR="00810EAC" w:rsidDel="00797D7F">
          <w:fldChar w:fldCharType="separate"/>
        </w:r>
        <w:r w:rsidDel="00797D7F">
          <w:rPr>
            <w:color w:val="0000FF"/>
            <w:u w:val="single"/>
          </w:rPr>
          <w:delText>https://doi.org/10.1016/B978-0-12-812028-6.00027-6</w:delText>
        </w:r>
        <w:r w:rsidR="00810EAC" w:rsidDel="00797D7F">
          <w:rPr>
            <w:color w:val="0000FF"/>
            <w:u w:val="single"/>
          </w:rPr>
          <w:fldChar w:fldCharType="end"/>
        </w:r>
      </w:del>
    </w:p>
    <w:p w14:paraId="00000086" w14:textId="2EBD690A" w:rsidR="001D5C46" w:rsidDel="00797D7F" w:rsidRDefault="00D2411E">
      <w:pPr>
        <w:spacing w:line="480" w:lineRule="auto"/>
        <w:ind w:firstLine="720"/>
        <w:rPr>
          <w:del w:id="2920" w:author="Billy Mitchell" w:date="2021-05-20T22:19:00Z"/>
        </w:rPr>
        <w:pPrChange w:id="2921" w:author="Billy Mitchell" w:date="2021-06-11T18:07:00Z">
          <w:pPr>
            <w:spacing w:line="480" w:lineRule="auto"/>
            <w:ind w:left="360" w:hanging="360"/>
          </w:pPr>
        </w:pPrChange>
      </w:pPr>
      <w:del w:id="2922" w:author="Billy Mitchell" w:date="2021-05-20T22:19:00Z">
        <w:r w:rsidDel="00797D7F">
          <w:delText xml:space="preserve">Frazier, J. A., Chiu, S., Breeze, J. L., Makris, N., Lange, N., Kennedy, D. N., Herbert, M. R., Bent, E. K., Koneru, V. K., Hodge, S. M., Rauch, S. L., Grant, P. E., Cohen, B. M., Seidman, L. J., Caviness, V. S., &amp; Biederman, J. (2005). Structural brain magnetic resonance imaging of limbic and thalamic volumes in pediatric bipolar disorder. </w:delText>
        </w:r>
        <w:r w:rsidDel="00797D7F">
          <w:rPr>
            <w:i/>
          </w:rPr>
          <w:delText>American Journal of Psychiatry</w:delText>
        </w:r>
        <w:r w:rsidDel="00797D7F">
          <w:delText xml:space="preserve">, </w:delText>
        </w:r>
        <w:r w:rsidDel="00797D7F">
          <w:rPr>
            <w:i/>
          </w:rPr>
          <w:delText>162</w:delText>
        </w:r>
        <w:r w:rsidDel="00797D7F">
          <w:delText xml:space="preserve">(7), 1256–1265. </w:delText>
        </w:r>
        <w:r w:rsidR="00810EAC" w:rsidDel="00797D7F">
          <w:fldChar w:fldCharType="begin"/>
        </w:r>
        <w:r w:rsidR="00810EAC" w:rsidDel="00797D7F">
          <w:delInstrText xml:space="preserve"> HYPERLINK "https://doi.org/10.1176/appi.ajp.162.7.1256" \h </w:delInstrText>
        </w:r>
        <w:r w:rsidR="00810EAC" w:rsidDel="00797D7F">
          <w:fldChar w:fldCharType="separate"/>
        </w:r>
        <w:r w:rsidDel="00797D7F">
          <w:rPr>
            <w:color w:val="0000FF"/>
            <w:u w:val="single"/>
          </w:rPr>
          <w:delText>https://doi.org/10.1176/appi.ajp.162.7.1256</w:delText>
        </w:r>
        <w:r w:rsidR="00810EAC" w:rsidDel="00797D7F">
          <w:rPr>
            <w:color w:val="0000FF"/>
            <w:u w:val="single"/>
          </w:rPr>
          <w:fldChar w:fldCharType="end"/>
        </w:r>
      </w:del>
    </w:p>
    <w:p w14:paraId="00000087" w14:textId="090F7820" w:rsidR="001D5C46" w:rsidDel="00797D7F" w:rsidRDefault="00D2411E">
      <w:pPr>
        <w:spacing w:line="480" w:lineRule="auto"/>
        <w:ind w:firstLine="720"/>
        <w:rPr>
          <w:del w:id="2923" w:author="Billy Mitchell" w:date="2021-05-20T22:19:00Z"/>
        </w:rPr>
        <w:pPrChange w:id="2924" w:author="Billy Mitchell" w:date="2021-06-11T18:07:00Z">
          <w:pPr>
            <w:spacing w:line="480" w:lineRule="auto"/>
            <w:ind w:left="360" w:hanging="360"/>
          </w:pPr>
        </w:pPrChange>
      </w:pPr>
      <w:del w:id="2925" w:author="Billy Mitchell" w:date="2021-05-20T22:19:00Z">
        <w:r w:rsidDel="00797D7F">
          <w:delText xml:space="preserve">Gabard-Durnam, L. J., Flannery, J., Goff, B., Gee, D. G., Humphreys, K. L., Telzer, E., Hare, T., &amp; Tottenham, N. (2014). The development of human amygdala functional connectivity at rest from 4 to 23 years: A cross-sectional study. </w:delText>
        </w:r>
        <w:r w:rsidDel="00797D7F">
          <w:rPr>
            <w:i/>
          </w:rPr>
          <w:delText>NeuroImage</w:delText>
        </w:r>
        <w:r w:rsidDel="00797D7F">
          <w:delText xml:space="preserve">, </w:delText>
        </w:r>
        <w:r w:rsidDel="00797D7F">
          <w:rPr>
            <w:i/>
          </w:rPr>
          <w:delText>95</w:delText>
        </w:r>
        <w:r w:rsidDel="00797D7F">
          <w:delText xml:space="preserve">, 193–207. </w:delText>
        </w:r>
        <w:r w:rsidR="00810EAC" w:rsidDel="00797D7F">
          <w:fldChar w:fldCharType="begin"/>
        </w:r>
        <w:r w:rsidR="00810EAC" w:rsidDel="00797D7F">
          <w:delInstrText xml:space="preserve"> HYPERLINK "https://doi.org/10.1016/j.neuroimage.2014.03.038" \h </w:delInstrText>
        </w:r>
        <w:r w:rsidR="00810EAC" w:rsidDel="00797D7F">
          <w:fldChar w:fldCharType="separate"/>
        </w:r>
        <w:r w:rsidDel="00797D7F">
          <w:rPr>
            <w:color w:val="0000FF"/>
            <w:u w:val="single"/>
          </w:rPr>
          <w:delText>https://doi.org/10.1016/j.neuroimage.2014.03.038</w:delText>
        </w:r>
        <w:r w:rsidR="00810EAC" w:rsidDel="00797D7F">
          <w:rPr>
            <w:color w:val="0000FF"/>
            <w:u w:val="single"/>
          </w:rPr>
          <w:fldChar w:fldCharType="end"/>
        </w:r>
      </w:del>
    </w:p>
    <w:p w14:paraId="00000088" w14:textId="5AF3F6C4" w:rsidR="001D5C46" w:rsidDel="00797D7F" w:rsidRDefault="00D2411E">
      <w:pPr>
        <w:spacing w:line="480" w:lineRule="auto"/>
        <w:ind w:firstLine="720"/>
        <w:rPr>
          <w:del w:id="2926" w:author="Billy Mitchell" w:date="2021-05-20T22:19:00Z"/>
        </w:rPr>
        <w:pPrChange w:id="2927" w:author="Billy Mitchell" w:date="2021-06-11T18:07:00Z">
          <w:pPr>
            <w:spacing w:line="480" w:lineRule="auto"/>
            <w:ind w:left="360" w:hanging="360"/>
          </w:pPr>
        </w:pPrChange>
      </w:pPr>
      <w:del w:id="2928" w:author="Billy Mitchell" w:date="2021-05-20T22:19:00Z">
        <w:r w:rsidDel="00797D7F">
          <w:delText xml:space="preserve">Gee, D. G., Humphreys, K. L., Flannery, J., Goff, B., Telzer, E. H., Shapiro, M., Hare, T. A., Bookheimer, S. Y., &amp; Tottenham, N. (2013). A developmental shift from positive to negative connectivity in human amygdala-prefrontal circuitry. </w:delText>
        </w:r>
        <w:r w:rsidDel="00797D7F">
          <w:rPr>
            <w:i/>
          </w:rPr>
          <w:delText>Journal of Neuroscience</w:delText>
        </w:r>
        <w:r w:rsidDel="00797D7F">
          <w:delText xml:space="preserve">, </w:delText>
        </w:r>
        <w:r w:rsidDel="00797D7F">
          <w:rPr>
            <w:i/>
          </w:rPr>
          <w:delText>33</w:delText>
        </w:r>
        <w:r w:rsidDel="00797D7F">
          <w:delText xml:space="preserve">(10), 4584–4593. </w:delText>
        </w:r>
        <w:r w:rsidR="00810EAC" w:rsidDel="00797D7F">
          <w:fldChar w:fldCharType="begin"/>
        </w:r>
        <w:r w:rsidR="00810EAC" w:rsidDel="00797D7F">
          <w:delInstrText xml:space="preserve"> HYPERLINK "https://doi.org/10.1523/JNEUROSCI.3446-12.2013" \h </w:delInstrText>
        </w:r>
        <w:r w:rsidR="00810EAC" w:rsidDel="00797D7F">
          <w:fldChar w:fldCharType="separate"/>
        </w:r>
        <w:r w:rsidDel="00797D7F">
          <w:rPr>
            <w:color w:val="0000FF"/>
            <w:u w:val="single"/>
          </w:rPr>
          <w:delText>https://doi.org/10.1523/JNEUROSCI.3446-12.2013</w:delText>
        </w:r>
        <w:r w:rsidR="00810EAC" w:rsidDel="00797D7F">
          <w:rPr>
            <w:color w:val="0000FF"/>
            <w:u w:val="single"/>
          </w:rPr>
          <w:fldChar w:fldCharType="end"/>
        </w:r>
      </w:del>
    </w:p>
    <w:p w14:paraId="00000089" w14:textId="725D32EF" w:rsidR="001D5C46" w:rsidDel="00797D7F" w:rsidRDefault="00D2411E">
      <w:pPr>
        <w:spacing w:line="480" w:lineRule="auto"/>
        <w:ind w:firstLine="720"/>
        <w:rPr>
          <w:del w:id="2929" w:author="Billy Mitchell" w:date="2021-05-20T22:19:00Z"/>
        </w:rPr>
        <w:pPrChange w:id="2930" w:author="Billy Mitchell" w:date="2021-06-11T18:07:00Z">
          <w:pPr>
            <w:spacing w:line="480" w:lineRule="auto"/>
            <w:ind w:left="360" w:hanging="360"/>
          </w:pPr>
        </w:pPrChange>
      </w:pPr>
      <w:del w:id="2931" w:author="Billy Mitchell" w:date="2021-05-20T22:19:00Z">
        <w:r w:rsidDel="00797D7F">
          <w:delText xml:space="preserve">Goldstein, J. M., Seidman, L. J., Makris, N., Ahern, T., O’Brien, L. M., Caviness, V. S., Kennedy, D. N., Faraone, S. V., &amp; Tsuang, M. T. (2007). Hypothalamic </w:delText>
        </w:r>
        <w:r w:rsidDel="00797D7F">
          <w:lastRenderedPageBreak/>
          <w:delText xml:space="preserve">abnormalities in schizophrenia: Sex effects and genetic vulnerability. </w:delText>
        </w:r>
        <w:r w:rsidDel="00797D7F">
          <w:rPr>
            <w:i/>
          </w:rPr>
          <w:delText>Biological Psychiatry</w:delText>
        </w:r>
        <w:r w:rsidDel="00797D7F">
          <w:delText xml:space="preserve">, </w:delText>
        </w:r>
        <w:r w:rsidDel="00797D7F">
          <w:rPr>
            <w:i/>
          </w:rPr>
          <w:delText>61</w:delText>
        </w:r>
        <w:r w:rsidDel="00797D7F">
          <w:delText xml:space="preserve">(8), 935–945. </w:delText>
        </w:r>
        <w:r w:rsidR="00810EAC" w:rsidDel="00797D7F">
          <w:fldChar w:fldCharType="begin"/>
        </w:r>
        <w:r w:rsidR="00810EAC" w:rsidDel="00797D7F">
          <w:delInstrText xml:space="preserve"> HYPERLINK "https://doi.org/10.1016/j.biopsych.2006.06.027" \h </w:delInstrText>
        </w:r>
        <w:r w:rsidR="00810EAC" w:rsidDel="00797D7F">
          <w:fldChar w:fldCharType="separate"/>
        </w:r>
        <w:r w:rsidDel="00797D7F">
          <w:rPr>
            <w:color w:val="0000FF"/>
            <w:u w:val="single"/>
          </w:rPr>
          <w:delText>https://doi.org/10.1016/j.biopsych.2006.06.027</w:delText>
        </w:r>
        <w:r w:rsidR="00810EAC" w:rsidDel="00797D7F">
          <w:rPr>
            <w:color w:val="0000FF"/>
            <w:u w:val="single"/>
          </w:rPr>
          <w:fldChar w:fldCharType="end"/>
        </w:r>
      </w:del>
    </w:p>
    <w:p w14:paraId="0000008A" w14:textId="76FADF10" w:rsidR="001D5C46" w:rsidDel="00797D7F" w:rsidRDefault="00D2411E">
      <w:pPr>
        <w:spacing w:line="480" w:lineRule="auto"/>
        <w:ind w:firstLine="720"/>
        <w:rPr>
          <w:del w:id="2932" w:author="Billy Mitchell" w:date="2021-05-20T22:19:00Z"/>
        </w:rPr>
        <w:pPrChange w:id="2933" w:author="Billy Mitchell" w:date="2021-06-11T18:07:00Z">
          <w:pPr>
            <w:spacing w:line="480" w:lineRule="auto"/>
            <w:ind w:left="360" w:hanging="360"/>
          </w:pPr>
        </w:pPrChange>
      </w:pPr>
      <w:del w:id="2934" w:author="Billy Mitchell" w:date="2021-05-20T22:19:00Z">
        <w:r w:rsidDel="00797D7F">
          <w:delText xml:space="preserve">Greene, J. D. (2007). Why are VMPFC patients more utilitarian? A dual-process theory of moral judgment explains. </w:delText>
        </w:r>
        <w:r w:rsidDel="00797D7F">
          <w:rPr>
            <w:i/>
          </w:rPr>
          <w:delText>Trends in Cognitive Sciences</w:delText>
        </w:r>
        <w:r w:rsidDel="00797D7F">
          <w:delText xml:space="preserve">, </w:delText>
        </w:r>
        <w:r w:rsidDel="00797D7F">
          <w:rPr>
            <w:i/>
          </w:rPr>
          <w:delText>11</w:delText>
        </w:r>
        <w:r w:rsidDel="00797D7F">
          <w:delText xml:space="preserve">(8), 322–323. </w:delText>
        </w:r>
        <w:r w:rsidR="00810EAC" w:rsidDel="00797D7F">
          <w:fldChar w:fldCharType="begin"/>
        </w:r>
        <w:r w:rsidR="00810EAC" w:rsidDel="00797D7F">
          <w:delInstrText xml:space="preserve"> HYPERLINK "https://doi.org/10.1016/j.tics.2007.06.004" \h </w:delInstrText>
        </w:r>
        <w:r w:rsidR="00810EAC" w:rsidDel="00797D7F">
          <w:fldChar w:fldCharType="separate"/>
        </w:r>
        <w:r w:rsidDel="00797D7F">
          <w:rPr>
            <w:color w:val="0000FF"/>
            <w:u w:val="single"/>
          </w:rPr>
          <w:delText>https://doi.org/10.1016/j.tics.2007.06.004</w:delText>
        </w:r>
        <w:r w:rsidR="00810EAC" w:rsidDel="00797D7F">
          <w:rPr>
            <w:color w:val="0000FF"/>
            <w:u w:val="single"/>
          </w:rPr>
          <w:fldChar w:fldCharType="end"/>
        </w:r>
      </w:del>
    </w:p>
    <w:p w14:paraId="0000008B" w14:textId="0224DC7C" w:rsidR="001D5C46" w:rsidDel="00797D7F" w:rsidRDefault="00D2411E">
      <w:pPr>
        <w:spacing w:line="480" w:lineRule="auto"/>
        <w:ind w:firstLine="720"/>
        <w:rPr>
          <w:del w:id="2935" w:author="Billy Mitchell" w:date="2021-05-20T22:19:00Z"/>
        </w:rPr>
        <w:pPrChange w:id="2936" w:author="Billy Mitchell" w:date="2021-06-11T18:07:00Z">
          <w:pPr>
            <w:spacing w:line="480" w:lineRule="auto"/>
            <w:ind w:left="360" w:hanging="360"/>
          </w:pPr>
        </w:pPrChange>
      </w:pPr>
      <w:del w:id="2937" w:author="Billy Mitchell" w:date="2021-05-20T22:19:00Z">
        <w:r w:rsidDel="00797D7F">
          <w:delText xml:space="preserve">Haxby, J. V., Connolly, A. C., &amp; Guntupalli, J. S. (2014). Decoding neural representational spaces using multivariate pattern analysis. </w:delText>
        </w:r>
        <w:r w:rsidDel="00797D7F">
          <w:rPr>
            <w:i/>
          </w:rPr>
          <w:delText>Annual Review of Neuroscience, 37</w:delText>
        </w:r>
        <w:r w:rsidDel="00797D7F">
          <w:delText xml:space="preserve">, 435-456. </w:delText>
        </w:r>
        <w:r w:rsidR="00810EAC" w:rsidDel="00797D7F">
          <w:fldChar w:fldCharType="begin"/>
        </w:r>
        <w:r w:rsidR="00810EAC" w:rsidDel="00797D7F">
          <w:delInstrText xml:space="preserve"> HYPERLINK "https://doi.org/10.1146/annurev-neuro-062012-170325" \h </w:delInstrText>
        </w:r>
        <w:r w:rsidR="00810EAC" w:rsidDel="00797D7F">
          <w:fldChar w:fldCharType="separate"/>
        </w:r>
        <w:r w:rsidDel="00797D7F">
          <w:rPr>
            <w:color w:val="0000FF"/>
            <w:u w:val="single"/>
          </w:rPr>
          <w:delText>https://doi.org/10.1146/annurev-neuro-062012-170325</w:delText>
        </w:r>
        <w:r w:rsidR="00810EAC" w:rsidDel="00797D7F">
          <w:rPr>
            <w:color w:val="0000FF"/>
            <w:u w:val="single"/>
          </w:rPr>
          <w:fldChar w:fldCharType="end"/>
        </w:r>
      </w:del>
    </w:p>
    <w:p w14:paraId="0000008C" w14:textId="0388D0E7" w:rsidR="001D5C46" w:rsidDel="00797D7F" w:rsidRDefault="00D2411E">
      <w:pPr>
        <w:spacing w:line="480" w:lineRule="auto"/>
        <w:ind w:firstLine="720"/>
        <w:rPr>
          <w:del w:id="2938" w:author="Billy Mitchell" w:date="2021-05-20T22:19:00Z"/>
        </w:rPr>
        <w:pPrChange w:id="2939" w:author="Billy Mitchell" w:date="2021-06-11T18:07:00Z">
          <w:pPr>
            <w:spacing w:line="480" w:lineRule="auto"/>
            <w:ind w:left="360" w:hanging="360"/>
          </w:pPr>
        </w:pPrChange>
      </w:pPr>
      <w:del w:id="2940" w:author="Billy Mitchell" w:date="2021-05-20T22:19:00Z">
        <w:r w:rsidDel="00797D7F">
          <w:delText xml:space="preserve">Hayes, A. F. (2020). </w:delText>
        </w:r>
        <w:r w:rsidDel="00797D7F">
          <w:rPr>
            <w:i/>
          </w:rPr>
          <w:delText>SPSS, SAS and R Macros and Code</w:delText>
        </w:r>
        <w:r w:rsidDel="00797D7F">
          <w:delText xml:space="preserve">. </w:delText>
        </w:r>
        <w:r w:rsidR="00810EAC" w:rsidDel="00797D7F">
          <w:fldChar w:fldCharType="begin"/>
        </w:r>
        <w:r w:rsidR="00810EAC" w:rsidDel="00797D7F">
          <w:delInstrText xml:space="preserve"> HYPERLINK "http://afhayes.com/spss-sas-and-r-macros-and-code.html" \h </w:delInstrText>
        </w:r>
        <w:r w:rsidR="00810EAC" w:rsidDel="00797D7F">
          <w:fldChar w:fldCharType="separate"/>
        </w:r>
        <w:r w:rsidDel="00797D7F">
          <w:rPr>
            <w:color w:val="0000FF"/>
            <w:u w:val="single"/>
          </w:rPr>
          <w:delText>http://afhayes.com/spss-sas-and-r-macros-and-code.html</w:delText>
        </w:r>
        <w:r w:rsidR="00810EAC" w:rsidDel="00797D7F">
          <w:rPr>
            <w:color w:val="0000FF"/>
            <w:u w:val="single"/>
          </w:rPr>
          <w:fldChar w:fldCharType="end"/>
        </w:r>
      </w:del>
    </w:p>
    <w:p w14:paraId="0000008D" w14:textId="1C339F3F" w:rsidR="001D5C46" w:rsidDel="00797D7F" w:rsidRDefault="00D2411E">
      <w:pPr>
        <w:spacing w:line="480" w:lineRule="auto"/>
        <w:ind w:firstLine="720"/>
        <w:rPr>
          <w:del w:id="2941" w:author="Billy Mitchell" w:date="2021-05-20T22:19:00Z"/>
        </w:rPr>
        <w:pPrChange w:id="2942" w:author="Billy Mitchell" w:date="2021-06-11T18:07:00Z">
          <w:pPr>
            <w:spacing w:line="480" w:lineRule="auto"/>
            <w:ind w:left="360" w:hanging="360"/>
          </w:pPr>
        </w:pPrChange>
      </w:pPr>
      <w:del w:id="2943" w:author="Billy Mitchell" w:date="2021-05-20T22:19:00Z">
        <w:r w:rsidDel="00797D7F">
          <w:delText xml:space="preserve">Hiser, J., &amp; Koenigs, M. (2018). The multifaceted role of the ventromedial prefrontal cortex in emotion, decision making, social cognition, and psychopathology. </w:delText>
        </w:r>
        <w:r w:rsidDel="00797D7F">
          <w:rPr>
            <w:i/>
          </w:rPr>
          <w:delText>Biological Psychiatry</w:delText>
        </w:r>
        <w:r w:rsidDel="00797D7F">
          <w:delText xml:space="preserve">, </w:delText>
        </w:r>
        <w:r w:rsidDel="00797D7F">
          <w:rPr>
            <w:i/>
          </w:rPr>
          <w:delText>83</w:delText>
        </w:r>
        <w:r w:rsidDel="00797D7F">
          <w:delText xml:space="preserve">(8), 638–647. </w:delText>
        </w:r>
        <w:r w:rsidR="00810EAC" w:rsidDel="00797D7F">
          <w:fldChar w:fldCharType="begin"/>
        </w:r>
        <w:r w:rsidR="00810EAC" w:rsidDel="00797D7F">
          <w:delInstrText xml:space="preserve"> HYPERLINK "https://doi.org/10.1016/j.biopsych.2017.10.030" \h </w:delInstrText>
        </w:r>
        <w:r w:rsidR="00810EAC" w:rsidDel="00797D7F">
          <w:fldChar w:fldCharType="separate"/>
        </w:r>
        <w:r w:rsidDel="00797D7F">
          <w:rPr>
            <w:color w:val="0000FF"/>
            <w:u w:val="single"/>
          </w:rPr>
          <w:delText>https://doi.org/10.1016/j.biopsych.2017.10.030</w:delText>
        </w:r>
        <w:r w:rsidR="00810EAC" w:rsidDel="00797D7F">
          <w:rPr>
            <w:color w:val="0000FF"/>
            <w:u w:val="single"/>
          </w:rPr>
          <w:fldChar w:fldCharType="end"/>
        </w:r>
      </w:del>
    </w:p>
    <w:p w14:paraId="0000008E" w14:textId="4A6EC1C1" w:rsidR="001D5C46" w:rsidDel="008377C7" w:rsidRDefault="00D2411E">
      <w:pPr>
        <w:spacing w:line="480" w:lineRule="auto"/>
        <w:ind w:firstLine="720"/>
        <w:rPr>
          <w:del w:id="2944" w:author="Billy Mitchell" w:date="2021-05-20T21:58:00Z"/>
        </w:rPr>
        <w:pPrChange w:id="2945" w:author="Billy Mitchell" w:date="2021-06-11T18:07:00Z">
          <w:pPr>
            <w:spacing w:line="480" w:lineRule="auto"/>
            <w:ind w:left="360" w:hanging="360"/>
          </w:pPr>
        </w:pPrChange>
      </w:pPr>
      <w:del w:id="2946" w:author="Billy Mitchell" w:date="2021-05-20T21:58:00Z">
        <w:r w:rsidDel="008377C7">
          <w:delText xml:space="preserve">Horst, J. S., Samuelson, L. K., Kucker, S. C., &amp; McMurray, B. (2011). What’s new? Children prefer novelty in referent selection. </w:delText>
        </w:r>
        <w:r w:rsidDel="008377C7">
          <w:rPr>
            <w:i/>
          </w:rPr>
          <w:delText>Cognition</w:delText>
        </w:r>
        <w:r w:rsidDel="008377C7">
          <w:delText xml:space="preserve">, </w:delText>
        </w:r>
        <w:r w:rsidDel="008377C7">
          <w:rPr>
            <w:i/>
          </w:rPr>
          <w:delText>118</w:delText>
        </w:r>
        <w:r w:rsidDel="008377C7">
          <w:delText xml:space="preserve">(2), 234–244. </w:delText>
        </w:r>
        <w:r w:rsidR="00810EAC" w:rsidDel="008377C7">
          <w:fldChar w:fldCharType="begin"/>
        </w:r>
        <w:r w:rsidR="00810EAC" w:rsidDel="008377C7">
          <w:delInstrText xml:space="preserve"> HYPERLINK "https://doi.org/10.1016/j.cognition.2010.10.015" \h </w:delInstrText>
        </w:r>
        <w:r w:rsidR="00810EAC" w:rsidDel="008377C7">
          <w:fldChar w:fldCharType="separate"/>
        </w:r>
        <w:r w:rsidDel="008377C7">
          <w:rPr>
            <w:color w:val="0000FF"/>
            <w:u w:val="single"/>
          </w:rPr>
          <w:delText>https://doi.org/10.1016/j.cognition.2010.10.015</w:delText>
        </w:r>
        <w:r w:rsidR="00810EAC" w:rsidDel="008377C7">
          <w:rPr>
            <w:color w:val="0000FF"/>
            <w:u w:val="single"/>
          </w:rPr>
          <w:fldChar w:fldCharType="end"/>
        </w:r>
      </w:del>
    </w:p>
    <w:p w14:paraId="0000008F" w14:textId="259A73FA" w:rsidR="001D5C46" w:rsidDel="00797D7F" w:rsidRDefault="00D2411E">
      <w:pPr>
        <w:spacing w:line="480" w:lineRule="auto"/>
        <w:ind w:firstLine="720"/>
        <w:rPr>
          <w:del w:id="2947" w:author="Billy Mitchell" w:date="2021-05-20T22:19:00Z"/>
        </w:rPr>
        <w:pPrChange w:id="2948" w:author="Billy Mitchell" w:date="2021-06-11T18:07:00Z">
          <w:pPr>
            <w:spacing w:line="480" w:lineRule="auto"/>
            <w:ind w:left="360" w:hanging="360"/>
          </w:pPr>
        </w:pPrChange>
      </w:pPr>
      <w:del w:id="2949" w:author="Billy Mitchell" w:date="2021-05-20T22:19:00Z">
        <w:r w:rsidDel="00797D7F">
          <w:delText xml:space="preserve">Jalbrzikowski, M., Larsen, B., Hallquist, M. N., Foran, W., Calabro, F., &amp; Luna, B. (2017). Development of white matter microstructure and intrinsic functional connectivity between the amygdala and ventromedial prefrontal cortex: Associations with anxiety and depression. </w:delText>
        </w:r>
        <w:r w:rsidDel="00797D7F">
          <w:rPr>
            <w:i/>
          </w:rPr>
          <w:delText>Biological Psychiatry</w:delText>
        </w:r>
        <w:r w:rsidDel="00797D7F">
          <w:delText xml:space="preserve">, </w:delText>
        </w:r>
        <w:r w:rsidDel="00797D7F">
          <w:rPr>
            <w:i/>
          </w:rPr>
          <w:delText>82</w:delText>
        </w:r>
        <w:r w:rsidDel="00797D7F">
          <w:delText xml:space="preserve">(7), 511–521. </w:delText>
        </w:r>
        <w:r w:rsidR="00810EAC" w:rsidDel="00797D7F">
          <w:fldChar w:fldCharType="begin"/>
        </w:r>
        <w:r w:rsidR="00810EAC" w:rsidDel="00797D7F">
          <w:delInstrText xml:space="preserve"> HYPERLINK "https://doi.org/10.1016/j.biopsych.2017.01.008" \h </w:delInstrText>
        </w:r>
        <w:r w:rsidR="00810EAC" w:rsidDel="00797D7F">
          <w:fldChar w:fldCharType="separate"/>
        </w:r>
        <w:r w:rsidDel="00797D7F">
          <w:rPr>
            <w:color w:val="0000FF"/>
            <w:u w:val="single"/>
          </w:rPr>
          <w:delText>https://doi.org/10.1016/j.biopsych.2017.01.008</w:delText>
        </w:r>
        <w:r w:rsidR="00810EAC" w:rsidDel="00797D7F">
          <w:rPr>
            <w:color w:val="0000FF"/>
            <w:u w:val="single"/>
          </w:rPr>
          <w:fldChar w:fldCharType="end"/>
        </w:r>
      </w:del>
    </w:p>
    <w:p w14:paraId="00000090" w14:textId="01C32F10" w:rsidR="001D5C46" w:rsidDel="00797D7F" w:rsidRDefault="00D2411E">
      <w:pPr>
        <w:spacing w:line="480" w:lineRule="auto"/>
        <w:ind w:firstLine="720"/>
        <w:rPr>
          <w:del w:id="2950" w:author="Billy Mitchell" w:date="2021-05-20T22:19:00Z"/>
        </w:rPr>
        <w:pPrChange w:id="2951" w:author="Billy Mitchell" w:date="2021-06-11T18:07:00Z">
          <w:pPr>
            <w:spacing w:line="480" w:lineRule="auto"/>
            <w:ind w:left="360" w:hanging="360"/>
          </w:pPr>
        </w:pPrChange>
      </w:pPr>
      <w:del w:id="2952" w:author="Billy Mitchell" w:date="2021-05-20T22:19:00Z">
        <w:r w:rsidDel="00797D7F">
          <w:lastRenderedPageBreak/>
          <w:delText xml:space="preserve">Jenkinson, M., Beckmann, C. F., Behrens, T. E. J., Woolrich, M. W., &amp; Smith, S. M. (2012). FSL. </w:delText>
        </w:r>
        <w:r w:rsidDel="00797D7F">
          <w:rPr>
            <w:i/>
          </w:rPr>
          <w:delText>NeuroImage</w:delText>
        </w:r>
        <w:r w:rsidDel="00797D7F">
          <w:delText xml:space="preserve">, </w:delText>
        </w:r>
        <w:r w:rsidDel="00797D7F">
          <w:rPr>
            <w:i/>
          </w:rPr>
          <w:delText>62</w:delText>
        </w:r>
        <w:r w:rsidDel="00797D7F">
          <w:delText xml:space="preserve">(2), 782–790. </w:delText>
        </w:r>
        <w:r w:rsidR="00810EAC" w:rsidDel="00797D7F">
          <w:fldChar w:fldCharType="begin"/>
        </w:r>
        <w:r w:rsidR="00810EAC" w:rsidDel="00797D7F">
          <w:delInstrText xml:space="preserve"> HYPERLINK "https://doi.org/10.1016/j.neuroimage.2011.09.015" \h </w:delInstrText>
        </w:r>
        <w:r w:rsidR="00810EAC" w:rsidDel="00797D7F">
          <w:fldChar w:fldCharType="separate"/>
        </w:r>
        <w:r w:rsidDel="00797D7F">
          <w:rPr>
            <w:color w:val="0000FF"/>
            <w:u w:val="single"/>
          </w:rPr>
          <w:delText>https://doi.org/10.1016/j.neuroimage.2011.09.015</w:delText>
        </w:r>
        <w:r w:rsidR="00810EAC" w:rsidDel="00797D7F">
          <w:rPr>
            <w:color w:val="0000FF"/>
            <w:u w:val="single"/>
          </w:rPr>
          <w:fldChar w:fldCharType="end"/>
        </w:r>
      </w:del>
    </w:p>
    <w:p w14:paraId="00000091" w14:textId="32DDD0CA" w:rsidR="001D5C46" w:rsidDel="00797D7F" w:rsidRDefault="00D2411E">
      <w:pPr>
        <w:spacing w:line="480" w:lineRule="auto"/>
        <w:ind w:firstLine="720"/>
        <w:rPr>
          <w:del w:id="2953" w:author="Billy Mitchell" w:date="2021-05-20T22:19:00Z"/>
        </w:rPr>
        <w:pPrChange w:id="2954" w:author="Billy Mitchell" w:date="2021-06-11T18:07:00Z">
          <w:pPr>
            <w:spacing w:line="480" w:lineRule="auto"/>
            <w:ind w:left="360" w:hanging="360"/>
          </w:pPr>
        </w:pPrChange>
      </w:pPr>
      <w:del w:id="2955" w:author="Billy Mitchell" w:date="2021-05-20T22:19:00Z">
        <w:r w:rsidDel="00797D7F">
          <w:delText xml:space="preserve">Karim, H. T., &amp; Perlman, S. B. (2017). Neurodevelopmental maturation as a function of irritable temperament. </w:delText>
        </w:r>
        <w:r w:rsidDel="00797D7F">
          <w:rPr>
            <w:i/>
          </w:rPr>
          <w:delText>Human Brain Mapping</w:delText>
        </w:r>
        <w:r w:rsidDel="00797D7F">
          <w:delText xml:space="preserve">, </w:delText>
        </w:r>
        <w:r w:rsidDel="00797D7F">
          <w:rPr>
            <w:i/>
          </w:rPr>
          <w:delText>38</w:delText>
        </w:r>
        <w:r w:rsidDel="00797D7F">
          <w:delText xml:space="preserve">(10), 5307–5321. </w:delText>
        </w:r>
        <w:r w:rsidR="00810EAC" w:rsidDel="00797D7F">
          <w:fldChar w:fldCharType="begin"/>
        </w:r>
        <w:r w:rsidR="00810EAC" w:rsidDel="00797D7F">
          <w:delInstrText xml:space="preserve"> HYPERLINK "https://doi.org/10.1002/hbm.23742" \h </w:delInstrText>
        </w:r>
        <w:r w:rsidR="00810EAC" w:rsidDel="00797D7F">
          <w:fldChar w:fldCharType="separate"/>
        </w:r>
        <w:r w:rsidDel="00797D7F">
          <w:rPr>
            <w:color w:val="0000FF"/>
            <w:u w:val="single"/>
          </w:rPr>
          <w:delText>https://doi.org/10.1002/hbm.23742</w:delText>
        </w:r>
        <w:r w:rsidR="00810EAC" w:rsidDel="00797D7F">
          <w:rPr>
            <w:color w:val="0000FF"/>
            <w:u w:val="single"/>
          </w:rPr>
          <w:fldChar w:fldCharType="end"/>
        </w:r>
      </w:del>
    </w:p>
    <w:p w14:paraId="00000092" w14:textId="1DA4CFC6" w:rsidR="001D5C46" w:rsidDel="00797D7F" w:rsidRDefault="00D2411E">
      <w:pPr>
        <w:spacing w:line="480" w:lineRule="auto"/>
        <w:ind w:firstLine="720"/>
        <w:rPr>
          <w:del w:id="2956" w:author="Billy Mitchell" w:date="2021-05-20T22:19:00Z"/>
        </w:rPr>
        <w:pPrChange w:id="2957" w:author="Billy Mitchell" w:date="2021-06-11T18:07:00Z">
          <w:pPr>
            <w:spacing w:line="480" w:lineRule="auto"/>
            <w:ind w:left="360" w:hanging="360"/>
          </w:pPr>
        </w:pPrChange>
      </w:pPr>
      <w:del w:id="2958" w:author="Billy Mitchell" w:date="2021-05-20T22:19:00Z">
        <w:r w:rsidDel="00797D7F">
          <w:delText xml:space="preserve">Kassam, K. S., Markey, A. R., Cherkassky, V. L., Loewenstein, G., &amp; Just, A. (2013). Identifying emotions on the basis of neural activation. </w:delText>
        </w:r>
        <w:r w:rsidDel="00797D7F">
          <w:rPr>
            <w:i/>
          </w:rPr>
          <w:delText>PLOS ONE</w:delText>
        </w:r>
        <w:r w:rsidDel="00797D7F">
          <w:delText xml:space="preserve">, </w:delText>
        </w:r>
        <w:r w:rsidDel="00797D7F">
          <w:rPr>
            <w:i/>
          </w:rPr>
          <w:delText>8</w:delText>
        </w:r>
        <w:r w:rsidDel="00797D7F">
          <w:delText xml:space="preserve">(6), 12. </w:delText>
        </w:r>
        <w:r w:rsidR="00810EAC" w:rsidDel="00797D7F">
          <w:fldChar w:fldCharType="begin"/>
        </w:r>
        <w:r w:rsidR="00810EAC" w:rsidDel="00797D7F">
          <w:delInstrText xml:space="preserve"> HYPERLINK "https://doi.org/10.1371/journal.pone.0066032" \h </w:delInstrText>
        </w:r>
        <w:r w:rsidR="00810EAC" w:rsidDel="00797D7F">
          <w:fldChar w:fldCharType="separate"/>
        </w:r>
        <w:r w:rsidDel="00797D7F">
          <w:rPr>
            <w:color w:val="0000FF"/>
            <w:u w:val="single"/>
          </w:rPr>
          <w:delText>https://doi.org/10.1371/journal.pone.0066032</w:delText>
        </w:r>
        <w:r w:rsidR="00810EAC" w:rsidDel="00797D7F">
          <w:rPr>
            <w:color w:val="0000FF"/>
            <w:u w:val="single"/>
          </w:rPr>
          <w:fldChar w:fldCharType="end"/>
        </w:r>
      </w:del>
    </w:p>
    <w:p w14:paraId="00000093" w14:textId="61CDCADF" w:rsidR="001D5C46" w:rsidDel="00797D7F" w:rsidRDefault="00D2411E">
      <w:pPr>
        <w:spacing w:line="480" w:lineRule="auto"/>
        <w:ind w:firstLine="720"/>
        <w:rPr>
          <w:del w:id="2959" w:author="Billy Mitchell" w:date="2021-05-20T22:19:00Z"/>
        </w:rPr>
        <w:pPrChange w:id="2960" w:author="Billy Mitchell" w:date="2021-06-11T18:07:00Z">
          <w:pPr>
            <w:spacing w:line="480" w:lineRule="auto"/>
            <w:ind w:left="360" w:hanging="360"/>
          </w:pPr>
        </w:pPrChange>
      </w:pPr>
      <w:del w:id="2961" w:author="Billy Mitchell" w:date="2021-05-20T22:19:00Z">
        <w:r w:rsidDel="00797D7F">
          <w:delText xml:space="preserve">Knutson, B., &amp; Greer, S. M. (2008). Anticipatory affect: Neural correlates and consequences for choice. </w:delText>
        </w:r>
        <w:r w:rsidDel="00797D7F">
          <w:rPr>
            <w:i/>
          </w:rPr>
          <w:delText>Philosophical Transactions of the Royal Society B: Biological Sciences, 363</w:delText>
        </w:r>
        <w:r w:rsidDel="00797D7F">
          <w:delText xml:space="preserve">(1511), 3771–3786. </w:delText>
        </w:r>
        <w:r w:rsidR="00810EAC" w:rsidDel="00797D7F">
          <w:fldChar w:fldCharType="begin"/>
        </w:r>
        <w:r w:rsidR="00810EAC" w:rsidDel="00797D7F">
          <w:delInstrText xml:space="preserve"> HYPERLINK "https://doi.org/10.1098/rstb.2008.0155" \h </w:delInstrText>
        </w:r>
        <w:r w:rsidR="00810EAC" w:rsidDel="00797D7F">
          <w:fldChar w:fldCharType="separate"/>
        </w:r>
        <w:r w:rsidDel="00797D7F">
          <w:rPr>
            <w:color w:val="0000FF"/>
            <w:u w:val="single"/>
          </w:rPr>
          <w:delText>https://doi.org/10.1098/rstb.2008.0155</w:delText>
        </w:r>
        <w:r w:rsidR="00810EAC" w:rsidDel="00797D7F">
          <w:rPr>
            <w:color w:val="0000FF"/>
            <w:u w:val="single"/>
          </w:rPr>
          <w:fldChar w:fldCharType="end"/>
        </w:r>
      </w:del>
    </w:p>
    <w:p w14:paraId="00000094" w14:textId="36D48397" w:rsidR="001D5C46" w:rsidDel="00797D7F" w:rsidRDefault="00D2411E">
      <w:pPr>
        <w:spacing w:line="480" w:lineRule="auto"/>
        <w:ind w:firstLine="720"/>
        <w:rPr>
          <w:del w:id="2962" w:author="Billy Mitchell" w:date="2021-05-20T22:19:00Z"/>
        </w:rPr>
        <w:pPrChange w:id="2963" w:author="Billy Mitchell" w:date="2021-06-11T18:07:00Z">
          <w:pPr>
            <w:spacing w:line="480" w:lineRule="auto"/>
            <w:ind w:left="360" w:hanging="360"/>
          </w:pPr>
        </w:pPrChange>
      </w:pPr>
      <w:del w:id="2964" w:author="Billy Mitchell" w:date="2021-05-20T22:19:00Z">
        <w:r w:rsidDel="00797D7F">
          <w:delText xml:space="preserve">Kragel, P. A., &amp; LaBar, K. S. (2015). Multivariate neural biomarkers of emotional states are categorically distinct. </w:delText>
        </w:r>
        <w:r w:rsidDel="00797D7F">
          <w:rPr>
            <w:i/>
          </w:rPr>
          <w:delText>Social Cognitive and Affective Neuroscience</w:delText>
        </w:r>
        <w:r w:rsidDel="00797D7F">
          <w:delText xml:space="preserve">, </w:delText>
        </w:r>
        <w:r w:rsidDel="00797D7F">
          <w:rPr>
            <w:i/>
          </w:rPr>
          <w:delText>10</w:delText>
        </w:r>
        <w:r w:rsidDel="00797D7F">
          <w:delText xml:space="preserve">(11), 1437–1448. </w:delText>
        </w:r>
        <w:r w:rsidR="00810EAC" w:rsidDel="00797D7F">
          <w:fldChar w:fldCharType="begin"/>
        </w:r>
        <w:r w:rsidR="00810EAC" w:rsidDel="00797D7F">
          <w:delInstrText xml:space="preserve"> HYPERLINK "https://doi.org/10.1093/scan/nsv032" \h </w:delInstrText>
        </w:r>
        <w:r w:rsidR="00810EAC" w:rsidDel="00797D7F">
          <w:fldChar w:fldCharType="separate"/>
        </w:r>
        <w:r w:rsidDel="00797D7F">
          <w:rPr>
            <w:color w:val="0000FF"/>
            <w:u w:val="single"/>
          </w:rPr>
          <w:delText>https://doi.org/10.1093/scan/nsv032</w:delText>
        </w:r>
        <w:r w:rsidR="00810EAC" w:rsidDel="00797D7F">
          <w:rPr>
            <w:color w:val="0000FF"/>
            <w:u w:val="single"/>
          </w:rPr>
          <w:fldChar w:fldCharType="end"/>
        </w:r>
      </w:del>
    </w:p>
    <w:p w14:paraId="00000095" w14:textId="0F40371F" w:rsidR="001D5C46" w:rsidDel="00797D7F" w:rsidRDefault="00D2411E">
      <w:pPr>
        <w:spacing w:line="480" w:lineRule="auto"/>
        <w:ind w:firstLine="720"/>
        <w:rPr>
          <w:del w:id="2965" w:author="Billy Mitchell" w:date="2021-05-20T22:19:00Z"/>
        </w:rPr>
        <w:pPrChange w:id="2966" w:author="Billy Mitchell" w:date="2021-06-11T18:07:00Z">
          <w:pPr>
            <w:spacing w:line="480" w:lineRule="auto"/>
            <w:ind w:left="360" w:hanging="360"/>
          </w:pPr>
        </w:pPrChange>
      </w:pPr>
      <w:del w:id="2967" w:author="Billy Mitchell" w:date="2021-05-20T22:19:00Z">
        <w:r w:rsidDel="00797D7F">
          <w:delText xml:space="preserve">Kragel, P. A., &amp; LaBar, K. S. (2016). Decoding the nature of emotion in the brain. </w:delText>
        </w:r>
        <w:r w:rsidDel="00797D7F">
          <w:rPr>
            <w:i/>
          </w:rPr>
          <w:delText>Trends in Cognitive Sciences</w:delText>
        </w:r>
        <w:r w:rsidDel="00797D7F">
          <w:delText xml:space="preserve">, </w:delText>
        </w:r>
        <w:r w:rsidDel="00797D7F">
          <w:rPr>
            <w:i/>
          </w:rPr>
          <w:delText>20</w:delText>
        </w:r>
        <w:r w:rsidDel="00797D7F">
          <w:delText xml:space="preserve">(6), 444–455. </w:delText>
        </w:r>
        <w:r w:rsidR="00810EAC" w:rsidDel="00797D7F">
          <w:fldChar w:fldCharType="begin"/>
        </w:r>
        <w:r w:rsidR="00810EAC" w:rsidDel="00797D7F">
          <w:delInstrText xml:space="preserve"> HYPERLINK "https://doi.org/10.1016/j.tics.2016.03.011" \h </w:delInstrText>
        </w:r>
        <w:r w:rsidR="00810EAC" w:rsidDel="00797D7F">
          <w:fldChar w:fldCharType="separate"/>
        </w:r>
        <w:r w:rsidDel="00797D7F">
          <w:rPr>
            <w:color w:val="0000FF"/>
            <w:u w:val="single"/>
          </w:rPr>
          <w:delText>https://doi.org/10.1016/j.tics.2016.03.011</w:delText>
        </w:r>
        <w:r w:rsidR="00810EAC" w:rsidDel="00797D7F">
          <w:rPr>
            <w:color w:val="0000FF"/>
            <w:u w:val="single"/>
          </w:rPr>
          <w:fldChar w:fldCharType="end"/>
        </w:r>
      </w:del>
    </w:p>
    <w:p w14:paraId="00000096" w14:textId="6586D805" w:rsidR="001D5C46" w:rsidDel="00797D7F" w:rsidRDefault="00D2411E">
      <w:pPr>
        <w:spacing w:line="480" w:lineRule="auto"/>
        <w:ind w:firstLine="720"/>
        <w:rPr>
          <w:del w:id="2968" w:author="Billy Mitchell" w:date="2021-05-20T22:19:00Z"/>
        </w:rPr>
        <w:pPrChange w:id="2969" w:author="Billy Mitchell" w:date="2021-06-11T18:07:00Z">
          <w:pPr>
            <w:spacing w:line="480" w:lineRule="auto"/>
            <w:ind w:left="360" w:hanging="360"/>
          </w:pPr>
        </w:pPrChange>
      </w:pPr>
      <w:del w:id="2970" w:author="Billy Mitchell" w:date="2021-05-20T22:19:00Z">
        <w:r w:rsidDel="00797D7F">
          <w:delText xml:space="preserve">Kriegeskorte, N. , Mur, M., &amp; Bandettini, P. (2008). Representational similarity analysis – Connecting the branches of systems neuroscience. </w:delText>
        </w:r>
        <w:r w:rsidDel="00797D7F">
          <w:rPr>
            <w:i/>
          </w:rPr>
          <w:delText xml:space="preserve">Frontiers in Systems Neuroscience, 4 </w:delText>
        </w:r>
        <w:r w:rsidDel="00797D7F">
          <w:delText xml:space="preserve">(2).  </w:delText>
        </w:r>
        <w:r w:rsidR="00810EAC" w:rsidDel="00797D7F">
          <w:fldChar w:fldCharType="begin"/>
        </w:r>
        <w:r w:rsidR="00810EAC" w:rsidDel="00797D7F">
          <w:delInstrText xml:space="preserve"> HYPERLINK "https://doi.org/10.3389/neuro.06.004.2008" \h </w:delInstrText>
        </w:r>
        <w:r w:rsidR="00810EAC" w:rsidDel="00797D7F">
          <w:fldChar w:fldCharType="separate"/>
        </w:r>
        <w:r w:rsidDel="00797D7F">
          <w:rPr>
            <w:color w:val="0000FF"/>
            <w:u w:val="single"/>
          </w:rPr>
          <w:delText>https://doi.org/10.3389/neuro.06.004.2008</w:delText>
        </w:r>
        <w:r w:rsidR="00810EAC" w:rsidDel="00797D7F">
          <w:rPr>
            <w:color w:val="0000FF"/>
            <w:u w:val="single"/>
          </w:rPr>
          <w:fldChar w:fldCharType="end"/>
        </w:r>
      </w:del>
    </w:p>
    <w:p w14:paraId="00000097" w14:textId="773A0E2D" w:rsidR="001D5C46" w:rsidDel="00797D7F" w:rsidRDefault="00D2411E">
      <w:pPr>
        <w:spacing w:line="480" w:lineRule="auto"/>
        <w:ind w:firstLine="720"/>
        <w:rPr>
          <w:del w:id="2971" w:author="Billy Mitchell" w:date="2021-05-20T22:19:00Z"/>
        </w:rPr>
        <w:pPrChange w:id="2972" w:author="Billy Mitchell" w:date="2021-06-11T18:07:00Z">
          <w:pPr>
            <w:spacing w:line="480" w:lineRule="auto"/>
            <w:ind w:left="360" w:hanging="360"/>
          </w:pPr>
        </w:pPrChange>
      </w:pPr>
      <w:del w:id="2973" w:author="Billy Mitchell" w:date="2021-05-20T22:19:00Z">
        <w:r w:rsidDel="00797D7F">
          <w:delText xml:space="preserve">Krippendorff, K. (2004). Reliability in content analysis: Some common misconceptions and recommendations. </w:delText>
        </w:r>
        <w:r w:rsidDel="00797D7F">
          <w:rPr>
            <w:i/>
          </w:rPr>
          <w:delText>Human Communication Research</w:delText>
        </w:r>
        <w:r w:rsidDel="00797D7F">
          <w:delText xml:space="preserve">, </w:delText>
        </w:r>
        <w:r w:rsidDel="00797D7F">
          <w:rPr>
            <w:i/>
          </w:rPr>
          <w:delText>30</w:delText>
        </w:r>
        <w:r w:rsidDel="00797D7F">
          <w:delText xml:space="preserve">(3), 411–433. </w:delText>
        </w:r>
        <w:r w:rsidR="00810EAC" w:rsidDel="00797D7F">
          <w:fldChar w:fldCharType="begin"/>
        </w:r>
        <w:r w:rsidR="00810EAC" w:rsidDel="00797D7F">
          <w:delInstrText xml:space="preserve"> HYPERLINK "https://doi.org/10.1111/j.1468-2958.2004.tb00738.x" \h </w:delInstrText>
        </w:r>
        <w:r w:rsidR="00810EAC" w:rsidDel="00797D7F">
          <w:fldChar w:fldCharType="separate"/>
        </w:r>
        <w:r w:rsidDel="00797D7F">
          <w:rPr>
            <w:color w:val="0000FF"/>
            <w:u w:val="single"/>
          </w:rPr>
          <w:delText>https://doi.org/10.1111/j.1468-2958.2004.tb00738.x</w:delText>
        </w:r>
        <w:r w:rsidR="00810EAC" w:rsidDel="00797D7F">
          <w:rPr>
            <w:color w:val="0000FF"/>
            <w:u w:val="single"/>
          </w:rPr>
          <w:fldChar w:fldCharType="end"/>
        </w:r>
      </w:del>
    </w:p>
    <w:p w14:paraId="00000098" w14:textId="5DFDA299" w:rsidR="001D5C46" w:rsidDel="00797D7F" w:rsidRDefault="00D2411E">
      <w:pPr>
        <w:spacing w:line="480" w:lineRule="auto"/>
        <w:ind w:firstLine="720"/>
        <w:rPr>
          <w:del w:id="2974" w:author="Billy Mitchell" w:date="2021-05-20T22:19:00Z"/>
        </w:rPr>
        <w:pPrChange w:id="2975" w:author="Billy Mitchell" w:date="2021-06-11T18:07:00Z">
          <w:pPr>
            <w:spacing w:line="480" w:lineRule="auto"/>
            <w:ind w:left="360" w:hanging="360"/>
          </w:pPr>
        </w:pPrChange>
      </w:pPr>
      <w:del w:id="2976" w:author="Billy Mitchell" w:date="2021-05-20T22:19:00Z">
        <w:r w:rsidDel="00797D7F">
          <w:lastRenderedPageBreak/>
          <w:delText xml:space="preserve">Larsen, J. T., To, Y. M., &amp; Fireman, G. (2007). Children’s understanding and experience of mixed emotions. </w:delText>
        </w:r>
        <w:r w:rsidDel="00797D7F">
          <w:rPr>
            <w:i/>
          </w:rPr>
          <w:delText>Psychological Science</w:delText>
        </w:r>
        <w:r w:rsidDel="00797D7F">
          <w:delText xml:space="preserve">, </w:delText>
        </w:r>
        <w:r w:rsidDel="00797D7F">
          <w:rPr>
            <w:i/>
          </w:rPr>
          <w:delText>18</w:delText>
        </w:r>
        <w:r w:rsidDel="00797D7F">
          <w:delText xml:space="preserve">(2), 186–191. </w:delText>
        </w:r>
        <w:r w:rsidR="00810EAC" w:rsidDel="00797D7F">
          <w:fldChar w:fldCharType="begin"/>
        </w:r>
        <w:r w:rsidR="00810EAC" w:rsidDel="00797D7F">
          <w:delInstrText xml:space="preserve"> HYPERLINK "https://doi.org/10.1111/j.1467-9280.2007.01870.x" \h </w:delInstrText>
        </w:r>
        <w:r w:rsidR="00810EAC" w:rsidDel="00797D7F">
          <w:fldChar w:fldCharType="separate"/>
        </w:r>
        <w:r w:rsidDel="00797D7F">
          <w:rPr>
            <w:color w:val="0000FF"/>
            <w:u w:val="single"/>
          </w:rPr>
          <w:delText>https://doi.org/10.1111/j.1467-9280.2007.01870.x</w:delText>
        </w:r>
        <w:r w:rsidR="00810EAC" w:rsidDel="00797D7F">
          <w:rPr>
            <w:color w:val="0000FF"/>
            <w:u w:val="single"/>
          </w:rPr>
          <w:fldChar w:fldCharType="end"/>
        </w:r>
      </w:del>
    </w:p>
    <w:p w14:paraId="00000099" w14:textId="77E10B57" w:rsidR="001D5C46" w:rsidDel="00797D7F" w:rsidRDefault="00D2411E">
      <w:pPr>
        <w:spacing w:line="480" w:lineRule="auto"/>
        <w:ind w:firstLine="720"/>
        <w:rPr>
          <w:del w:id="2977" w:author="Billy Mitchell" w:date="2021-05-20T22:19:00Z"/>
        </w:rPr>
        <w:pPrChange w:id="2978" w:author="Billy Mitchell" w:date="2021-06-11T18:07:00Z">
          <w:pPr>
            <w:spacing w:line="480" w:lineRule="auto"/>
            <w:ind w:left="360" w:hanging="360"/>
          </w:pPr>
        </w:pPrChange>
      </w:pPr>
      <w:del w:id="2979" w:author="Billy Mitchell" w:date="2021-05-20T22:19:00Z">
        <w:r w:rsidDel="00797D7F">
          <w:delText xml:space="preserve">Larson, R., Csikszentmihalyi, M., &amp; Graef, R. (1980). Mood variability and the psychosocial adjustment of adolescents. </w:delText>
        </w:r>
        <w:r w:rsidDel="00797D7F">
          <w:rPr>
            <w:i/>
          </w:rPr>
          <w:delText>Journal of Youth and Adolescence</w:delText>
        </w:r>
        <w:r w:rsidDel="00797D7F">
          <w:delText xml:space="preserve">, </w:delText>
        </w:r>
        <w:r w:rsidDel="00797D7F">
          <w:rPr>
            <w:i/>
          </w:rPr>
          <w:delText>9</w:delText>
        </w:r>
        <w:r w:rsidDel="00797D7F">
          <w:delText xml:space="preserve">(6), 469–491. </w:delText>
        </w:r>
        <w:r w:rsidR="00810EAC" w:rsidDel="00797D7F">
          <w:fldChar w:fldCharType="begin"/>
        </w:r>
        <w:r w:rsidR="00810EAC" w:rsidDel="00797D7F">
          <w:delInstrText xml:space="preserve"> HYPERLINK "https://doi.org/10.1007/bf02089885" \h </w:delInstrText>
        </w:r>
        <w:r w:rsidR="00810EAC" w:rsidDel="00797D7F">
          <w:fldChar w:fldCharType="separate"/>
        </w:r>
        <w:r w:rsidDel="00797D7F">
          <w:rPr>
            <w:color w:val="0000FF"/>
            <w:u w:val="single"/>
          </w:rPr>
          <w:delText>https://doi.org/10.1007/bf02089885</w:delText>
        </w:r>
        <w:r w:rsidR="00810EAC" w:rsidDel="00797D7F">
          <w:rPr>
            <w:color w:val="0000FF"/>
            <w:u w:val="single"/>
          </w:rPr>
          <w:fldChar w:fldCharType="end"/>
        </w:r>
      </w:del>
    </w:p>
    <w:p w14:paraId="0000009A" w14:textId="720F48AA" w:rsidR="001D5C46" w:rsidDel="00797D7F" w:rsidRDefault="00D2411E">
      <w:pPr>
        <w:spacing w:line="480" w:lineRule="auto"/>
        <w:ind w:firstLine="720"/>
        <w:rPr>
          <w:del w:id="2980" w:author="Billy Mitchell" w:date="2021-05-20T22:19:00Z"/>
          <w:color w:val="000000"/>
        </w:rPr>
        <w:pPrChange w:id="2981" w:author="Billy Mitchell" w:date="2021-06-11T18:07:00Z">
          <w:pPr>
            <w:spacing w:line="480" w:lineRule="auto"/>
            <w:ind w:left="360" w:hanging="360"/>
          </w:pPr>
        </w:pPrChange>
      </w:pPr>
      <w:del w:id="2982" w:author="Billy Mitchell" w:date="2021-05-20T22:19:00Z">
        <w:r w:rsidDel="00797D7F">
          <w:delText xml:space="preserve">Levita, L., Hare, T. A., Voss, H. U., Glover, G., Ballon, D. J., &amp; Casey, B. J. (2009). The bivalent side of the nucleus accumbens. </w:delText>
        </w:r>
        <w:r w:rsidDel="00797D7F">
          <w:rPr>
            <w:i/>
          </w:rPr>
          <w:delText>NeuroImage</w:delText>
        </w:r>
        <w:r w:rsidDel="00797D7F">
          <w:delText xml:space="preserve">, </w:delText>
        </w:r>
        <w:r w:rsidDel="00797D7F">
          <w:rPr>
            <w:i/>
          </w:rPr>
          <w:delText>44</w:delText>
        </w:r>
        <w:r w:rsidDel="00797D7F">
          <w:delText xml:space="preserve">(3), 1178–1187. </w:delText>
        </w:r>
        <w:r w:rsidR="00810EAC" w:rsidDel="00797D7F">
          <w:fldChar w:fldCharType="begin"/>
        </w:r>
        <w:r w:rsidR="00810EAC" w:rsidDel="00797D7F">
          <w:delInstrText xml:space="preserve"> HYPERLINK "https://doi.org/10.1016/j.neuroimage.2008.09.039" \h </w:delInstrText>
        </w:r>
        <w:r w:rsidR="00810EAC" w:rsidDel="00797D7F">
          <w:fldChar w:fldCharType="separate"/>
        </w:r>
        <w:r w:rsidDel="00797D7F">
          <w:rPr>
            <w:color w:val="0000FF"/>
            <w:u w:val="single"/>
          </w:rPr>
          <w:delText>https://doi.org/10.1016/j.neuroimage.2008.09.039</w:delText>
        </w:r>
        <w:r w:rsidR="00810EAC" w:rsidDel="00797D7F">
          <w:rPr>
            <w:color w:val="0000FF"/>
            <w:u w:val="single"/>
          </w:rPr>
          <w:fldChar w:fldCharType="end"/>
        </w:r>
      </w:del>
    </w:p>
    <w:p w14:paraId="0000009B" w14:textId="432A0FD1" w:rsidR="001D5C46" w:rsidDel="00797D7F" w:rsidRDefault="00D2411E">
      <w:pPr>
        <w:spacing w:line="480" w:lineRule="auto"/>
        <w:ind w:firstLine="720"/>
        <w:rPr>
          <w:del w:id="2983" w:author="Billy Mitchell" w:date="2021-05-20T22:19:00Z"/>
        </w:rPr>
        <w:pPrChange w:id="2984" w:author="Billy Mitchell" w:date="2021-06-11T18:07:00Z">
          <w:pPr>
            <w:spacing w:line="480" w:lineRule="auto"/>
            <w:ind w:left="360" w:hanging="360"/>
          </w:pPr>
        </w:pPrChange>
      </w:pPr>
      <w:del w:id="2985" w:author="Billy Mitchell" w:date="2021-05-20T22:19:00Z">
        <w:r w:rsidDel="00797D7F">
          <w:delText xml:space="preserve">Lombard, Matthew, Snyder-Duch, J., &amp; Bracken, C. C. (2002). Content analysis in mass communication: Assessment and reporting of intercoder reliability. </w:delText>
        </w:r>
        <w:r w:rsidDel="00797D7F">
          <w:rPr>
            <w:i/>
          </w:rPr>
          <w:delText>Human Communication Research</w:delText>
        </w:r>
        <w:r w:rsidDel="00797D7F">
          <w:delText xml:space="preserve">, </w:delText>
        </w:r>
        <w:r w:rsidDel="00797D7F">
          <w:rPr>
            <w:i/>
          </w:rPr>
          <w:delText>28</w:delText>
        </w:r>
        <w:r w:rsidDel="00797D7F">
          <w:delText xml:space="preserve">(4), 587–604. </w:delText>
        </w:r>
        <w:r w:rsidR="00810EAC" w:rsidDel="00797D7F">
          <w:fldChar w:fldCharType="begin"/>
        </w:r>
        <w:r w:rsidR="00810EAC" w:rsidDel="00797D7F">
          <w:delInstrText xml:space="preserve"> HYPERLINK "https://doi.org/10.1111/j.1468-2958.2002.tb00826.x" \h </w:delInstrText>
        </w:r>
        <w:r w:rsidR="00810EAC" w:rsidDel="00797D7F">
          <w:fldChar w:fldCharType="separate"/>
        </w:r>
        <w:r w:rsidDel="00797D7F">
          <w:rPr>
            <w:color w:val="0000FF"/>
            <w:u w:val="single"/>
          </w:rPr>
          <w:delText>https://doi.org/10.1111/j.1468-2958.2002.tb00826.x</w:delText>
        </w:r>
        <w:r w:rsidR="00810EAC" w:rsidDel="00797D7F">
          <w:rPr>
            <w:color w:val="0000FF"/>
            <w:u w:val="single"/>
          </w:rPr>
          <w:fldChar w:fldCharType="end"/>
        </w:r>
      </w:del>
    </w:p>
    <w:p w14:paraId="0000009C" w14:textId="46C4D12F" w:rsidR="001D5C46" w:rsidDel="00797D7F" w:rsidRDefault="00D2411E">
      <w:pPr>
        <w:spacing w:line="480" w:lineRule="auto"/>
        <w:ind w:firstLine="720"/>
        <w:rPr>
          <w:del w:id="2986" w:author="Billy Mitchell" w:date="2021-05-20T22:19:00Z"/>
        </w:rPr>
        <w:pPrChange w:id="2987" w:author="Billy Mitchell" w:date="2021-06-11T18:07:00Z">
          <w:pPr>
            <w:spacing w:line="480" w:lineRule="auto"/>
            <w:ind w:left="360" w:hanging="360"/>
          </w:pPr>
        </w:pPrChange>
      </w:pPr>
      <w:del w:id="2988" w:author="Billy Mitchell" w:date="2021-05-20T22:19:00Z">
        <w:r w:rsidDel="00797D7F">
          <w:delText xml:space="preserve">Lombard, M. (2013). 13 Lessons learned from a research saga: An ambitious content analysis of television form. In </w:delText>
        </w:r>
        <w:r w:rsidDel="00797D7F">
          <w:rPr>
            <w:i/>
          </w:rPr>
          <w:delText>The International Encyclopedia of Media Studies</w:delText>
        </w:r>
        <w:r w:rsidDel="00797D7F">
          <w:delText xml:space="preserve"> (pp. 303–318). </w:delText>
        </w:r>
        <w:r w:rsidR="00810EAC" w:rsidDel="00797D7F">
          <w:fldChar w:fldCharType="begin"/>
        </w:r>
        <w:r w:rsidR="00810EAC" w:rsidDel="00797D7F">
          <w:delInstrText xml:space="preserve"> HYPERLINK "https://doi.org/10.1002/9781444361506.wbiems184" \h </w:delInstrText>
        </w:r>
        <w:r w:rsidR="00810EAC" w:rsidDel="00797D7F">
          <w:fldChar w:fldCharType="separate"/>
        </w:r>
        <w:r w:rsidDel="00797D7F">
          <w:rPr>
            <w:color w:val="0000FF"/>
            <w:u w:val="single"/>
          </w:rPr>
          <w:delText>https://doi.org/10.1002/9781444361506.wbiems184</w:delText>
        </w:r>
        <w:r w:rsidR="00810EAC" w:rsidDel="00797D7F">
          <w:rPr>
            <w:color w:val="0000FF"/>
            <w:u w:val="single"/>
          </w:rPr>
          <w:fldChar w:fldCharType="end"/>
        </w:r>
      </w:del>
    </w:p>
    <w:p w14:paraId="0000009D" w14:textId="5483F4B8" w:rsidR="001D5C46" w:rsidDel="00797D7F" w:rsidRDefault="00D2411E">
      <w:pPr>
        <w:spacing w:line="480" w:lineRule="auto"/>
        <w:ind w:firstLine="720"/>
        <w:rPr>
          <w:del w:id="2989" w:author="Billy Mitchell" w:date="2021-05-20T22:19:00Z"/>
        </w:rPr>
        <w:pPrChange w:id="2990" w:author="Billy Mitchell" w:date="2021-06-11T18:07:00Z">
          <w:pPr>
            <w:spacing w:line="480" w:lineRule="auto"/>
            <w:ind w:left="360" w:hanging="360"/>
          </w:pPr>
        </w:pPrChange>
      </w:pPr>
      <w:del w:id="2991" w:author="Billy Mitchell" w:date="2021-05-20T22:19:00Z">
        <w:r w:rsidDel="00797D7F">
          <w:delText xml:space="preserve">Ma, X., Tamir, M., &amp; Miyamoto, Y. (2018). A socio-cultural instrumental approach to emotion regulation: Culture and the regulation of positive emotions. </w:delText>
        </w:r>
        <w:r w:rsidDel="00797D7F">
          <w:rPr>
            <w:i/>
          </w:rPr>
          <w:delText>Emotion</w:delText>
        </w:r>
        <w:r w:rsidDel="00797D7F">
          <w:delText xml:space="preserve">, </w:delText>
        </w:r>
        <w:r w:rsidDel="00797D7F">
          <w:rPr>
            <w:i/>
          </w:rPr>
          <w:delText>18</w:delText>
        </w:r>
        <w:r w:rsidDel="00797D7F">
          <w:delText xml:space="preserve">(1), 138–152. </w:delText>
        </w:r>
        <w:r w:rsidR="00810EAC" w:rsidDel="00797D7F">
          <w:fldChar w:fldCharType="begin"/>
        </w:r>
        <w:r w:rsidR="00810EAC" w:rsidDel="00797D7F">
          <w:delInstrText xml:space="preserve"> HYPERLINK "https://doi.org/10.1037/emo0000315" \h </w:delInstrText>
        </w:r>
        <w:r w:rsidR="00810EAC" w:rsidDel="00797D7F">
          <w:fldChar w:fldCharType="separate"/>
        </w:r>
        <w:r w:rsidDel="00797D7F">
          <w:rPr>
            <w:color w:val="0000FF"/>
            <w:u w:val="single"/>
          </w:rPr>
          <w:delText>https://doi.org/10.1037/emo0000315</w:delText>
        </w:r>
        <w:r w:rsidR="00810EAC" w:rsidDel="00797D7F">
          <w:rPr>
            <w:color w:val="0000FF"/>
            <w:u w:val="single"/>
          </w:rPr>
          <w:fldChar w:fldCharType="end"/>
        </w:r>
      </w:del>
    </w:p>
    <w:p w14:paraId="0000009E" w14:textId="41D4B998" w:rsidR="001D5C46" w:rsidDel="00797D7F" w:rsidRDefault="00D2411E">
      <w:pPr>
        <w:spacing w:line="480" w:lineRule="auto"/>
        <w:ind w:firstLine="720"/>
        <w:rPr>
          <w:del w:id="2992" w:author="Billy Mitchell" w:date="2021-05-20T22:19:00Z"/>
        </w:rPr>
        <w:pPrChange w:id="2993" w:author="Billy Mitchell" w:date="2021-06-11T18:07:00Z">
          <w:pPr>
            <w:spacing w:line="480" w:lineRule="auto"/>
            <w:ind w:left="360" w:hanging="360"/>
          </w:pPr>
        </w:pPrChange>
      </w:pPr>
      <w:del w:id="2994" w:author="Billy Mitchell" w:date="2021-05-20T22:19:00Z">
        <w:r w:rsidDel="00797D7F">
          <w:delText xml:space="preserve">Makris, N., Goldstein, J. M., Kennedy, D., Hodge, S. M., Caviness, V. S., Faraone, S. V., Tsuang, M. T., &amp; Seidman, L. J. (2006). Decreased volume of left and total anterior insular lobule in schizophrenia. </w:delText>
        </w:r>
        <w:r w:rsidDel="00797D7F">
          <w:rPr>
            <w:i/>
          </w:rPr>
          <w:delText>Schizophrenia Research</w:delText>
        </w:r>
        <w:r w:rsidDel="00797D7F">
          <w:delText xml:space="preserve">, </w:delText>
        </w:r>
        <w:r w:rsidDel="00797D7F">
          <w:rPr>
            <w:i/>
          </w:rPr>
          <w:delText>83</w:delText>
        </w:r>
        <w:r w:rsidDel="00797D7F">
          <w:delText xml:space="preserve">(2–3), 155–171. </w:delText>
        </w:r>
        <w:r w:rsidR="00810EAC" w:rsidDel="00797D7F">
          <w:fldChar w:fldCharType="begin"/>
        </w:r>
        <w:r w:rsidR="00810EAC" w:rsidDel="00797D7F">
          <w:delInstrText xml:space="preserve"> HYPERLINK "https://doi.org/10.1016/j.schres.2005.11.020" \h </w:delInstrText>
        </w:r>
        <w:r w:rsidR="00810EAC" w:rsidDel="00797D7F">
          <w:fldChar w:fldCharType="separate"/>
        </w:r>
        <w:r w:rsidDel="00797D7F">
          <w:rPr>
            <w:color w:val="0000FF"/>
            <w:u w:val="single"/>
          </w:rPr>
          <w:delText>https://doi.org/10.1016/j.schres.2005.11.020</w:delText>
        </w:r>
        <w:r w:rsidR="00810EAC" w:rsidDel="00797D7F">
          <w:rPr>
            <w:color w:val="0000FF"/>
            <w:u w:val="single"/>
          </w:rPr>
          <w:fldChar w:fldCharType="end"/>
        </w:r>
      </w:del>
    </w:p>
    <w:p w14:paraId="0000009F" w14:textId="2F7D9F3F" w:rsidR="001D5C46" w:rsidDel="00797D7F" w:rsidRDefault="00D2411E">
      <w:pPr>
        <w:spacing w:line="480" w:lineRule="auto"/>
        <w:ind w:firstLine="720"/>
        <w:rPr>
          <w:del w:id="2995" w:author="Billy Mitchell" w:date="2021-05-20T22:19:00Z"/>
        </w:rPr>
        <w:pPrChange w:id="2996" w:author="Billy Mitchell" w:date="2021-06-11T18:07:00Z">
          <w:pPr>
            <w:spacing w:line="480" w:lineRule="auto"/>
            <w:ind w:left="360" w:hanging="360"/>
          </w:pPr>
        </w:pPrChange>
      </w:pPr>
      <w:del w:id="2997" w:author="Billy Mitchell" w:date="2021-05-20T22:19:00Z">
        <w:r w:rsidDel="00797D7F">
          <w:lastRenderedPageBreak/>
          <w:delText xml:space="preserve">Moll, J., &amp; de Oliveira-Souza, R. (2007). Moral judgments, emotions and the utilitarian brain. </w:delText>
        </w:r>
        <w:r w:rsidDel="00797D7F">
          <w:rPr>
            <w:i/>
          </w:rPr>
          <w:delText>Trends in Cognitive Sciences</w:delText>
        </w:r>
        <w:r w:rsidDel="00797D7F">
          <w:delText xml:space="preserve">, </w:delText>
        </w:r>
        <w:r w:rsidDel="00797D7F">
          <w:rPr>
            <w:i/>
          </w:rPr>
          <w:delText>11</w:delText>
        </w:r>
        <w:r w:rsidDel="00797D7F">
          <w:delText xml:space="preserve">(8), 3. </w:delText>
        </w:r>
        <w:r w:rsidR="00810EAC" w:rsidDel="00797D7F">
          <w:fldChar w:fldCharType="begin"/>
        </w:r>
        <w:r w:rsidR="00810EAC" w:rsidDel="00797D7F">
          <w:delInstrText xml:space="preserve"> HYPERLINK "https://doi.org/10.1016/j.tics.2007.06.001" \h </w:delInstrText>
        </w:r>
        <w:r w:rsidR="00810EAC" w:rsidDel="00797D7F">
          <w:fldChar w:fldCharType="separate"/>
        </w:r>
        <w:r w:rsidDel="00797D7F">
          <w:rPr>
            <w:color w:val="0000FF"/>
            <w:u w:val="single"/>
          </w:rPr>
          <w:delText>https://doi.org/10.1016/j.tics.2007.06.001</w:delText>
        </w:r>
        <w:r w:rsidR="00810EAC" w:rsidDel="00797D7F">
          <w:rPr>
            <w:color w:val="0000FF"/>
            <w:u w:val="single"/>
          </w:rPr>
          <w:fldChar w:fldCharType="end"/>
        </w:r>
      </w:del>
    </w:p>
    <w:p w14:paraId="000000A0" w14:textId="69108F60" w:rsidR="001D5C46" w:rsidDel="00797D7F" w:rsidRDefault="00D2411E">
      <w:pPr>
        <w:spacing w:line="480" w:lineRule="auto"/>
        <w:ind w:firstLine="720"/>
        <w:rPr>
          <w:del w:id="2998" w:author="Billy Mitchell" w:date="2021-05-20T22:19:00Z"/>
        </w:rPr>
        <w:pPrChange w:id="2999" w:author="Billy Mitchell" w:date="2021-06-11T18:07:00Z">
          <w:pPr>
            <w:spacing w:line="480" w:lineRule="auto"/>
            <w:ind w:left="360" w:hanging="360"/>
          </w:pPr>
        </w:pPrChange>
      </w:pPr>
      <w:del w:id="3000" w:author="Billy Mitchell" w:date="2021-05-20T22:19:00Z">
        <w:r w:rsidDel="00797D7F">
          <w:delText xml:space="preserve">Monk, C. S., Klein, R. G., Telzer, E. H., Schroth, E. A., Mannuzza, S., Moulton, J. L., Guardino, M., Masten, C. L., McClure-Tone, E. B., Fromm, S., Blair, R. J., Pine, D. S., &amp; Ernst, M. (2008). Amygdala and nucleus accumbens activation to emotional facial expressions in children and adolescents at risk for major depression. </w:delText>
        </w:r>
        <w:r w:rsidDel="00797D7F">
          <w:rPr>
            <w:i/>
          </w:rPr>
          <w:delText>American Journal of Psychiatry</w:delText>
        </w:r>
        <w:r w:rsidDel="00797D7F">
          <w:delText xml:space="preserve">, </w:delText>
        </w:r>
        <w:r w:rsidDel="00797D7F">
          <w:rPr>
            <w:i/>
          </w:rPr>
          <w:delText>165</w:delText>
        </w:r>
        <w:r w:rsidDel="00797D7F">
          <w:delText xml:space="preserve">(1), 90–98. </w:delText>
        </w:r>
        <w:r w:rsidR="00810EAC" w:rsidDel="00797D7F">
          <w:fldChar w:fldCharType="begin"/>
        </w:r>
        <w:r w:rsidR="00810EAC" w:rsidDel="00797D7F">
          <w:delInstrText xml:space="preserve"> HYPERLINK "https://doi.org/10.1176/appi.ajp.2007.06111917" \h </w:delInstrText>
        </w:r>
        <w:r w:rsidR="00810EAC" w:rsidDel="00797D7F">
          <w:fldChar w:fldCharType="separate"/>
        </w:r>
        <w:r w:rsidDel="00797D7F">
          <w:rPr>
            <w:color w:val="0000FF"/>
            <w:u w:val="single"/>
          </w:rPr>
          <w:delText>https://doi.org/10.1176/appi.ajp.2007.06111917</w:delText>
        </w:r>
        <w:r w:rsidR="00810EAC" w:rsidDel="00797D7F">
          <w:rPr>
            <w:color w:val="0000FF"/>
            <w:u w:val="single"/>
          </w:rPr>
          <w:fldChar w:fldCharType="end"/>
        </w:r>
      </w:del>
    </w:p>
    <w:p w14:paraId="000000A1" w14:textId="306B44EE" w:rsidR="001D5C46" w:rsidDel="00797D7F" w:rsidRDefault="00D2411E">
      <w:pPr>
        <w:spacing w:line="480" w:lineRule="auto"/>
        <w:ind w:firstLine="720"/>
        <w:rPr>
          <w:del w:id="3001" w:author="Billy Mitchell" w:date="2021-05-20T22:19:00Z"/>
        </w:rPr>
        <w:pPrChange w:id="3002" w:author="Billy Mitchell" w:date="2021-06-11T18:07:00Z">
          <w:pPr>
            <w:spacing w:line="480" w:lineRule="auto"/>
            <w:ind w:left="360" w:hanging="360"/>
          </w:pPr>
        </w:pPrChange>
      </w:pPr>
      <w:del w:id="3003" w:author="Billy Mitchell" w:date="2021-05-20T22:19:00Z">
        <w:r w:rsidDel="00797D7F">
          <w:delText xml:space="preserve">Noftle, E. E., &amp; Fleeson, W. (2010). Age differences in big five behavior averages and variabilities across the adult life span: Moving beyond retrospective, global summary accounts of personality. </w:delText>
        </w:r>
        <w:r w:rsidDel="00797D7F">
          <w:rPr>
            <w:i/>
          </w:rPr>
          <w:delText>Psychology and Aging</w:delText>
        </w:r>
        <w:r w:rsidDel="00797D7F">
          <w:delText xml:space="preserve">, </w:delText>
        </w:r>
        <w:r w:rsidDel="00797D7F">
          <w:rPr>
            <w:i/>
          </w:rPr>
          <w:delText>25</w:delText>
        </w:r>
        <w:r w:rsidDel="00797D7F">
          <w:delText xml:space="preserve">(1), 95–107. </w:delText>
        </w:r>
        <w:r w:rsidR="00810EAC" w:rsidDel="00797D7F">
          <w:fldChar w:fldCharType="begin"/>
        </w:r>
        <w:r w:rsidR="00810EAC" w:rsidDel="00797D7F">
          <w:delInstrText xml:space="preserve"> HYPERLINK "https://doi.org/10.1037/a0018199" \h </w:delInstrText>
        </w:r>
        <w:r w:rsidR="00810EAC" w:rsidDel="00797D7F">
          <w:fldChar w:fldCharType="separate"/>
        </w:r>
        <w:r w:rsidDel="00797D7F">
          <w:rPr>
            <w:color w:val="0000FF"/>
            <w:u w:val="single"/>
          </w:rPr>
          <w:delText>https://doi.org/10.1037/a0018199</w:delText>
        </w:r>
        <w:r w:rsidR="00810EAC" w:rsidDel="00797D7F">
          <w:rPr>
            <w:color w:val="0000FF"/>
            <w:u w:val="single"/>
          </w:rPr>
          <w:fldChar w:fldCharType="end"/>
        </w:r>
      </w:del>
    </w:p>
    <w:p w14:paraId="000000A2" w14:textId="0ACC0ED1" w:rsidR="001D5C46" w:rsidDel="00797D7F" w:rsidRDefault="00D2411E">
      <w:pPr>
        <w:spacing w:line="480" w:lineRule="auto"/>
        <w:ind w:firstLine="720"/>
        <w:rPr>
          <w:del w:id="3004" w:author="Billy Mitchell" w:date="2021-05-20T22:19:00Z"/>
        </w:rPr>
        <w:pPrChange w:id="3005" w:author="Billy Mitchell" w:date="2021-06-11T18:07:00Z">
          <w:pPr>
            <w:spacing w:line="480" w:lineRule="auto"/>
            <w:ind w:left="360" w:hanging="360"/>
          </w:pPr>
        </w:pPrChange>
      </w:pPr>
      <w:del w:id="3006" w:author="Billy Mitchell" w:date="2021-05-20T22:19:00Z">
        <w:r w:rsidDel="00797D7F">
          <w:delText xml:space="preserve">Nook, E. C., Sasse, S. F., Lambert, H. K., McLaughlin, K. A., &amp; Somerville, L. H. (2017). Increasing verbal knowledge mediates development of multidimensional emotion representations. </w:delText>
        </w:r>
        <w:r w:rsidDel="00797D7F">
          <w:rPr>
            <w:i/>
          </w:rPr>
          <w:delText>Nature Human Behaviour</w:delText>
        </w:r>
        <w:r w:rsidDel="00797D7F">
          <w:delText xml:space="preserve">, </w:delText>
        </w:r>
        <w:r w:rsidDel="00797D7F">
          <w:rPr>
            <w:i/>
          </w:rPr>
          <w:delText>1</w:delText>
        </w:r>
        <w:r w:rsidDel="00797D7F">
          <w:delText xml:space="preserve">(12), 881–889. </w:delText>
        </w:r>
        <w:r w:rsidR="00810EAC" w:rsidDel="00797D7F">
          <w:fldChar w:fldCharType="begin"/>
        </w:r>
        <w:r w:rsidR="00810EAC" w:rsidDel="00797D7F">
          <w:delInstrText xml:space="preserve"> HYPERLINK "https://doi.org/10.1038/s41562-017-0238-7" \h </w:delInstrText>
        </w:r>
        <w:r w:rsidR="00810EAC" w:rsidDel="00797D7F">
          <w:fldChar w:fldCharType="separate"/>
        </w:r>
        <w:r w:rsidDel="00797D7F">
          <w:rPr>
            <w:color w:val="0000FF"/>
            <w:u w:val="single"/>
          </w:rPr>
          <w:delText>https://doi.org/10.1038/s41562-017-0238-7</w:delText>
        </w:r>
        <w:r w:rsidR="00810EAC" w:rsidDel="00797D7F">
          <w:rPr>
            <w:color w:val="0000FF"/>
            <w:u w:val="single"/>
          </w:rPr>
          <w:fldChar w:fldCharType="end"/>
        </w:r>
      </w:del>
    </w:p>
    <w:p w14:paraId="000000A3" w14:textId="55571E6E" w:rsidR="001D5C46" w:rsidDel="00797D7F" w:rsidRDefault="00D2411E">
      <w:pPr>
        <w:spacing w:line="480" w:lineRule="auto"/>
        <w:ind w:firstLine="720"/>
        <w:rPr>
          <w:del w:id="3007" w:author="Billy Mitchell" w:date="2021-05-20T22:19:00Z"/>
          <w:color w:val="000000"/>
        </w:rPr>
        <w:pPrChange w:id="3008" w:author="Billy Mitchell" w:date="2021-06-11T18:07:00Z">
          <w:pPr>
            <w:spacing w:line="480" w:lineRule="auto"/>
            <w:ind w:left="360" w:hanging="360"/>
          </w:pPr>
        </w:pPrChange>
      </w:pPr>
      <w:del w:id="3009" w:author="Billy Mitchell" w:date="2021-05-20T22:19:00Z">
        <w:r w:rsidDel="00797D7F">
          <w:delText xml:space="preserve">Nook, E. C., Sasse, S. F., Lambert, H. K., McLaughlin, K. A., &amp; Somerville, L. H. (2018). The nonlinear development of emotion differentiation: Granular emotional experience is low in adolescence. </w:delText>
        </w:r>
        <w:r w:rsidDel="00797D7F">
          <w:rPr>
            <w:i/>
          </w:rPr>
          <w:delText>Psychological Science</w:delText>
        </w:r>
        <w:r w:rsidDel="00797D7F">
          <w:delText xml:space="preserve">, </w:delText>
        </w:r>
        <w:r w:rsidDel="00797D7F">
          <w:rPr>
            <w:i/>
          </w:rPr>
          <w:delText>29</w:delText>
        </w:r>
        <w:r w:rsidDel="00797D7F">
          <w:delText xml:space="preserve">(8), 1346–1357. </w:delText>
        </w:r>
        <w:r w:rsidR="00810EAC" w:rsidDel="00797D7F">
          <w:fldChar w:fldCharType="begin"/>
        </w:r>
        <w:r w:rsidR="00810EAC" w:rsidDel="00797D7F">
          <w:delInstrText xml:space="preserve"> HYPERLINK "https://doi.org/10.1177/0956797618773357" \h </w:delInstrText>
        </w:r>
        <w:r w:rsidR="00810EAC" w:rsidDel="00797D7F">
          <w:fldChar w:fldCharType="separate"/>
        </w:r>
        <w:r w:rsidDel="00797D7F">
          <w:rPr>
            <w:color w:val="0000FF"/>
            <w:u w:val="single"/>
          </w:rPr>
          <w:delText>https://doi.org/10.1177/0956797618773357</w:delText>
        </w:r>
        <w:r w:rsidR="00810EAC" w:rsidDel="00797D7F">
          <w:rPr>
            <w:color w:val="0000FF"/>
            <w:u w:val="single"/>
          </w:rPr>
          <w:fldChar w:fldCharType="end"/>
        </w:r>
      </w:del>
    </w:p>
    <w:p w14:paraId="000000A4" w14:textId="7025138D" w:rsidR="001D5C46" w:rsidDel="00797D7F" w:rsidRDefault="00D2411E">
      <w:pPr>
        <w:spacing w:line="480" w:lineRule="auto"/>
        <w:ind w:firstLine="720"/>
        <w:rPr>
          <w:del w:id="3010" w:author="Billy Mitchell" w:date="2021-05-20T22:19:00Z"/>
        </w:rPr>
        <w:pPrChange w:id="3011" w:author="Billy Mitchell" w:date="2021-06-11T18:07:00Z">
          <w:pPr>
            <w:spacing w:line="480" w:lineRule="auto"/>
            <w:ind w:left="360" w:hanging="360"/>
          </w:pPr>
        </w:pPrChange>
      </w:pPr>
      <w:del w:id="3012" w:author="Billy Mitchell" w:date="2021-05-20T22:19:00Z">
        <w:r w:rsidDel="00797D7F">
          <w:delText xml:space="preserve">Perlman, S. B., &amp; Pelphrey, K. A. (2011). Developing connections for affective regulation: Age-related changes in emotional brain connectivity. </w:delText>
        </w:r>
        <w:r w:rsidDel="00797D7F">
          <w:rPr>
            <w:i/>
          </w:rPr>
          <w:delText>Journal of Experimental Child Psychology, 108</w:delText>
        </w:r>
        <w:r w:rsidDel="00797D7F">
          <w:delText xml:space="preserve">(3), 607–620. </w:delText>
        </w:r>
        <w:r w:rsidR="00810EAC" w:rsidDel="00797D7F">
          <w:fldChar w:fldCharType="begin"/>
        </w:r>
        <w:r w:rsidR="00810EAC" w:rsidDel="00797D7F">
          <w:delInstrText xml:space="preserve"> HYPERLINK "https://doi.org/10.1016/j.jecp.2010.08.006" \h </w:delInstrText>
        </w:r>
        <w:r w:rsidR="00810EAC" w:rsidDel="00797D7F">
          <w:fldChar w:fldCharType="separate"/>
        </w:r>
        <w:r w:rsidDel="00797D7F">
          <w:rPr>
            <w:color w:val="0000FF"/>
            <w:u w:val="single"/>
          </w:rPr>
          <w:delText>https://doi.org/10.1016/j.jecp.2010.08.006</w:delText>
        </w:r>
        <w:r w:rsidR="00810EAC" w:rsidDel="00797D7F">
          <w:rPr>
            <w:color w:val="0000FF"/>
            <w:u w:val="single"/>
          </w:rPr>
          <w:fldChar w:fldCharType="end"/>
        </w:r>
      </w:del>
    </w:p>
    <w:p w14:paraId="000000A5" w14:textId="3F4537CD" w:rsidR="001D5C46" w:rsidDel="00797D7F" w:rsidRDefault="00D2411E">
      <w:pPr>
        <w:spacing w:line="480" w:lineRule="auto"/>
        <w:ind w:firstLine="720"/>
        <w:rPr>
          <w:del w:id="3013" w:author="Billy Mitchell" w:date="2021-05-20T22:19:00Z"/>
        </w:rPr>
        <w:pPrChange w:id="3014" w:author="Billy Mitchell" w:date="2021-06-11T18:07:00Z">
          <w:pPr>
            <w:spacing w:line="480" w:lineRule="auto"/>
            <w:ind w:left="360" w:hanging="360"/>
          </w:pPr>
        </w:pPrChange>
      </w:pPr>
      <w:del w:id="3015" w:author="Billy Mitchell" w:date="2021-05-20T22:19:00Z">
        <w:r w:rsidDel="00797D7F">
          <w:lastRenderedPageBreak/>
          <w:delText xml:space="preserve">Popal, H. S., Wang, Y., &amp; Olson, I. R. (2019). A guide to representational similarity analysis for social neuroscience. </w:delText>
        </w:r>
        <w:r w:rsidDel="00797D7F">
          <w:rPr>
            <w:i/>
          </w:rPr>
          <w:delText>Social Cognitive and Affective Neuroscience</w:delText>
        </w:r>
        <w:r w:rsidDel="00797D7F">
          <w:delText xml:space="preserve">, </w:delText>
        </w:r>
        <w:r w:rsidDel="00797D7F">
          <w:rPr>
            <w:i/>
          </w:rPr>
          <w:delText>14</w:delText>
        </w:r>
        <w:r w:rsidDel="00797D7F">
          <w:delText xml:space="preserve">(11), 1243–1253. </w:delText>
        </w:r>
        <w:r w:rsidR="00810EAC" w:rsidDel="00797D7F">
          <w:fldChar w:fldCharType="begin"/>
        </w:r>
        <w:r w:rsidR="00810EAC" w:rsidDel="00797D7F">
          <w:delInstrText xml:space="preserve"> HYPERLINK "https://doi.org/10.31234/osf.io/nd8fh" \h </w:delInstrText>
        </w:r>
        <w:r w:rsidR="00810EAC" w:rsidDel="00797D7F">
          <w:fldChar w:fldCharType="separate"/>
        </w:r>
        <w:r w:rsidDel="00797D7F">
          <w:rPr>
            <w:color w:val="0000FF"/>
            <w:u w:val="single"/>
          </w:rPr>
          <w:delText>https://doi.org/10.31234/osf.io/nd8fh</w:delText>
        </w:r>
        <w:r w:rsidR="00810EAC" w:rsidDel="00797D7F">
          <w:rPr>
            <w:color w:val="0000FF"/>
            <w:u w:val="single"/>
          </w:rPr>
          <w:fldChar w:fldCharType="end"/>
        </w:r>
      </w:del>
    </w:p>
    <w:p w14:paraId="000000A6" w14:textId="41C86505" w:rsidR="001D5C46" w:rsidDel="00797D7F" w:rsidRDefault="00D2411E">
      <w:pPr>
        <w:spacing w:line="480" w:lineRule="auto"/>
        <w:ind w:firstLine="720"/>
        <w:rPr>
          <w:del w:id="3016" w:author="Billy Mitchell" w:date="2021-05-20T22:19:00Z"/>
        </w:rPr>
        <w:pPrChange w:id="3017" w:author="Billy Mitchell" w:date="2021-06-11T18:07:00Z">
          <w:pPr>
            <w:spacing w:line="480" w:lineRule="auto"/>
            <w:ind w:left="360" w:hanging="360"/>
          </w:pPr>
        </w:pPrChange>
      </w:pPr>
      <w:del w:id="3018" w:author="Billy Mitchell" w:date="2021-05-20T22:19:00Z">
        <w:r w:rsidDel="00797D7F">
          <w:delText>R Core Team (2013). R: A language and environment for statistical</w:delText>
        </w:r>
      </w:del>
    </w:p>
    <w:p w14:paraId="000000A7" w14:textId="22DF984E" w:rsidR="001D5C46" w:rsidDel="00797D7F" w:rsidRDefault="00D2411E">
      <w:pPr>
        <w:spacing w:line="480" w:lineRule="auto"/>
        <w:ind w:firstLine="720"/>
        <w:rPr>
          <w:del w:id="3019" w:author="Billy Mitchell" w:date="2021-05-20T22:19:00Z"/>
        </w:rPr>
        <w:pPrChange w:id="3020" w:author="Billy Mitchell" w:date="2021-06-11T18:07:00Z">
          <w:pPr>
            <w:spacing w:line="480" w:lineRule="auto"/>
            <w:ind w:left="360" w:hanging="360"/>
          </w:pPr>
        </w:pPrChange>
      </w:pPr>
      <w:del w:id="3021" w:author="Billy Mitchell" w:date="2021-05-20T22:19:00Z">
        <w:r w:rsidDel="00797D7F">
          <w:delText xml:space="preserve">computing. </w:delText>
        </w:r>
        <w:r w:rsidDel="00797D7F">
          <w:rPr>
            <w:i/>
          </w:rPr>
          <w:delText>R Foundation for Statistical Computing</w:delText>
        </w:r>
        <w:r w:rsidDel="00797D7F">
          <w:delText>, Vienna, Austria.</w:delText>
        </w:r>
      </w:del>
    </w:p>
    <w:p w14:paraId="000000A8" w14:textId="3437FE12" w:rsidR="001D5C46" w:rsidDel="00797D7F" w:rsidRDefault="00810EAC">
      <w:pPr>
        <w:spacing w:line="480" w:lineRule="auto"/>
        <w:ind w:firstLine="720"/>
        <w:rPr>
          <w:del w:id="3022" w:author="Billy Mitchell" w:date="2021-05-20T22:19:00Z"/>
        </w:rPr>
        <w:pPrChange w:id="3023" w:author="Billy Mitchell" w:date="2021-06-11T18:07:00Z">
          <w:pPr>
            <w:spacing w:line="480" w:lineRule="auto"/>
            <w:ind w:left="360" w:hanging="360"/>
          </w:pPr>
        </w:pPrChange>
      </w:pPr>
      <w:del w:id="3024" w:author="Billy Mitchell" w:date="2021-05-20T22:19:00Z">
        <w:r w:rsidDel="00797D7F">
          <w:fldChar w:fldCharType="begin"/>
        </w:r>
        <w:r w:rsidDel="00797D7F">
          <w:delInstrText xml:space="preserve"> HYPERLINK "http://www.r-project.org/" \h </w:delInstrText>
        </w:r>
        <w:r w:rsidDel="00797D7F">
          <w:fldChar w:fldCharType="separate"/>
        </w:r>
        <w:r w:rsidR="00D2411E" w:rsidDel="00797D7F">
          <w:rPr>
            <w:color w:val="0000FF"/>
            <w:u w:val="single"/>
          </w:rPr>
          <w:delText>http://www.R-project.org/</w:delText>
        </w:r>
        <w:r w:rsidDel="00797D7F">
          <w:rPr>
            <w:color w:val="0000FF"/>
            <w:u w:val="single"/>
          </w:rPr>
          <w:fldChar w:fldCharType="end"/>
        </w:r>
        <w:r w:rsidR="00D2411E" w:rsidDel="00797D7F">
          <w:delText>.</w:delText>
        </w:r>
      </w:del>
    </w:p>
    <w:p w14:paraId="000000A9" w14:textId="18B1D649" w:rsidR="001D5C46" w:rsidDel="00797D7F" w:rsidRDefault="00D2411E">
      <w:pPr>
        <w:spacing w:line="480" w:lineRule="auto"/>
        <w:ind w:firstLine="720"/>
        <w:rPr>
          <w:del w:id="3025" w:author="Billy Mitchell" w:date="2021-05-20T22:19:00Z"/>
        </w:rPr>
        <w:pPrChange w:id="3026" w:author="Billy Mitchell" w:date="2021-06-11T18:07:00Z">
          <w:pPr>
            <w:spacing w:line="480" w:lineRule="auto"/>
            <w:ind w:left="360" w:hanging="360"/>
          </w:pPr>
        </w:pPrChange>
      </w:pPr>
      <w:del w:id="3027" w:author="Billy Mitchell" w:date="2021-05-20T22:19:00Z">
        <w:r w:rsidDel="00797D7F">
          <w:delText xml:space="preserve"> Roseman, I. J., &amp; Smith, C. S. (2001). Appraisal theory: Overview, assumptions, varieties, controversies. In K. R. Scherer, A. Schorr, &amp; T. Johnstone (Eds.), </w:delText>
        </w:r>
        <w:r w:rsidDel="00797D7F">
          <w:rPr>
            <w:i/>
          </w:rPr>
          <w:delText>Appraisal Processes in Emotion: Theories, methods, research</w:delText>
        </w:r>
        <w:r w:rsidDel="00797D7F">
          <w:delText xml:space="preserve"> (pp. 3–19). Oxford: Oxford University Press. </w:delText>
        </w:r>
        <w:r w:rsidR="00810EAC" w:rsidDel="00797D7F">
          <w:fldChar w:fldCharType="begin"/>
        </w:r>
        <w:r w:rsidR="00810EAC" w:rsidDel="00797D7F">
          <w:delInstrText xml:space="preserve"> HYPERLINK "https://psycnet.apa.org/record/2001-06810-001" \h </w:delInstrText>
        </w:r>
        <w:r w:rsidR="00810EAC" w:rsidDel="00797D7F">
          <w:fldChar w:fldCharType="separate"/>
        </w:r>
        <w:r w:rsidDel="00797D7F">
          <w:rPr>
            <w:color w:val="0000FF"/>
            <w:u w:val="single"/>
          </w:rPr>
          <w:delText>https://psycnet.apa.org/record/2001-06810-001</w:delText>
        </w:r>
        <w:r w:rsidR="00810EAC" w:rsidDel="00797D7F">
          <w:rPr>
            <w:color w:val="0000FF"/>
            <w:u w:val="single"/>
          </w:rPr>
          <w:fldChar w:fldCharType="end"/>
        </w:r>
      </w:del>
    </w:p>
    <w:p w14:paraId="000000AA" w14:textId="56684781" w:rsidR="001D5C46" w:rsidDel="00797D7F" w:rsidRDefault="00D2411E">
      <w:pPr>
        <w:spacing w:line="480" w:lineRule="auto"/>
        <w:ind w:firstLine="720"/>
        <w:rPr>
          <w:del w:id="3028" w:author="Billy Mitchell" w:date="2021-05-20T22:19:00Z"/>
          <w:color w:val="000000"/>
        </w:rPr>
        <w:pPrChange w:id="3029" w:author="Billy Mitchell" w:date="2021-06-11T18:07:00Z">
          <w:pPr>
            <w:spacing w:line="480" w:lineRule="auto"/>
            <w:ind w:left="360" w:hanging="360"/>
          </w:pPr>
        </w:pPrChange>
      </w:pPr>
      <w:del w:id="3030" w:author="Billy Mitchell" w:date="2021-05-20T22:19:00Z">
        <w:r w:rsidDel="00797D7F">
          <w:delText xml:space="preserve">Saarimäki, H., Gotsopoulos, A., Jääskeläinen, I. P., Lampinen, J., Vuilleumier, P., Hari, R., Sams, M., &amp; Nummenmaa, L. (2016). Discrete neural signatures of basic emotions. </w:delText>
        </w:r>
        <w:r w:rsidDel="00797D7F">
          <w:rPr>
            <w:i/>
          </w:rPr>
          <w:delText>Cerebral Cortex</w:delText>
        </w:r>
        <w:r w:rsidDel="00797D7F">
          <w:delText xml:space="preserve">, </w:delText>
        </w:r>
        <w:r w:rsidDel="00797D7F">
          <w:rPr>
            <w:i/>
          </w:rPr>
          <w:delText>26</w:delText>
        </w:r>
        <w:r w:rsidDel="00797D7F">
          <w:delText xml:space="preserve">(6), 2563–2573. </w:delText>
        </w:r>
        <w:r w:rsidR="00810EAC" w:rsidDel="00797D7F">
          <w:fldChar w:fldCharType="begin"/>
        </w:r>
        <w:r w:rsidR="00810EAC" w:rsidDel="00797D7F">
          <w:delInstrText xml:space="preserve"> HYPERLINK "https://doi.org/10.1093/cercor/bhv086" \h </w:delInstrText>
        </w:r>
        <w:r w:rsidR="00810EAC" w:rsidDel="00797D7F">
          <w:fldChar w:fldCharType="separate"/>
        </w:r>
        <w:r w:rsidDel="00797D7F">
          <w:rPr>
            <w:color w:val="0000FF"/>
            <w:u w:val="single"/>
          </w:rPr>
          <w:delText>https://doi.org/10.1093/cercor/bhv086</w:delText>
        </w:r>
        <w:r w:rsidR="00810EAC" w:rsidDel="00797D7F">
          <w:rPr>
            <w:color w:val="0000FF"/>
            <w:u w:val="single"/>
          </w:rPr>
          <w:fldChar w:fldCharType="end"/>
        </w:r>
      </w:del>
    </w:p>
    <w:p w14:paraId="000000AB" w14:textId="752B1FFA" w:rsidR="001D5C46" w:rsidDel="00797D7F" w:rsidRDefault="00D2411E">
      <w:pPr>
        <w:spacing w:line="480" w:lineRule="auto"/>
        <w:ind w:firstLine="720"/>
        <w:rPr>
          <w:del w:id="3031" w:author="Billy Mitchell" w:date="2021-05-20T22:19:00Z"/>
        </w:rPr>
        <w:pPrChange w:id="3032" w:author="Billy Mitchell" w:date="2021-06-11T18:07:00Z">
          <w:pPr>
            <w:spacing w:line="480" w:lineRule="auto"/>
            <w:ind w:left="360" w:hanging="360"/>
          </w:pPr>
        </w:pPrChange>
      </w:pPr>
      <w:del w:id="3033" w:author="Billy Mitchell" w:date="2021-05-20T22:19:00Z">
        <w:r w:rsidDel="00797D7F">
          <w:delText xml:space="preserve">Sakaki, M., Yoo, H. J., Nga, L., Lee, T.-H., Thayer, J. F., &amp; Mather, M. (2016). Heart rate variability is associated with amygdala functional connectivity with MPFC across younger and older adults. </w:delText>
        </w:r>
        <w:r w:rsidDel="00797D7F">
          <w:rPr>
            <w:i/>
          </w:rPr>
          <w:delText>NeuroImage, 139</w:delText>
        </w:r>
        <w:r w:rsidDel="00797D7F">
          <w:delText xml:space="preserve">, 44–52. </w:delText>
        </w:r>
        <w:r w:rsidR="00810EAC" w:rsidDel="00797D7F">
          <w:fldChar w:fldCharType="begin"/>
        </w:r>
        <w:r w:rsidR="00810EAC" w:rsidDel="00797D7F">
          <w:delInstrText xml:space="preserve"> HYPERLINK "https://doi.org/10.1016/j.neuroimage.2016.05.076" \h </w:delInstrText>
        </w:r>
        <w:r w:rsidR="00810EAC" w:rsidDel="00797D7F">
          <w:fldChar w:fldCharType="separate"/>
        </w:r>
        <w:r w:rsidDel="00797D7F">
          <w:rPr>
            <w:color w:val="0000FF"/>
            <w:u w:val="single"/>
          </w:rPr>
          <w:delText>https://doi.org/10.1016/j.neuroimage.2016.05.076</w:delText>
        </w:r>
        <w:r w:rsidR="00810EAC" w:rsidDel="00797D7F">
          <w:rPr>
            <w:color w:val="0000FF"/>
            <w:u w:val="single"/>
          </w:rPr>
          <w:fldChar w:fldCharType="end"/>
        </w:r>
      </w:del>
    </w:p>
    <w:p w14:paraId="000000AC" w14:textId="251775EE" w:rsidR="001D5C46" w:rsidDel="008377C7" w:rsidRDefault="00D2411E">
      <w:pPr>
        <w:spacing w:line="480" w:lineRule="auto"/>
        <w:ind w:firstLine="720"/>
        <w:rPr>
          <w:del w:id="3034" w:author="Billy Mitchell" w:date="2021-05-20T21:57:00Z"/>
        </w:rPr>
        <w:pPrChange w:id="3035" w:author="Billy Mitchell" w:date="2021-06-11T18:07:00Z">
          <w:pPr>
            <w:spacing w:line="480" w:lineRule="auto"/>
            <w:ind w:left="360" w:hanging="360"/>
          </w:pPr>
        </w:pPrChange>
      </w:pPr>
      <w:del w:id="3036" w:author="Billy Mitchell" w:date="2021-05-20T21:57:00Z">
        <w:r w:rsidDel="008377C7">
          <w:delText xml:space="preserve">Satpute, A. B., &amp; Lindquist, K. A. (2019). The default mode network’s role in discrete emotion. </w:delText>
        </w:r>
        <w:r w:rsidDel="008377C7">
          <w:rPr>
            <w:i/>
          </w:rPr>
          <w:delText>Trends in Cognitive Sciences</w:delText>
        </w:r>
        <w:r w:rsidDel="008377C7">
          <w:delText xml:space="preserve">, </w:delText>
        </w:r>
        <w:r w:rsidDel="008377C7">
          <w:rPr>
            <w:i/>
          </w:rPr>
          <w:delText>23</w:delText>
        </w:r>
        <w:r w:rsidDel="008377C7">
          <w:delText xml:space="preserve">(10), 851–864. </w:delText>
        </w:r>
        <w:r w:rsidR="00810EAC" w:rsidDel="008377C7">
          <w:fldChar w:fldCharType="begin"/>
        </w:r>
        <w:r w:rsidR="00810EAC" w:rsidDel="008377C7">
          <w:delInstrText xml:space="preserve"> HYPERLINK "https://doi.org/10.1016/j.tics.2019.07.003" \h </w:delInstrText>
        </w:r>
        <w:r w:rsidR="00810EAC" w:rsidDel="008377C7">
          <w:fldChar w:fldCharType="separate"/>
        </w:r>
        <w:r w:rsidDel="008377C7">
          <w:rPr>
            <w:color w:val="0000FF"/>
            <w:u w:val="single"/>
          </w:rPr>
          <w:delText>https://doi.org/10.1016/j.tics.2019.07.003</w:delText>
        </w:r>
        <w:r w:rsidR="00810EAC" w:rsidDel="008377C7">
          <w:rPr>
            <w:color w:val="0000FF"/>
            <w:u w:val="single"/>
          </w:rPr>
          <w:fldChar w:fldCharType="end"/>
        </w:r>
      </w:del>
    </w:p>
    <w:p w14:paraId="000000AD" w14:textId="6FA17D47" w:rsidR="001D5C46" w:rsidDel="00797D7F" w:rsidRDefault="00D2411E">
      <w:pPr>
        <w:spacing w:line="480" w:lineRule="auto"/>
        <w:ind w:firstLine="720"/>
        <w:rPr>
          <w:del w:id="3037" w:author="Billy Mitchell" w:date="2021-05-20T22:19:00Z"/>
        </w:rPr>
        <w:pPrChange w:id="3038" w:author="Billy Mitchell" w:date="2021-06-11T18:07:00Z">
          <w:pPr>
            <w:spacing w:line="480" w:lineRule="auto"/>
            <w:ind w:left="360" w:hanging="360"/>
          </w:pPr>
        </w:pPrChange>
      </w:pPr>
      <w:del w:id="3039" w:author="Billy Mitchell" w:date="2021-05-20T22:19:00Z">
        <w:r w:rsidDel="00797D7F">
          <w:delText xml:space="preserve">Silvers, J. A., McRae, K., Gabrieli, J. D. E., Gross, J. J., Remy, K. A., &amp; Ochsner, K. N. (2012). Age-related differences in emotional reactivity, regulation, and rejection </w:delText>
        </w:r>
        <w:r w:rsidDel="00797D7F">
          <w:lastRenderedPageBreak/>
          <w:delText xml:space="preserve">sensitivity in adolescence. </w:delText>
        </w:r>
        <w:r w:rsidDel="00797D7F">
          <w:rPr>
            <w:i/>
          </w:rPr>
          <w:delText>Emotion</w:delText>
        </w:r>
        <w:r w:rsidDel="00797D7F">
          <w:delText xml:space="preserve">, </w:delText>
        </w:r>
        <w:r w:rsidDel="00797D7F">
          <w:rPr>
            <w:i/>
          </w:rPr>
          <w:delText>12</w:delText>
        </w:r>
        <w:r w:rsidDel="00797D7F">
          <w:delText xml:space="preserve">(6), 1235–1247. </w:delText>
        </w:r>
        <w:r w:rsidR="00810EAC" w:rsidDel="00797D7F">
          <w:fldChar w:fldCharType="begin"/>
        </w:r>
        <w:r w:rsidR="00810EAC" w:rsidDel="00797D7F">
          <w:delInstrText xml:space="preserve"> HYPERLINK "https://doi.org/10.1037/a0028297" \h </w:delInstrText>
        </w:r>
        <w:r w:rsidR="00810EAC" w:rsidDel="00797D7F">
          <w:fldChar w:fldCharType="separate"/>
        </w:r>
        <w:r w:rsidDel="00797D7F">
          <w:rPr>
            <w:color w:val="0000FF"/>
            <w:u w:val="single"/>
          </w:rPr>
          <w:delText>https://doi.org/10.1037/a0028297</w:delText>
        </w:r>
        <w:r w:rsidR="00810EAC" w:rsidDel="00797D7F">
          <w:rPr>
            <w:color w:val="0000FF"/>
            <w:u w:val="single"/>
          </w:rPr>
          <w:fldChar w:fldCharType="end"/>
        </w:r>
      </w:del>
    </w:p>
    <w:p w14:paraId="000000AE" w14:textId="41A4C352" w:rsidR="001D5C46" w:rsidDel="00797D7F" w:rsidRDefault="00D2411E">
      <w:pPr>
        <w:spacing w:line="480" w:lineRule="auto"/>
        <w:ind w:firstLine="720"/>
        <w:rPr>
          <w:del w:id="3040" w:author="Billy Mitchell" w:date="2021-05-20T22:19:00Z"/>
        </w:rPr>
        <w:pPrChange w:id="3041" w:author="Billy Mitchell" w:date="2021-06-11T18:07:00Z">
          <w:pPr>
            <w:spacing w:line="480" w:lineRule="auto"/>
            <w:ind w:left="360" w:hanging="360"/>
          </w:pPr>
        </w:pPrChange>
      </w:pPr>
      <w:del w:id="3042" w:author="Billy Mitchell" w:date="2021-05-20T22:19:00Z">
        <w:r w:rsidDel="00797D7F">
          <w:delText xml:space="preserve">Silvers, J. A., Insel, C., Powers, A., Franz, P., Helion, C., Martin, R. E., Weber, J., Mischel, W., Casey, B. J., &amp; Ochsner, K. N. (2016). vlPFC–vmPFC–amygdala interactions underlie age-related differences in cognitive regulation of emotion. </w:delText>
        </w:r>
        <w:r w:rsidDel="00797D7F">
          <w:rPr>
            <w:i/>
          </w:rPr>
          <w:delText>Cerebral Cortex</w:delText>
        </w:r>
        <w:r w:rsidDel="00797D7F">
          <w:delText xml:space="preserve">, </w:delText>
        </w:r>
        <w:r w:rsidDel="00797D7F">
          <w:rPr>
            <w:i/>
          </w:rPr>
          <w:delText>27</w:delText>
        </w:r>
        <w:r w:rsidDel="00797D7F">
          <w:delText xml:space="preserve">(7), 3502–3514. </w:delText>
        </w:r>
        <w:r w:rsidR="00810EAC" w:rsidDel="00797D7F">
          <w:fldChar w:fldCharType="begin"/>
        </w:r>
        <w:r w:rsidR="00810EAC" w:rsidDel="00797D7F">
          <w:delInstrText xml:space="preserve"> HYPERLINK "https://doi.org/10.1093/cercor/bhw073" \h </w:delInstrText>
        </w:r>
        <w:r w:rsidR="00810EAC" w:rsidDel="00797D7F">
          <w:fldChar w:fldCharType="separate"/>
        </w:r>
        <w:r w:rsidDel="00797D7F">
          <w:rPr>
            <w:color w:val="0000FF"/>
            <w:u w:val="single"/>
          </w:rPr>
          <w:delText>https://doi.org/10.1093/cercor/bhw073</w:delText>
        </w:r>
        <w:r w:rsidR="00810EAC" w:rsidDel="00797D7F">
          <w:rPr>
            <w:color w:val="0000FF"/>
            <w:u w:val="single"/>
          </w:rPr>
          <w:fldChar w:fldCharType="end"/>
        </w:r>
      </w:del>
    </w:p>
    <w:p w14:paraId="000000AF" w14:textId="7483F8F9" w:rsidR="001D5C46" w:rsidDel="00797D7F" w:rsidRDefault="00D2411E">
      <w:pPr>
        <w:spacing w:line="480" w:lineRule="auto"/>
        <w:ind w:firstLine="720"/>
        <w:rPr>
          <w:del w:id="3043" w:author="Billy Mitchell" w:date="2021-05-20T22:19:00Z"/>
        </w:rPr>
        <w:pPrChange w:id="3044" w:author="Billy Mitchell" w:date="2021-06-11T18:07:00Z">
          <w:pPr>
            <w:spacing w:line="480" w:lineRule="auto"/>
            <w:ind w:left="360" w:hanging="360"/>
          </w:pPr>
        </w:pPrChange>
      </w:pPr>
      <w:del w:id="3045" w:author="Billy Mitchell" w:date="2021-05-20T22:19:00Z">
        <w:r w:rsidDel="00797D7F">
          <w:delText xml:space="preserve">Team R (2016). RStudio: Integrated Development for R. Boston, MA. RStudio, Inc. </w:delText>
        </w:r>
        <w:r w:rsidR="00810EAC" w:rsidDel="00797D7F">
          <w:fldChar w:fldCharType="begin"/>
        </w:r>
        <w:r w:rsidR="00810EAC" w:rsidDel="00797D7F">
          <w:delInstrText xml:space="preserve"> HYPERLINK "https://rstudio.com/" \h </w:delInstrText>
        </w:r>
        <w:r w:rsidR="00810EAC" w:rsidDel="00797D7F">
          <w:fldChar w:fldCharType="separate"/>
        </w:r>
        <w:r w:rsidDel="00797D7F">
          <w:rPr>
            <w:color w:val="0000FF"/>
            <w:u w:val="single"/>
          </w:rPr>
          <w:delText>https://rstudio.com/</w:delText>
        </w:r>
        <w:r w:rsidR="00810EAC" w:rsidDel="00797D7F">
          <w:rPr>
            <w:color w:val="0000FF"/>
            <w:u w:val="single"/>
          </w:rPr>
          <w:fldChar w:fldCharType="end"/>
        </w:r>
        <w:r w:rsidDel="00797D7F">
          <w:delText>.</w:delText>
        </w:r>
      </w:del>
    </w:p>
    <w:p w14:paraId="000000B0" w14:textId="75F75463" w:rsidR="001D5C46" w:rsidDel="00797D7F" w:rsidRDefault="00D2411E">
      <w:pPr>
        <w:spacing w:line="480" w:lineRule="auto"/>
        <w:ind w:firstLine="720"/>
        <w:rPr>
          <w:del w:id="3046" w:author="Billy Mitchell" w:date="2021-05-20T22:19:00Z"/>
        </w:rPr>
        <w:pPrChange w:id="3047" w:author="Billy Mitchell" w:date="2021-06-11T18:07:00Z">
          <w:pPr>
            <w:spacing w:line="480" w:lineRule="auto"/>
            <w:ind w:left="360" w:hanging="360"/>
          </w:pPr>
        </w:pPrChange>
      </w:pPr>
      <w:del w:id="3048" w:author="Billy Mitchell" w:date="2021-05-20T22:19:00Z">
        <w:r w:rsidDel="00797D7F">
          <w:delText xml:space="preserve">Wei, L., Chen, H., &amp; Wu, G.-R. (2018). Structural Covariance of the Prefrontal-Amygdala Pathways Associated with Heart Rate Variability. </w:delText>
        </w:r>
        <w:r w:rsidDel="00797D7F">
          <w:rPr>
            <w:i/>
          </w:rPr>
          <w:delText>Frontiers in Human Neuroscience, 12</w:delText>
        </w:r>
        <w:r w:rsidDel="00797D7F">
          <w:delText xml:space="preserve">, 2. </w:delText>
        </w:r>
        <w:r w:rsidR="00810EAC" w:rsidDel="00797D7F">
          <w:fldChar w:fldCharType="begin"/>
        </w:r>
        <w:r w:rsidR="00810EAC" w:rsidDel="00797D7F">
          <w:delInstrText xml:space="preserve"> HYPERLINK "https://doi.org/10.3389/fnhum.2018.00002" \h </w:delInstrText>
        </w:r>
        <w:r w:rsidR="00810EAC" w:rsidDel="00797D7F">
          <w:fldChar w:fldCharType="separate"/>
        </w:r>
        <w:r w:rsidDel="00797D7F">
          <w:rPr>
            <w:color w:val="0000FF"/>
            <w:u w:val="single"/>
          </w:rPr>
          <w:delText>https://doi.org/10.3389/fnhum.2018.00002</w:delText>
        </w:r>
        <w:r w:rsidR="00810EAC" w:rsidDel="00797D7F">
          <w:rPr>
            <w:color w:val="0000FF"/>
            <w:u w:val="single"/>
          </w:rPr>
          <w:fldChar w:fldCharType="end"/>
        </w:r>
      </w:del>
    </w:p>
    <w:p w14:paraId="000000B1" w14:textId="4433501C" w:rsidR="001D5C46" w:rsidDel="00797D7F" w:rsidRDefault="00D2411E">
      <w:pPr>
        <w:spacing w:line="480" w:lineRule="auto"/>
        <w:ind w:firstLine="720"/>
        <w:rPr>
          <w:del w:id="3049" w:author="Billy Mitchell" w:date="2021-05-20T22:19:00Z"/>
        </w:rPr>
        <w:pPrChange w:id="3050" w:author="Billy Mitchell" w:date="2021-06-11T18:07:00Z">
          <w:pPr>
            <w:spacing w:line="480" w:lineRule="auto"/>
            <w:ind w:left="360" w:hanging="360"/>
          </w:pPr>
        </w:pPrChange>
      </w:pPr>
      <w:del w:id="3051" w:author="Billy Mitchell" w:date="2021-05-20T22:19:00Z">
        <w:r w:rsidDel="00797D7F">
          <w:delText xml:space="preserve">Weierich, M. R., Wright, C. I., Negreira, A., Dickerson, B. C., &amp; Barrett, L. F. (2010). Novelty as a dimension in the affective brain. </w:delText>
        </w:r>
        <w:r w:rsidDel="00797D7F">
          <w:rPr>
            <w:i/>
          </w:rPr>
          <w:delText>NeuroImage</w:delText>
        </w:r>
        <w:r w:rsidDel="00797D7F">
          <w:delText xml:space="preserve">, </w:delText>
        </w:r>
        <w:r w:rsidDel="00797D7F">
          <w:rPr>
            <w:i/>
          </w:rPr>
          <w:delText>49</w:delText>
        </w:r>
        <w:r w:rsidDel="00797D7F">
          <w:delText xml:space="preserve">(3), 2871–2878. </w:delText>
        </w:r>
        <w:r w:rsidR="00810EAC" w:rsidDel="00797D7F">
          <w:fldChar w:fldCharType="begin"/>
        </w:r>
        <w:r w:rsidR="00810EAC" w:rsidDel="00797D7F">
          <w:delInstrText xml:space="preserve"> HYPERLINK "https://doi.org/10.1016/j.neuroimage.2009.09.047" \h </w:delInstrText>
        </w:r>
        <w:r w:rsidR="00810EAC" w:rsidDel="00797D7F">
          <w:fldChar w:fldCharType="separate"/>
        </w:r>
        <w:r w:rsidDel="00797D7F">
          <w:rPr>
            <w:color w:val="0000FF"/>
            <w:u w:val="single"/>
          </w:rPr>
          <w:delText>https://doi.org/10.1016/j.neuroimage.2009.09.047</w:delText>
        </w:r>
        <w:r w:rsidR="00810EAC" w:rsidDel="00797D7F">
          <w:rPr>
            <w:color w:val="0000FF"/>
            <w:u w:val="single"/>
          </w:rPr>
          <w:fldChar w:fldCharType="end"/>
        </w:r>
      </w:del>
    </w:p>
    <w:p w14:paraId="000000B2" w14:textId="232981D0" w:rsidR="001D5C46" w:rsidDel="00797D7F" w:rsidRDefault="00D2411E">
      <w:pPr>
        <w:spacing w:line="480" w:lineRule="auto"/>
        <w:ind w:firstLine="720"/>
        <w:rPr>
          <w:del w:id="3052" w:author="Billy Mitchell" w:date="2021-05-20T22:19:00Z"/>
        </w:rPr>
        <w:pPrChange w:id="3053" w:author="Billy Mitchell" w:date="2021-06-11T18:07:00Z">
          <w:pPr>
            <w:spacing w:line="480" w:lineRule="auto"/>
            <w:ind w:left="360" w:hanging="360"/>
          </w:pPr>
        </w:pPrChange>
      </w:pPr>
      <w:del w:id="3054" w:author="Billy Mitchell" w:date="2021-05-20T22:19:00Z">
        <w:r w:rsidDel="00797D7F">
          <w:delText xml:space="preserve">Widen, S. C. (2013). Children’s interpretation of facial expressions: The long path from valence-based to specific discrete categories. </w:delText>
        </w:r>
        <w:r w:rsidDel="00797D7F">
          <w:rPr>
            <w:i/>
          </w:rPr>
          <w:delText>Emotion Review</w:delText>
        </w:r>
        <w:r w:rsidDel="00797D7F">
          <w:delText xml:space="preserve">, </w:delText>
        </w:r>
        <w:r w:rsidDel="00797D7F">
          <w:rPr>
            <w:i/>
          </w:rPr>
          <w:delText>5</w:delText>
        </w:r>
        <w:r w:rsidDel="00797D7F">
          <w:delText xml:space="preserve">(1), 72–77. </w:delText>
        </w:r>
        <w:r w:rsidR="00810EAC" w:rsidDel="00797D7F">
          <w:fldChar w:fldCharType="begin"/>
        </w:r>
        <w:r w:rsidR="00810EAC" w:rsidDel="00797D7F">
          <w:delInstrText xml:space="preserve"> HYPERLINK "https://doi.org/10.1177/1754073912451492" \h </w:delInstrText>
        </w:r>
        <w:r w:rsidR="00810EAC" w:rsidDel="00797D7F">
          <w:fldChar w:fldCharType="separate"/>
        </w:r>
        <w:r w:rsidDel="00797D7F">
          <w:rPr>
            <w:color w:val="0000FF"/>
            <w:u w:val="single"/>
          </w:rPr>
          <w:delText>https://doi.org/10.1177/1754073912451492</w:delText>
        </w:r>
        <w:r w:rsidR="00810EAC" w:rsidDel="00797D7F">
          <w:rPr>
            <w:color w:val="0000FF"/>
            <w:u w:val="single"/>
          </w:rPr>
          <w:fldChar w:fldCharType="end"/>
        </w:r>
      </w:del>
    </w:p>
    <w:p w14:paraId="000000B3" w14:textId="50D8B830" w:rsidR="001D5C46" w:rsidDel="00797D7F" w:rsidRDefault="00D2411E">
      <w:pPr>
        <w:spacing w:line="480" w:lineRule="auto"/>
        <w:ind w:firstLine="720"/>
        <w:rPr>
          <w:del w:id="3055" w:author="Billy Mitchell" w:date="2021-05-20T22:19:00Z"/>
        </w:rPr>
        <w:pPrChange w:id="3056" w:author="Billy Mitchell" w:date="2021-06-11T18:07:00Z">
          <w:pPr>
            <w:spacing w:line="480" w:lineRule="auto"/>
            <w:ind w:left="360" w:hanging="360"/>
          </w:pPr>
        </w:pPrChange>
      </w:pPr>
      <w:del w:id="3057" w:author="Billy Mitchell" w:date="2021-05-20T22:19:00Z">
        <w:r w:rsidDel="00797D7F">
          <w:delText xml:space="preserve">Winecoff, A., Clithero, J. A., Carter, R. M., Bergman, S. R., Wang, L., &amp; Huettel, S. A. (2013). Ventromedial prefrontal cortex encodes emotional value. </w:delText>
        </w:r>
        <w:r w:rsidDel="00797D7F">
          <w:rPr>
            <w:i/>
          </w:rPr>
          <w:delText>Journal of Neuroscience</w:delText>
        </w:r>
        <w:r w:rsidDel="00797D7F">
          <w:delText xml:space="preserve">, </w:delText>
        </w:r>
        <w:r w:rsidDel="00797D7F">
          <w:rPr>
            <w:i/>
          </w:rPr>
          <w:delText>33</w:delText>
        </w:r>
        <w:r w:rsidDel="00797D7F">
          <w:delText xml:space="preserve">(27), 11032–10039. </w:delText>
        </w:r>
        <w:r w:rsidR="00810EAC" w:rsidDel="00797D7F">
          <w:fldChar w:fldCharType="begin"/>
        </w:r>
        <w:r w:rsidR="00810EAC" w:rsidDel="00797D7F">
          <w:delInstrText xml:space="preserve"> HYPERLINK "https://doi.org/10.1523/JNEUROSCI.4317-12.2013" \h </w:delInstrText>
        </w:r>
        <w:r w:rsidR="00810EAC" w:rsidDel="00797D7F">
          <w:fldChar w:fldCharType="separate"/>
        </w:r>
        <w:r w:rsidDel="00797D7F">
          <w:rPr>
            <w:color w:val="0000FF"/>
            <w:u w:val="single"/>
          </w:rPr>
          <w:delText>https://doi.org/10.1523/JNEUROSCI.4317-12.2013</w:delText>
        </w:r>
        <w:r w:rsidR="00810EAC" w:rsidDel="00797D7F">
          <w:rPr>
            <w:color w:val="0000FF"/>
            <w:u w:val="single"/>
          </w:rPr>
          <w:fldChar w:fldCharType="end"/>
        </w:r>
      </w:del>
    </w:p>
    <w:p w14:paraId="000000B4" w14:textId="108AC0B7" w:rsidR="001D5C46" w:rsidDel="00797D7F" w:rsidRDefault="00D2411E">
      <w:pPr>
        <w:spacing w:line="480" w:lineRule="auto"/>
        <w:ind w:firstLine="720"/>
        <w:rPr>
          <w:del w:id="3058" w:author="Billy Mitchell" w:date="2021-05-20T22:19:00Z"/>
          <w:color w:val="0000FF"/>
          <w:u w:val="single"/>
        </w:rPr>
        <w:pPrChange w:id="3059" w:author="Billy Mitchell" w:date="2021-06-11T18:07:00Z">
          <w:pPr>
            <w:spacing w:line="480" w:lineRule="auto"/>
            <w:ind w:left="360" w:hanging="360"/>
          </w:pPr>
        </w:pPrChange>
      </w:pPr>
      <w:del w:id="3060" w:author="Billy Mitchell" w:date="2021-05-20T22:19:00Z">
        <w:r w:rsidDel="00797D7F">
          <w:delText xml:space="preserve">Yang, X., Garcia, K. M., Jung, Y., Whitlow, C. T., McRae, K., &amp; Waugh, C. E. (2018). VmPFC activation during a stressor predicts positive emotions during stress </w:delText>
        </w:r>
        <w:r w:rsidDel="00797D7F">
          <w:lastRenderedPageBreak/>
          <w:delText xml:space="preserve">recovery. </w:delText>
        </w:r>
        <w:r w:rsidDel="00797D7F">
          <w:rPr>
            <w:i/>
          </w:rPr>
          <w:delText>Social Cognitive and Affective Neuroscience</w:delText>
        </w:r>
        <w:r w:rsidDel="00797D7F">
          <w:delText xml:space="preserve">, </w:delText>
        </w:r>
        <w:r w:rsidDel="00797D7F">
          <w:rPr>
            <w:i/>
          </w:rPr>
          <w:delText>13</w:delText>
        </w:r>
        <w:r w:rsidDel="00797D7F">
          <w:delText xml:space="preserve">(3), 256–268. </w:delText>
        </w:r>
        <w:r w:rsidR="00810EAC" w:rsidDel="00797D7F">
          <w:fldChar w:fldCharType="begin"/>
        </w:r>
        <w:r w:rsidR="00810EAC" w:rsidDel="00797D7F">
          <w:delInstrText xml:space="preserve"> HYPERLINK "https://doi.org/10.1093/scan/nsy012" \h </w:delInstrText>
        </w:r>
        <w:r w:rsidR="00810EAC" w:rsidDel="00797D7F">
          <w:fldChar w:fldCharType="separate"/>
        </w:r>
        <w:r w:rsidDel="00797D7F">
          <w:rPr>
            <w:color w:val="0000FF"/>
            <w:u w:val="single"/>
          </w:rPr>
          <w:delText>https://doi.org/10.1093/scan/nsy012</w:delText>
        </w:r>
        <w:r w:rsidR="00810EAC" w:rsidDel="00797D7F">
          <w:rPr>
            <w:color w:val="0000FF"/>
            <w:u w:val="single"/>
          </w:rPr>
          <w:fldChar w:fldCharType="end"/>
        </w:r>
      </w:del>
    </w:p>
    <w:p w14:paraId="000000B5" w14:textId="77777777" w:rsidR="001D5C46" w:rsidRDefault="00D2411E">
      <w:pPr>
        <w:spacing w:line="480" w:lineRule="auto"/>
        <w:ind w:firstLine="720"/>
        <w:rPr>
          <w:color w:val="0000FF"/>
          <w:u w:val="single"/>
        </w:rPr>
        <w:pPrChange w:id="3061" w:author="Billy Mitchell" w:date="2021-06-11T18:07:00Z">
          <w:pPr/>
        </w:pPrChange>
      </w:pPr>
      <w:r>
        <w:br w:type="page"/>
      </w:r>
    </w:p>
    <w:customXmlDelRangeStart w:id="3062" w:author="Billy Mitchell" w:date="2021-05-23T16:40:00Z"/>
    <w:sdt>
      <w:sdtPr>
        <w:tag w:val="goog_rdk_471"/>
        <w:id w:val="1500542620"/>
      </w:sdtPr>
      <w:sdtEndPr/>
      <w:sdtContent>
        <w:customXmlDelRangeEnd w:id="3062"/>
        <w:p w14:paraId="6B6AC647" w14:textId="6819BBCE" w:rsidR="001B1DC8" w:rsidRDefault="00C146F4">
          <w:pPr>
            <w:rPr>
              <w:ins w:id="3063" w:author="Billy Mitchell" w:date="2021-05-18T18:29:00Z"/>
            </w:rPr>
          </w:pPr>
          <w:customXmlDelRangeStart w:id="3064" w:author="William Mitchell" w:date="2021-05-19T13:24:00Z"/>
          <w:sdt>
            <w:sdtPr>
              <w:tag w:val="goog_rdk_469"/>
              <w:id w:val="-1476220108"/>
            </w:sdtPr>
            <w:sdtEndPr/>
            <w:sdtContent>
              <w:customXmlDelRangeEnd w:id="3064"/>
              <w:commentRangeStart w:id="3065"/>
              <w:customXmlDelRangeStart w:id="3066" w:author="William Mitchell" w:date="2021-05-19T13:24:00Z"/>
            </w:sdtContent>
          </w:sdt>
          <w:customXmlDelRangeEnd w:id="3066"/>
          <w:r w:rsidR="00D2411E">
            <w:rPr>
              <w:b/>
              <w:color w:val="000000"/>
            </w:rPr>
            <w:t>Tables</w:t>
          </w:r>
          <w:commentRangeEnd w:id="3065"/>
          <w:customXmlDelRangeStart w:id="3067" w:author="William Mitchell" w:date="2021-05-19T13:24:00Z"/>
          <w:sdt>
            <w:sdtPr>
              <w:tag w:val="goog_rdk_470"/>
              <w:id w:val="-1369368580"/>
            </w:sdtPr>
            <w:sdtEndPr/>
            <w:sdtContent>
              <w:customXmlDelRangeEnd w:id="3067"/>
              <w:ins w:id="3068" w:author="Billy Mitchell" w:date="2021-04-22T14:01:00Z">
                <w:r w:rsidR="00D2411E">
                  <w:commentReference w:id="3065"/>
                </w:r>
              </w:ins>
              <w:customXmlDelRangeStart w:id="3069" w:author="William Mitchell" w:date="2021-05-19T13:24:00Z"/>
            </w:sdtContent>
          </w:sdt>
          <w:customXmlDelRangeEnd w:id="3069"/>
        </w:p>
        <w:tbl>
          <w:tblPr>
            <w:tblW w:w="8890" w:type="dxa"/>
            <w:tblLook w:val="04A0" w:firstRow="1" w:lastRow="0" w:firstColumn="1" w:lastColumn="0" w:noHBand="0" w:noVBand="1"/>
            <w:tblPrChange w:id="3070" w:author="Billy Mitchell" w:date="2021-05-18T18:32:00Z">
              <w:tblPr>
                <w:tblW w:w="8248" w:type="dxa"/>
                <w:tblLook w:val="04A0" w:firstRow="1" w:lastRow="0" w:firstColumn="1" w:lastColumn="0" w:noHBand="0" w:noVBand="1"/>
              </w:tblPr>
            </w:tblPrChange>
          </w:tblPr>
          <w:tblGrid>
            <w:gridCol w:w="3320"/>
            <w:gridCol w:w="1227"/>
            <w:gridCol w:w="718"/>
            <w:gridCol w:w="1115"/>
            <w:gridCol w:w="663"/>
            <w:gridCol w:w="326"/>
            <w:gridCol w:w="908"/>
            <w:gridCol w:w="613"/>
            <w:tblGridChange w:id="3071">
              <w:tblGrid>
                <w:gridCol w:w="3320"/>
                <w:gridCol w:w="746"/>
                <w:gridCol w:w="718"/>
                <w:gridCol w:w="1000"/>
                <w:gridCol w:w="663"/>
                <w:gridCol w:w="326"/>
                <w:gridCol w:w="908"/>
                <w:gridCol w:w="613"/>
              </w:tblGrid>
            </w:tblGridChange>
          </w:tblGrid>
          <w:tr w:rsidR="001B1DC8" w:rsidRPr="001B1DC8" w14:paraId="4F04012B" w14:textId="77777777" w:rsidTr="001B1DC8">
            <w:trPr>
              <w:trHeight w:val="405"/>
              <w:ins w:id="3072" w:author="Billy Mitchell" w:date="2021-05-18T18:29:00Z"/>
              <w:trPrChange w:id="3073" w:author="Billy Mitchell" w:date="2021-05-18T18:32:00Z">
                <w:trPr>
                  <w:trHeight w:val="405"/>
                </w:trPr>
              </w:trPrChange>
            </w:trPr>
            <w:tc>
              <w:tcPr>
                <w:tcW w:w="3320" w:type="dxa"/>
                <w:tcBorders>
                  <w:top w:val="single" w:sz="8" w:space="0" w:color="auto"/>
                  <w:left w:val="single" w:sz="8" w:space="0" w:color="auto"/>
                  <w:bottom w:val="nil"/>
                  <w:right w:val="nil"/>
                </w:tcBorders>
                <w:shd w:val="clear" w:color="000000" w:fill="F2F2F2"/>
                <w:noWrap/>
                <w:vAlign w:val="bottom"/>
                <w:hideMark/>
                <w:tcPrChange w:id="3074" w:author="Billy Mitchell" w:date="2021-05-18T18:32:00Z">
                  <w:tcPr>
                    <w:tcW w:w="3320" w:type="dxa"/>
                    <w:tcBorders>
                      <w:top w:val="single" w:sz="8" w:space="0" w:color="auto"/>
                      <w:left w:val="single" w:sz="8" w:space="0" w:color="auto"/>
                      <w:bottom w:val="nil"/>
                      <w:right w:val="nil"/>
                    </w:tcBorders>
                    <w:shd w:val="clear" w:color="000000" w:fill="F2F2F2"/>
                    <w:noWrap/>
                    <w:vAlign w:val="bottom"/>
                    <w:hideMark/>
                  </w:tcPr>
                </w:tcPrChange>
              </w:tcPr>
              <w:p w14:paraId="0BF05F40" w14:textId="77777777" w:rsidR="001B1DC8" w:rsidRPr="001B1DC8" w:rsidRDefault="001B1DC8" w:rsidP="001B1DC8">
                <w:pPr>
                  <w:spacing w:line="240" w:lineRule="auto"/>
                  <w:jc w:val="center"/>
                  <w:rPr>
                    <w:ins w:id="3075" w:author="Billy Mitchell" w:date="2021-05-18T18:29:00Z"/>
                    <w:rFonts w:ascii="Calibri" w:eastAsia="Times New Roman" w:hAnsi="Calibri" w:cs="Calibri"/>
                    <w:b/>
                    <w:bCs/>
                    <w:color w:val="000000"/>
                    <w:sz w:val="22"/>
                    <w:szCs w:val="22"/>
                    <w:lang w:val="en-US"/>
                  </w:rPr>
                </w:pPr>
                <w:ins w:id="3076" w:author="Billy Mitchell" w:date="2021-05-18T18:29:00Z">
                  <w:r w:rsidRPr="001B1DC8">
                    <w:rPr>
                      <w:rFonts w:ascii="Calibri" w:eastAsia="Times New Roman" w:hAnsi="Calibri" w:cs="Calibri"/>
                      <w:b/>
                      <w:bCs/>
                      <w:color w:val="000000"/>
                      <w:sz w:val="22"/>
                      <w:szCs w:val="22"/>
                      <w:lang w:val="en-US"/>
                    </w:rPr>
                    <w:t>Contrasts</w:t>
                  </w:r>
                </w:ins>
              </w:p>
            </w:tc>
            <w:tc>
              <w:tcPr>
                <w:tcW w:w="1227" w:type="dxa"/>
                <w:tcBorders>
                  <w:top w:val="single" w:sz="8" w:space="0" w:color="auto"/>
                  <w:left w:val="nil"/>
                  <w:bottom w:val="nil"/>
                  <w:right w:val="nil"/>
                </w:tcBorders>
                <w:shd w:val="clear" w:color="000000" w:fill="F2F2F2"/>
                <w:noWrap/>
                <w:vAlign w:val="bottom"/>
                <w:hideMark/>
                <w:tcPrChange w:id="3077" w:author="Billy Mitchell" w:date="2021-05-18T18:32:00Z">
                  <w:tcPr>
                    <w:tcW w:w="700" w:type="dxa"/>
                    <w:tcBorders>
                      <w:top w:val="single" w:sz="8" w:space="0" w:color="auto"/>
                      <w:left w:val="nil"/>
                      <w:bottom w:val="nil"/>
                      <w:right w:val="nil"/>
                    </w:tcBorders>
                    <w:shd w:val="clear" w:color="000000" w:fill="F2F2F2"/>
                    <w:noWrap/>
                    <w:vAlign w:val="bottom"/>
                    <w:hideMark/>
                  </w:tcPr>
                </w:tcPrChange>
              </w:tcPr>
              <w:p w14:paraId="1F82DA64" w14:textId="77777777" w:rsidR="001B1DC8" w:rsidRPr="001B1DC8" w:rsidRDefault="001B1DC8" w:rsidP="001B1DC8">
                <w:pPr>
                  <w:spacing w:line="240" w:lineRule="auto"/>
                  <w:jc w:val="center"/>
                  <w:rPr>
                    <w:ins w:id="3078" w:author="Billy Mitchell" w:date="2021-05-18T18:29:00Z"/>
                    <w:rFonts w:ascii="Calibri" w:eastAsia="Times New Roman" w:hAnsi="Calibri" w:cs="Calibri"/>
                    <w:b/>
                    <w:bCs/>
                    <w:color w:val="000000"/>
                    <w:sz w:val="22"/>
                    <w:szCs w:val="22"/>
                    <w:lang w:val="en-US"/>
                  </w:rPr>
                </w:pPr>
                <w:ins w:id="3079" w:author="Billy Mitchell" w:date="2021-05-18T18:29:00Z">
                  <w:r w:rsidRPr="001B1DC8">
                    <w:rPr>
                      <w:rFonts w:ascii="Calibri" w:eastAsia="Times New Roman" w:hAnsi="Calibri" w:cs="Calibri"/>
                      <w:b/>
                      <w:bCs/>
                      <w:color w:val="000000"/>
                      <w:sz w:val="22"/>
                      <w:szCs w:val="22"/>
                      <w:lang w:val="en-US"/>
                    </w:rPr>
                    <w:t>Mean Diff.</w:t>
                  </w:r>
                </w:ins>
              </w:p>
            </w:tc>
            <w:tc>
              <w:tcPr>
                <w:tcW w:w="718" w:type="dxa"/>
                <w:tcBorders>
                  <w:top w:val="single" w:sz="8" w:space="0" w:color="auto"/>
                  <w:left w:val="nil"/>
                  <w:bottom w:val="nil"/>
                  <w:right w:val="nil"/>
                </w:tcBorders>
                <w:shd w:val="clear" w:color="000000" w:fill="F2F2F2"/>
                <w:noWrap/>
                <w:vAlign w:val="bottom"/>
                <w:hideMark/>
                <w:tcPrChange w:id="3080" w:author="Billy Mitchell" w:date="2021-05-18T18:32:00Z">
                  <w:tcPr>
                    <w:tcW w:w="718" w:type="dxa"/>
                    <w:tcBorders>
                      <w:top w:val="single" w:sz="8" w:space="0" w:color="auto"/>
                      <w:left w:val="nil"/>
                      <w:bottom w:val="nil"/>
                      <w:right w:val="nil"/>
                    </w:tcBorders>
                    <w:shd w:val="clear" w:color="000000" w:fill="F2F2F2"/>
                    <w:noWrap/>
                    <w:vAlign w:val="bottom"/>
                    <w:hideMark/>
                  </w:tcPr>
                </w:tcPrChange>
              </w:tcPr>
              <w:p w14:paraId="7A00F462" w14:textId="77777777" w:rsidR="001B1DC8" w:rsidRPr="001B1DC8" w:rsidRDefault="001B1DC8" w:rsidP="001B1DC8">
                <w:pPr>
                  <w:spacing w:line="240" w:lineRule="auto"/>
                  <w:jc w:val="center"/>
                  <w:rPr>
                    <w:ins w:id="3081" w:author="Billy Mitchell" w:date="2021-05-18T18:29:00Z"/>
                    <w:rFonts w:ascii="Calibri" w:eastAsia="Times New Roman" w:hAnsi="Calibri" w:cs="Calibri"/>
                    <w:b/>
                    <w:bCs/>
                    <w:color w:val="000000"/>
                    <w:sz w:val="22"/>
                    <w:szCs w:val="22"/>
                    <w:lang w:val="en-US"/>
                  </w:rPr>
                </w:pPr>
                <w:ins w:id="3082" w:author="Billy Mitchell" w:date="2021-05-18T18:29:00Z">
                  <w:r w:rsidRPr="001B1DC8">
                    <w:rPr>
                      <w:rFonts w:ascii="Calibri" w:eastAsia="Times New Roman" w:hAnsi="Calibri" w:cs="Calibri"/>
                      <w:b/>
                      <w:bCs/>
                      <w:color w:val="000000"/>
                      <w:sz w:val="22"/>
                      <w:szCs w:val="22"/>
                      <w:lang w:val="en-US"/>
                    </w:rPr>
                    <w:t>SE</w:t>
                  </w:r>
                </w:ins>
              </w:p>
            </w:tc>
            <w:tc>
              <w:tcPr>
                <w:tcW w:w="1115" w:type="dxa"/>
                <w:tcBorders>
                  <w:top w:val="single" w:sz="8" w:space="0" w:color="auto"/>
                  <w:left w:val="nil"/>
                  <w:bottom w:val="nil"/>
                  <w:right w:val="nil"/>
                </w:tcBorders>
                <w:shd w:val="clear" w:color="000000" w:fill="F2F2F2"/>
                <w:noWrap/>
                <w:vAlign w:val="bottom"/>
                <w:hideMark/>
                <w:tcPrChange w:id="3083" w:author="Billy Mitchell" w:date="2021-05-18T18:32:00Z">
                  <w:tcPr>
                    <w:tcW w:w="1000" w:type="dxa"/>
                    <w:tcBorders>
                      <w:top w:val="single" w:sz="8" w:space="0" w:color="auto"/>
                      <w:left w:val="nil"/>
                      <w:bottom w:val="nil"/>
                      <w:right w:val="nil"/>
                    </w:tcBorders>
                    <w:shd w:val="clear" w:color="000000" w:fill="F2F2F2"/>
                    <w:noWrap/>
                    <w:vAlign w:val="bottom"/>
                    <w:hideMark/>
                  </w:tcPr>
                </w:tcPrChange>
              </w:tcPr>
              <w:p w14:paraId="11AC4D70" w14:textId="77777777" w:rsidR="001B1DC8" w:rsidRPr="001B1DC8" w:rsidRDefault="001B1DC8" w:rsidP="001B1DC8">
                <w:pPr>
                  <w:spacing w:line="240" w:lineRule="auto"/>
                  <w:jc w:val="center"/>
                  <w:rPr>
                    <w:ins w:id="3084" w:author="Billy Mitchell" w:date="2021-05-18T18:29:00Z"/>
                    <w:rFonts w:ascii="Calibri" w:eastAsia="Times New Roman" w:hAnsi="Calibri" w:cs="Calibri"/>
                    <w:b/>
                    <w:bCs/>
                    <w:color w:val="000000"/>
                    <w:sz w:val="22"/>
                    <w:szCs w:val="22"/>
                    <w:lang w:val="en-US"/>
                  </w:rPr>
                </w:pPr>
                <w:ins w:id="3085" w:author="Billy Mitchell" w:date="2021-05-18T18:29:00Z">
                  <w:r w:rsidRPr="001B1DC8">
                    <w:rPr>
                      <w:rFonts w:ascii="Calibri" w:eastAsia="Times New Roman" w:hAnsi="Calibri" w:cs="Calibri"/>
                      <w:b/>
                      <w:bCs/>
                      <w:color w:val="000000"/>
                      <w:sz w:val="22"/>
                      <w:szCs w:val="22"/>
                      <w:lang w:val="en-US"/>
                    </w:rPr>
                    <w:t>T Statistic</w:t>
                  </w:r>
                </w:ins>
              </w:p>
            </w:tc>
            <w:tc>
              <w:tcPr>
                <w:tcW w:w="663" w:type="dxa"/>
                <w:tcBorders>
                  <w:top w:val="single" w:sz="8" w:space="0" w:color="auto"/>
                  <w:left w:val="nil"/>
                  <w:bottom w:val="nil"/>
                  <w:right w:val="nil"/>
                </w:tcBorders>
                <w:shd w:val="clear" w:color="000000" w:fill="F2F2F2"/>
                <w:noWrap/>
                <w:vAlign w:val="bottom"/>
                <w:hideMark/>
                <w:tcPrChange w:id="3086" w:author="Billy Mitchell" w:date="2021-05-18T18:32:00Z">
                  <w:tcPr>
                    <w:tcW w:w="663" w:type="dxa"/>
                    <w:tcBorders>
                      <w:top w:val="single" w:sz="8" w:space="0" w:color="auto"/>
                      <w:left w:val="nil"/>
                      <w:bottom w:val="nil"/>
                      <w:right w:val="nil"/>
                    </w:tcBorders>
                    <w:shd w:val="clear" w:color="000000" w:fill="F2F2F2"/>
                    <w:noWrap/>
                    <w:vAlign w:val="bottom"/>
                    <w:hideMark/>
                  </w:tcPr>
                </w:tcPrChange>
              </w:tcPr>
              <w:p w14:paraId="1A2382A7" w14:textId="77777777" w:rsidR="001B1DC8" w:rsidRPr="001B1DC8" w:rsidRDefault="001B1DC8" w:rsidP="001B1DC8">
                <w:pPr>
                  <w:spacing w:line="240" w:lineRule="auto"/>
                  <w:jc w:val="center"/>
                  <w:rPr>
                    <w:ins w:id="3087" w:author="Billy Mitchell" w:date="2021-05-18T18:29:00Z"/>
                    <w:rFonts w:ascii="Calibri" w:eastAsia="Times New Roman" w:hAnsi="Calibri" w:cs="Calibri"/>
                    <w:b/>
                    <w:bCs/>
                    <w:color w:val="000000"/>
                    <w:sz w:val="22"/>
                    <w:szCs w:val="22"/>
                    <w:lang w:val="en-US"/>
                  </w:rPr>
                </w:pPr>
                <w:ins w:id="3088" w:author="Billy Mitchell" w:date="2021-05-18T18:29:00Z">
                  <w:r w:rsidRPr="001B1DC8">
                    <w:rPr>
                      <w:rFonts w:ascii="Calibri" w:eastAsia="Times New Roman" w:hAnsi="Calibri" w:cs="Calibri"/>
                      <w:b/>
                      <w:bCs/>
                      <w:color w:val="000000"/>
                      <w:sz w:val="22"/>
                      <w:szCs w:val="22"/>
                      <w:lang w:val="en-US"/>
                    </w:rPr>
                    <w:t>df</w:t>
                  </w:r>
                </w:ins>
              </w:p>
            </w:tc>
            <w:tc>
              <w:tcPr>
                <w:tcW w:w="1847" w:type="dxa"/>
                <w:gridSpan w:val="3"/>
                <w:tcBorders>
                  <w:top w:val="single" w:sz="8" w:space="0" w:color="auto"/>
                  <w:left w:val="nil"/>
                  <w:bottom w:val="nil"/>
                  <w:right w:val="single" w:sz="8" w:space="0" w:color="000000"/>
                </w:tcBorders>
                <w:shd w:val="clear" w:color="000000" w:fill="F2F2F2"/>
                <w:noWrap/>
                <w:vAlign w:val="bottom"/>
                <w:hideMark/>
                <w:tcPrChange w:id="3089" w:author="Billy Mitchell" w:date="2021-05-18T18:32:00Z">
                  <w:tcPr>
                    <w:tcW w:w="1847" w:type="dxa"/>
                    <w:gridSpan w:val="3"/>
                    <w:tcBorders>
                      <w:top w:val="single" w:sz="8" w:space="0" w:color="auto"/>
                      <w:left w:val="nil"/>
                      <w:bottom w:val="nil"/>
                      <w:right w:val="single" w:sz="8" w:space="0" w:color="000000"/>
                    </w:tcBorders>
                    <w:shd w:val="clear" w:color="000000" w:fill="F2F2F2"/>
                    <w:noWrap/>
                    <w:vAlign w:val="bottom"/>
                    <w:hideMark/>
                  </w:tcPr>
                </w:tcPrChange>
              </w:tcPr>
              <w:p w14:paraId="5F5806A6" w14:textId="77777777" w:rsidR="001B1DC8" w:rsidRPr="001B1DC8" w:rsidRDefault="001B1DC8" w:rsidP="001B1DC8">
                <w:pPr>
                  <w:spacing w:line="240" w:lineRule="auto"/>
                  <w:jc w:val="center"/>
                  <w:rPr>
                    <w:ins w:id="3090" w:author="Billy Mitchell" w:date="2021-05-18T18:29:00Z"/>
                    <w:rFonts w:ascii="Calibri" w:eastAsia="Times New Roman" w:hAnsi="Calibri" w:cs="Calibri"/>
                    <w:b/>
                    <w:bCs/>
                    <w:color w:val="000000"/>
                    <w:sz w:val="22"/>
                    <w:szCs w:val="22"/>
                    <w:lang w:val="en-US"/>
                  </w:rPr>
                </w:pPr>
                <w:ins w:id="3091" w:author="Billy Mitchell" w:date="2021-05-18T18:29:00Z">
                  <w:r w:rsidRPr="001B1DC8">
                    <w:rPr>
                      <w:rFonts w:ascii="Calibri" w:eastAsia="Times New Roman" w:hAnsi="Calibri" w:cs="Calibri"/>
                      <w:b/>
                      <w:bCs/>
                      <w:color w:val="000000"/>
                      <w:sz w:val="22"/>
                      <w:szCs w:val="22"/>
                      <w:lang w:val="en-US"/>
                    </w:rPr>
                    <w:t>Bonferroni P</w:t>
                  </w:r>
                </w:ins>
              </w:p>
            </w:tc>
          </w:tr>
          <w:tr w:rsidR="001B1DC8" w:rsidRPr="001B1DC8" w14:paraId="2FF86D9B" w14:textId="77777777" w:rsidTr="001B1DC8">
            <w:trPr>
              <w:trHeight w:val="600"/>
              <w:ins w:id="3092" w:author="Billy Mitchell" w:date="2021-05-18T18:29:00Z"/>
              <w:trPrChange w:id="3093" w:author="Billy Mitchell" w:date="2021-05-18T18:32:00Z">
                <w:trPr>
                  <w:trHeight w:val="600"/>
                </w:trPr>
              </w:trPrChange>
            </w:trPr>
            <w:tc>
              <w:tcPr>
                <w:tcW w:w="3320" w:type="dxa"/>
                <w:tcBorders>
                  <w:top w:val="single" w:sz="8" w:space="0" w:color="auto"/>
                  <w:left w:val="single" w:sz="8" w:space="0" w:color="auto"/>
                  <w:bottom w:val="single" w:sz="4" w:space="0" w:color="auto"/>
                  <w:right w:val="nil"/>
                </w:tcBorders>
                <w:shd w:val="clear" w:color="000000" w:fill="F2F2F2"/>
                <w:noWrap/>
                <w:vAlign w:val="center"/>
                <w:hideMark/>
                <w:tcPrChange w:id="3094" w:author="Billy Mitchell" w:date="2021-05-18T18:32:00Z">
                  <w:tcPr>
                    <w:tcW w:w="3320" w:type="dxa"/>
                    <w:tcBorders>
                      <w:top w:val="single" w:sz="8" w:space="0" w:color="auto"/>
                      <w:left w:val="single" w:sz="8" w:space="0" w:color="auto"/>
                      <w:bottom w:val="single" w:sz="4" w:space="0" w:color="auto"/>
                      <w:right w:val="nil"/>
                    </w:tcBorders>
                    <w:shd w:val="clear" w:color="000000" w:fill="F2F2F2"/>
                    <w:noWrap/>
                    <w:vAlign w:val="center"/>
                    <w:hideMark/>
                  </w:tcPr>
                </w:tcPrChange>
              </w:tcPr>
              <w:p w14:paraId="67ADB9EB" w14:textId="4E978758" w:rsidR="001B1DC8" w:rsidRPr="001B1DC8" w:rsidRDefault="001B1DC8" w:rsidP="001B1DC8">
                <w:pPr>
                  <w:spacing w:line="240" w:lineRule="auto"/>
                  <w:jc w:val="center"/>
                  <w:rPr>
                    <w:ins w:id="3095" w:author="Billy Mitchell" w:date="2021-05-18T18:29:00Z"/>
                    <w:rFonts w:eastAsia="Times New Roman"/>
                    <w:i/>
                    <w:iCs/>
                    <w:color w:val="000000"/>
                    <w:sz w:val="20"/>
                    <w:szCs w:val="20"/>
                    <w:lang w:val="en-US"/>
                  </w:rPr>
                </w:pPr>
                <w:ins w:id="3096" w:author="Billy Mitchell" w:date="2021-05-18T18:29:00Z">
                  <w:r w:rsidRPr="001B1DC8">
                    <w:rPr>
                      <w:rFonts w:eastAsia="Times New Roman"/>
                      <w:i/>
                      <w:iCs/>
                      <w:color w:val="000000"/>
                      <w:sz w:val="20"/>
                      <w:szCs w:val="20"/>
                      <w:lang w:val="en-US"/>
                    </w:rPr>
                    <w:t>AMY, Child v. Adult</w:t>
                  </w:r>
                </w:ins>
              </w:p>
            </w:tc>
            <w:tc>
              <w:tcPr>
                <w:tcW w:w="1227" w:type="dxa"/>
                <w:tcBorders>
                  <w:top w:val="single" w:sz="8" w:space="0" w:color="auto"/>
                  <w:left w:val="nil"/>
                  <w:bottom w:val="single" w:sz="4" w:space="0" w:color="auto"/>
                  <w:right w:val="nil"/>
                </w:tcBorders>
                <w:shd w:val="clear" w:color="auto" w:fill="auto"/>
                <w:noWrap/>
                <w:vAlign w:val="center"/>
                <w:hideMark/>
                <w:tcPrChange w:id="3097" w:author="Billy Mitchell" w:date="2021-05-18T18:32:00Z">
                  <w:tcPr>
                    <w:tcW w:w="700" w:type="dxa"/>
                    <w:tcBorders>
                      <w:top w:val="single" w:sz="8" w:space="0" w:color="auto"/>
                      <w:left w:val="nil"/>
                      <w:bottom w:val="single" w:sz="4" w:space="0" w:color="auto"/>
                      <w:right w:val="nil"/>
                    </w:tcBorders>
                    <w:shd w:val="clear" w:color="auto" w:fill="auto"/>
                    <w:noWrap/>
                    <w:vAlign w:val="center"/>
                    <w:hideMark/>
                  </w:tcPr>
                </w:tcPrChange>
              </w:tcPr>
              <w:p w14:paraId="0EC24A69" w14:textId="77777777" w:rsidR="001B1DC8" w:rsidRPr="001B1DC8" w:rsidRDefault="001B1DC8" w:rsidP="001B1DC8">
                <w:pPr>
                  <w:spacing w:line="240" w:lineRule="auto"/>
                  <w:jc w:val="center"/>
                  <w:rPr>
                    <w:ins w:id="3098" w:author="Billy Mitchell" w:date="2021-05-18T18:29:00Z"/>
                    <w:rFonts w:ascii="Calibri" w:eastAsia="Times New Roman" w:hAnsi="Calibri" w:cs="Calibri"/>
                    <w:color w:val="000000"/>
                    <w:sz w:val="22"/>
                    <w:szCs w:val="22"/>
                    <w:lang w:val="en-US"/>
                  </w:rPr>
                </w:pPr>
                <w:ins w:id="3099" w:author="Billy Mitchell" w:date="2021-05-18T18:29:00Z">
                  <w:r w:rsidRPr="001B1DC8">
                    <w:rPr>
                      <w:rFonts w:ascii="Calibri" w:eastAsia="Times New Roman" w:hAnsi="Calibri" w:cs="Calibri"/>
                      <w:color w:val="000000"/>
                      <w:sz w:val="22"/>
                      <w:szCs w:val="22"/>
                      <w:lang w:val="en-US"/>
                    </w:rPr>
                    <w:t>0.037</w:t>
                  </w:r>
                </w:ins>
              </w:p>
            </w:tc>
            <w:tc>
              <w:tcPr>
                <w:tcW w:w="718" w:type="dxa"/>
                <w:tcBorders>
                  <w:top w:val="single" w:sz="8" w:space="0" w:color="auto"/>
                  <w:left w:val="nil"/>
                  <w:bottom w:val="single" w:sz="4" w:space="0" w:color="auto"/>
                  <w:right w:val="nil"/>
                </w:tcBorders>
                <w:shd w:val="clear" w:color="auto" w:fill="auto"/>
                <w:noWrap/>
                <w:vAlign w:val="center"/>
                <w:hideMark/>
                <w:tcPrChange w:id="3100" w:author="Billy Mitchell" w:date="2021-05-18T18:32:00Z">
                  <w:tcPr>
                    <w:tcW w:w="718" w:type="dxa"/>
                    <w:tcBorders>
                      <w:top w:val="single" w:sz="8" w:space="0" w:color="auto"/>
                      <w:left w:val="nil"/>
                      <w:bottom w:val="single" w:sz="4" w:space="0" w:color="auto"/>
                      <w:right w:val="nil"/>
                    </w:tcBorders>
                    <w:shd w:val="clear" w:color="auto" w:fill="auto"/>
                    <w:noWrap/>
                    <w:vAlign w:val="center"/>
                    <w:hideMark/>
                  </w:tcPr>
                </w:tcPrChange>
              </w:tcPr>
              <w:p w14:paraId="4EAD500C" w14:textId="77777777" w:rsidR="001B1DC8" w:rsidRPr="001B1DC8" w:rsidRDefault="001B1DC8" w:rsidP="001B1DC8">
                <w:pPr>
                  <w:spacing w:line="240" w:lineRule="auto"/>
                  <w:jc w:val="center"/>
                  <w:rPr>
                    <w:ins w:id="3101" w:author="Billy Mitchell" w:date="2021-05-18T18:29:00Z"/>
                    <w:rFonts w:ascii="Calibri" w:eastAsia="Times New Roman" w:hAnsi="Calibri" w:cs="Calibri"/>
                    <w:color w:val="000000"/>
                    <w:sz w:val="22"/>
                    <w:szCs w:val="22"/>
                    <w:lang w:val="en-US"/>
                  </w:rPr>
                </w:pPr>
                <w:ins w:id="3102" w:author="Billy Mitchell" w:date="2021-05-18T18:29:00Z">
                  <w:r w:rsidRPr="001B1DC8">
                    <w:rPr>
                      <w:rFonts w:ascii="Calibri" w:eastAsia="Times New Roman" w:hAnsi="Calibri" w:cs="Calibri"/>
                      <w:color w:val="000000"/>
                      <w:sz w:val="22"/>
                      <w:szCs w:val="22"/>
                      <w:lang w:val="en-US"/>
                    </w:rPr>
                    <w:t>0.010</w:t>
                  </w:r>
                </w:ins>
              </w:p>
            </w:tc>
            <w:tc>
              <w:tcPr>
                <w:tcW w:w="1115" w:type="dxa"/>
                <w:tcBorders>
                  <w:top w:val="single" w:sz="8" w:space="0" w:color="auto"/>
                  <w:left w:val="nil"/>
                  <w:bottom w:val="single" w:sz="4" w:space="0" w:color="auto"/>
                  <w:right w:val="nil"/>
                </w:tcBorders>
                <w:shd w:val="clear" w:color="auto" w:fill="auto"/>
                <w:noWrap/>
                <w:vAlign w:val="center"/>
                <w:hideMark/>
                <w:tcPrChange w:id="3103" w:author="Billy Mitchell" w:date="2021-05-18T18:32:00Z">
                  <w:tcPr>
                    <w:tcW w:w="1000" w:type="dxa"/>
                    <w:tcBorders>
                      <w:top w:val="single" w:sz="8" w:space="0" w:color="auto"/>
                      <w:left w:val="nil"/>
                      <w:bottom w:val="single" w:sz="4" w:space="0" w:color="auto"/>
                      <w:right w:val="nil"/>
                    </w:tcBorders>
                    <w:shd w:val="clear" w:color="auto" w:fill="auto"/>
                    <w:noWrap/>
                    <w:vAlign w:val="center"/>
                    <w:hideMark/>
                  </w:tcPr>
                </w:tcPrChange>
              </w:tcPr>
              <w:p w14:paraId="69E4B526" w14:textId="77777777" w:rsidR="001B1DC8" w:rsidRPr="001B1DC8" w:rsidRDefault="001B1DC8" w:rsidP="001B1DC8">
                <w:pPr>
                  <w:spacing w:line="240" w:lineRule="auto"/>
                  <w:jc w:val="center"/>
                  <w:rPr>
                    <w:ins w:id="3104" w:author="Billy Mitchell" w:date="2021-05-18T18:29:00Z"/>
                    <w:rFonts w:ascii="Calibri" w:eastAsia="Times New Roman" w:hAnsi="Calibri" w:cs="Calibri"/>
                    <w:color w:val="000000"/>
                    <w:sz w:val="22"/>
                    <w:szCs w:val="22"/>
                    <w:lang w:val="en-US"/>
                  </w:rPr>
                </w:pPr>
                <w:ins w:id="3105" w:author="Billy Mitchell" w:date="2021-05-18T18:29:00Z">
                  <w:r w:rsidRPr="001B1DC8">
                    <w:rPr>
                      <w:rFonts w:ascii="Calibri" w:eastAsia="Times New Roman" w:hAnsi="Calibri" w:cs="Calibri"/>
                      <w:color w:val="000000"/>
                      <w:sz w:val="22"/>
                      <w:szCs w:val="22"/>
                      <w:lang w:val="en-US"/>
                    </w:rPr>
                    <w:t>3.784</w:t>
                  </w:r>
                </w:ins>
              </w:p>
            </w:tc>
            <w:tc>
              <w:tcPr>
                <w:tcW w:w="663" w:type="dxa"/>
                <w:tcBorders>
                  <w:top w:val="single" w:sz="8" w:space="0" w:color="auto"/>
                  <w:left w:val="nil"/>
                  <w:bottom w:val="single" w:sz="4" w:space="0" w:color="auto"/>
                  <w:right w:val="nil"/>
                </w:tcBorders>
                <w:shd w:val="clear" w:color="auto" w:fill="auto"/>
                <w:noWrap/>
                <w:vAlign w:val="center"/>
                <w:hideMark/>
                <w:tcPrChange w:id="3106" w:author="Billy Mitchell" w:date="2021-05-18T18:32:00Z">
                  <w:tcPr>
                    <w:tcW w:w="663" w:type="dxa"/>
                    <w:tcBorders>
                      <w:top w:val="single" w:sz="8" w:space="0" w:color="auto"/>
                      <w:left w:val="nil"/>
                      <w:bottom w:val="single" w:sz="4" w:space="0" w:color="auto"/>
                      <w:right w:val="nil"/>
                    </w:tcBorders>
                    <w:shd w:val="clear" w:color="auto" w:fill="auto"/>
                    <w:noWrap/>
                    <w:vAlign w:val="center"/>
                    <w:hideMark/>
                  </w:tcPr>
                </w:tcPrChange>
              </w:tcPr>
              <w:p w14:paraId="06065603" w14:textId="77777777" w:rsidR="001B1DC8" w:rsidRPr="001B1DC8" w:rsidRDefault="001B1DC8">
                <w:pPr>
                  <w:spacing w:line="240" w:lineRule="auto"/>
                  <w:rPr>
                    <w:ins w:id="3107" w:author="Billy Mitchell" w:date="2021-05-18T18:29:00Z"/>
                    <w:rFonts w:ascii="Calibri" w:eastAsia="Times New Roman" w:hAnsi="Calibri" w:cs="Calibri"/>
                    <w:color w:val="000000"/>
                    <w:sz w:val="22"/>
                    <w:szCs w:val="22"/>
                    <w:lang w:val="en-US"/>
                  </w:rPr>
                  <w:pPrChange w:id="3108" w:author="Billy Mitchell" w:date="2021-06-11T18:31:00Z">
                    <w:pPr>
                      <w:spacing w:line="240" w:lineRule="auto"/>
                      <w:jc w:val="center"/>
                    </w:pPr>
                  </w:pPrChange>
                </w:pPr>
                <w:ins w:id="3109" w:author="Billy Mitchell" w:date="2021-05-18T18:29:00Z">
                  <w:r w:rsidRPr="001B1DC8">
                    <w:rPr>
                      <w:rFonts w:ascii="Calibri" w:eastAsia="Times New Roman" w:hAnsi="Calibri" w:cs="Calibri"/>
                      <w:color w:val="000000"/>
                      <w:sz w:val="22"/>
                      <w:szCs w:val="22"/>
                      <w:lang w:val="en-US"/>
                    </w:rPr>
                    <w:t>3757</w:t>
                  </w:r>
                </w:ins>
              </w:p>
            </w:tc>
            <w:tc>
              <w:tcPr>
                <w:tcW w:w="326" w:type="dxa"/>
                <w:tcBorders>
                  <w:top w:val="single" w:sz="8" w:space="0" w:color="auto"/>
                  <w:left w:val="nil"/>
                  <w:bottom w:val="single" w:sz="4" w:space="0" w:color="auto"/>
                  <w:right w:val="nil"/>
                </w:tcBorders>
                <w:shd w:val="clear" w:color="auto" w:fill="auto"/>
                <w:noWrap/>
                <w:vAlign w:val="center"/>
                <w:hideMark/>
                <w:tcPrChange w:id="3110" w:author="Billy Mitchell" w:date="2021-05-18T18:32:00Z">
                  <w:tcPr>
                    <w:tcW w:w="326" w:type="dxa"/>
                    <w:tcBorders>
                      <w:top w:val="single" w:sz="8" w:space="0" w:color="auto"/>
                      <w:left w:val="nil"/>
                      <w:bottom w:val="single" w:sz="4" w:space="0" w:color="auto"/>
                      <w:right w:val="nil"/>
                    </w:tcBorders>
                    <w:shd w:val="clear" w:color="auto" w:fill="auto"/>
                    <w:noWrap/>
                    <w:vAlign w:val="center"/>
                    <w:hideMark/>
                  </w:tcPr>
                </w:tcPrChange>
              </w:tcPr>
              <w:p w14:paraId="3C1E7773" w14:textId="77777777" w:rsidR="001B1DC8" w:rsidRPr="001B1DC8" w:rsidRDefault="001B1DC8" w:rsidP="001B1DC8">
                <w:pPr>
                  <w:spacing w:line="240" w:lineRule="auto"/>
                  <w:jc w:val="right"/>
                  <w:rPr>
                    <w:ins w:id="3111" w:author="Billy Mitchell" w:date="2021-05-18T18:29:00Z"/>
                    <w:rFonts w:ascii="Calibri" w:eastAsia="Times New Roman" w:hAnsi="Calibri" w:cs="Calibri"/>
                    <w:color w:val="000000"/>
                    <w:sz w:val="22"/>
                    <w:szCs w:val="22"/>
                    <w:lang w:val="en-US"/>
                  </w:rPr>
                </w:pPr>
                <w:ins w:id="3112" w:author="Billy Mitchell" w:date="2021-05-18T18:29:00Z">
                  <w:r w:rsidRPr="001B1DC8">
                    <w:rPr>
                      <w:rFonts w:ascii="Calibri" w:eastAsia="Times New Roman" w:hAnsi="Calibri" w:cs="Calibri"/>
                      <w:color w:val="000000"/>
                      <w:sz w:val="22"/>
                      <w:szCs w:val="22"/>
                      <w:lang w:val="en-US"/>
                    </w:rPr>
                    <w:t>&lt;</w:t>
                  </w:r>
                </w:ins>
              </w:p>
            </w:tc>
            <w:tc>
              <w:tcPr>
                <w:tcW w:w="908" w:type="dxa"/>
                <w:tcBorders>
                  <w:top w:val="single" w:sz="8" w:space="0" w:color="auto"/>
                  <w:left w:val="nil"/>
                  <w:bottom w:val="single" w:sz="4" w:space="0" w:color="auto"/>
                  <w:right w:val="nil"/>
                </w:tcBorders>
                <w:shd w:val="clear" w:color="auto" w:fill="auto"/>
                <w:noWrap/>
                <w:vAlign w:val="center"/>
                <w:hideMark/>
                <w:tcPrChange w:id="3113" w:author="Billy Mitchell" w:date="2021-05-18T18:32:00Z">
                  <w:tcPr>
                    <w:tcW w:w="908" w:type="dxa"/>
                    <w:tcBorders>
                      <w:top w:val="single" w:sz="8" w:space="0" w:color="auto"/>
                      <w:left w:val="nil"/>
                      <w:bottom w:val="single" w:sz="4" w:space="0" w:color="auto"/>
                      <w:right w:val="nil"/>
                    </w:tcBorders>
                    <w:shd w:val="clear" w:color="auto" w:fill="auto"/>
                    <w:noWrap/>
                    <w:vAlign w:val="center"/>
                    <w:hideMark/>
                  </w:tcPr>
                </w:tcPrChange>
              </w:tcPr>
              <w:p w14:paraId="77D93FC1" w14:textId="77777777" w:rsidR="001B1DC8" w:rsidRPr="001B1DC8" w:rsidRDefault="001B1DC8" w:rsidP="001B1DC8">
                <w:pPr>
                  <w:spacing w:line="240" w:lineRule="auto"/>
                  <w:rPr>
                    <w:ins w:id="3114" w:author="Billy Mitchell" w:date="2021-05-18T18:29:00Z"/>
                    <w:rFonts w:ascii="Calibri" w:eastAsia="Times New Roman" w:hAnsi="Calibri" w:cs="Calibri"/>
                    <w:color w:val="000000"/>
                    <w:sz w:val="22"/>
                    <w:szCs w:val="22"/>
                    <w:lang w:val="en-US"/>
                  </w:rPr>
                </w:pPr>
                <w:ins w:id="3115" w:author="Billy Mitchell" w:date="2021-05-18T18:29:00Z">
                  <w:r w:rsidRPr="001B1DC8">
                    <w:rPr>
                      <w:rFonts w:ascii="Calibri" w:eastAsia="Times New Roman" w:hAnsi="Calibri" w:cs="Calibri"/>
                      <w:color w:val="000000"/>
                      <w:sz w:val="22"/>
                      <w:szCs w:val="22"/>
                      <w:lang w:val="en-US"/>
                    </w:rPr>
                    <w:t>0.001</w:t>
                  </w:r>
                </w:ins>
              </w:p>
            </w:tc>
            <w:tc>
              <w:tcPr>
                <w:tcW w:w="613" w:type="dxa"/>
                <w:tcBorders>
                  <w:top w:val="single" w:sz="8" w:space="0" w:color="auto"/>
                  <w:left w:val="nil"/>
                  <w:bottom w:val="single" w:sz="4" w:space="0" w:color="auto"/>
                  <w:right w:val="single" w:sz="8" w:space="0" w:color="auto"/>
                </w:tcBorders>
                <w:shd w:val="clear" w:color="auto" w:fill="auto"/>
                <w:noWrap/>
                <w:vAlign w:val="center"/>
                <w:hideMark/>
                <w:tcPrChange w:id="3116" w:author="Billy Mitchell" w:date="2021-05-18T18:32:00Z">
                  <w:tcPr>
                    <w:tcW w:w="613" w:type="dxa"/>
                    <w:tcBorders>
                      <w:top w:val="single" w:sz="8" w:space="0" w:color="auto"/>
                      <w:left w:val="nil"/>
                      <w:bottom w:val="single" w:sz="4" w:space="0" w:color="auto"/>
                      <w:right w:val="single" w:sz="8" w:space="0" w:color="auto"/>
                    </w:tcBorders>
                    <w:shd w:val="clear" w:color="auto" w:fill="auto"/>
                    <w:noWrap/>
                    <w:vAlign w:val="center"/>
                    <w:hideMark/>
                  </w:tcPr>
                </w:tcPrChange>
              </w:tcPr>
              <w:p w14:paraId="646FCC2B" w14:textId="77777777" w:rsidR="001B1DC8" w:rsidRPr="001B1DC8" w:rsidRDefault="001B1DC8" w:rsidP="001B1DC8">
                <w:pPr>
                  <w:spacing w:line="240" w:lineRule="auto"/>
                  <w:rPr>
                    <w:ins w:id="3117" w:author="Billy Mitchell" w:date="2021-05-18T18:29:00Z"/>
                    <w:rFonts w:ascii="Calibri" w:eastAsia="Times New Roman" w:hAnsi="Calibri" w:cs="Calibri"/>
                    <w:color w:val="000000"/>
                    <w:sz w:val="22"/>
                    <w:szCs w:val="22"/>
                    <w:lang w:val="en-US"/>
                  </w:rPr>
                </w:pPr>
                <w:ins w:id="3118" w:author="Billy Mitchell" w:date="2021-05-18T18:29:00Z">
                  <w:r w:rsidRPr="001B1DC8">
                    <w:rPr>
                      <w:rFonts w:ascii="Calibri" w:eastAsia="Times New Roman" w:hAnsi="Calibri" w:cs="Calibri"/>
                      <w:color w:val="000000"/>
                      <w:sz w:val="22"/>
                      <w:szCs w:val="22"/>
                      <w:lang w:val="en-US"/>
                    </w:rPr>
                    <w:t>***</w:t>
                  </w:r>
                </w:ins>
              </w:p>
            </w:tc>
          </w:tr>
          <w:tr w:rsidR="001B1DC8" w:rsidRPr="001B1DC8" w14:paraId="64D06846" w14:textId="77777777" w:rsidTr="001B1DC8">
            <w:trPr>
              <w:trHeight w:val="600"/>
              <w:ins w:id="3119" w:author="Billy Mitchell" w:date="2021-05-18T18:29:00Z"/>
              <w:trPrChange w:id="3120"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noWrap/>
                <w:vAlign w:val="center"/>
                <w:hideMark/>
                <w:tcPrChange w:id="3121" w:author="Billy Mitchell" w:date="2021-05-18T18:32:00Z">
                  <w:tcPr>
                    <w:tcW w:w="3320" w:type="dxa"/>
                    <w:tcBorders>
                      <w:top w:val="nil"/>
                      <w:left w:val="single" w:sz="8" w:space="0" w:color="auto"/>
                      <w:bottom w:val="single" w:sz="4" w:space="0" w:color="auto"/>
                      <w:right w:val="nil"/>
                    </w:tcBorders>
                    <w:shd w:val="clear" w:color="000000" w:fill="F2F2F2"/>
                    <w:noWrap/>
                    <w:vAlign w:val="center"/>
                    <w:hideMark/>
                  </w:tcPr>
                </w:tcPrChange>
              </w:tcPr>
              <w:p w14:paraId="6891A0EF" w14:textId="263008AC" w:rsidR="001B1DC8" w:rsidRPr="001B1DC8" w:rsidRDefault="001B1DC8" w:rsidP="001B1DC8">
                <w:pPr>
                  <w:spacing w:line="240" w:lineRule="auto"/>
                  <w:jc w:val="center"/>
                  <w:rPr>
                    <w:ins w:id="3122" w:author="Billy Mitchell" w:date="2021-05-18T18:29:00Z"/>
                    <w:rFonts w:eastAsia="Times New Roman"/>
                    <w:i/>
                    <w:iCs/>
                    <w:color w:val="000000"/>
                    <w:sz w:val="20"/>
                    <w:szCs w:val="20"/>
                    <w:lang w:val="en-US"/>
                  </w:rPr>
                </w:pPr>
                <w:ins w:id="3123" w:author="Billy Mitchell" w:date="2021-05-18T18:29:00Z">
                  <w:r w:rsidRPr="001B1DC8">
                    <w:rPr>
                      <w:rFonts w:eastAsia="Times New Roman"/>
                      <w:i/>
                      <w:iCs/>
                      <w:color w:val="000000"/>
                      <w:sz w:val="20"/>
                      <w:szCs w:val="20"/>
                      <w:lang w:val="en-US"/>
                    </w:rPr>
                    <w:t>NAcc, Child v. Adult</w:t>
                  </w:r>
                </w:ins>
              </w:p>
            </w:tc>
            <w:tc>
              <w:tcPr>
                <w:tcW w:w="1227" w:type="dxa"/>
                <w:tcBorders>
                  <w:top w:val="nil"/>
                  <w:left w:val="nil"/>
                  <w:bottom w:val="single" w:sz="4" w:space="0" w:color="auto"/>
                  <w:right w:val="nil"/>
                </w:tcBorders>
                <w:shd w:val="clear" w:color="auto" w:fill="auto"/>
                <w:noWrap/>
                <w:vAlign w:val="center"/>
                <w:hideMark/>
                <w:tcPrChange w:id="3124"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35D7D18F" w14:textId="77777777" w:rsidR="001B1DC8" w:rsidRPr="001B1DC8" w:rsidRDefault="001B1DC8" w:rsidP="001B1DC8">
                <w:pPr>
                  <w:spacing w:line="240" w:lineRule="auto"/>
                  <w:jc w:val="center"/>
                  <w:rPr>
                    <w:ins w:id="3125" w:author="Billy Mitchell" w:date="2021-05-18T18:29:00Z"/>
                    <w:rFonts w:ascii="Calibri" w:eastAsia="Times New Roman" w:hAnsi="Calibri" w:cs="Calibri"/>
                    <w:color w:val="000000"/>
                    <w:sz w:val="22"/>
                    <w:szCs w:val="22"/>
                    <w:lang w:val="en-US"/>
                  </w:rPr>
                </w:pPr>
                <w:ins w:id="3126" w:author="Billy Mitchell" w:date="2021-05-18T18:29:00Z">
                  <w:r w:rsidRPr="001B1DC8">
                    <w:rPr>
                      <w:rFonts w:ascii="Calibri" w:eastAsia="Times New Roman" w:hAnsi="Calibri" w:cs="Calibri"/>
                      <w:color w:val="000000"/>
                      <w:sz w:val="22"/>
                      <w:szCs w:val="22"/>
                      <w:lang w:val="en-US"/>
                    </w:rPr>
                    <w:t>0.048</w:t>
                  </w:r>
                </w:ins>
              </w:p>
            </w:tc>
            <w:tc>
              <w:tcPr>
                <w:tcW w:w="718" w:type="dxa"/>
                <w:tcBorders>
                  <w:top w:val="nil"/>
                  <w:left w:val="nil"/>
                  <w:bottom w:val="single" w:sz="4" w:space="0" w:color="auto"/>
                  <w:right w:val="nil"/>
                </w:tcBorders>
                <w:shd w:val="clear" w:color="auto" w:fill="auto"/>
                <w:noWrap/>
                <w:vAlign w:val="center"/>
                <w:hideMark/>
                <w:tcPrChange w:id="3127"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338F2188" w14:textId="77777777" w:rsidR="001B1DC8" w:rsidRPr="001B1DC8" w:rsidRDefault="001B1DC8" w:rsidP="001B1DC8">
                <w:pPr>
                  <w:spacing w:line="240" w:lineRule="auto"/>
                  <w:jc w:val="center"/>
                  <w:rPr>
                    <w:ins w:id="3128" w:author="Billy Mitchell" w:date="2021-05-18T18:29:00Z"/>
                    <w:rFonts w:ascii="Calibri" w:eastAsia="Times New Roman" w:hAnsi="Calibri" w:cs="Calibri"/>
                    <w:color w:val="000000"/>
                    <w:sz w:val="22"/>
                    <w:szCs w:val="22"/>
                    <w:lang w:val="en-US"/>
                  </w:rPr>
                </w:pPr>
                <w:ins w:id="3129" w:author="Billy Mitchell" w:date="2021-05-18T18:29:00Z">
                  <w:r w:rsidRPr="001B1DC8">
                    <w:rPr>
                      <w:rFonts w:ascii="Calibri" w:eastAsia="Times New Roman" w:hAnsi="Calibri" w:cs="Calibri"/>
                      <w:color w:val="000000"/>
                      <w:sz w:val="22"/>
                      <w:szCs w:val="22"/>
                      <w:lang w:val="en-US"/>
                    </w:rPr>
                    <w:t>0.013</w:t>
                  </w:r>
                </w:ins>
              </w:p>
            </w:tc>
            <w:tc>
              <w:tcPr>
                <w:tcW w:w="1115" w:type="dxa"/>
                <w:tcBorders>
                  <w:top w:val="nil"/>
                  <w:left w:val="nil"/>
                  <w:bottom w:val="single" w:sz="4" w:space="0" w:color="auto"/>
                  <w:right w:val="nil"/>
                </w:tcBorders>
                <w:shd w:val="clear" w:color="auto" w:fill="auto"/>
                <w:noWrap/>
                <w:vAlign w:val="center"/>
                <w:hideMark/>
                <w:tcPrChange w:id="3130"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15063C4B" w14:textId="77777777" w:rsidR="001B1DC8" w:rsidRPr="001B1DC8" w:rsidRDefault="001B1DC8" w:rsidP="001B1DC8">
                <w:pPr>
                  <w:spacing w:line="240" w:lineRule="auto"/>
                  <w:jc w:val="center"/>
                  <w:rPr>
                    <w:ins w:id="3131" w:author="Billy Mitchell" w:date="2021-05-18T18:29:00Z"/>
                    <w:rFonts w:ascii="Calibri" w:eastAsia="Times New Roman" w:hAnsi="Calibri" w:cs="Calibri"/>
                    <w:color w:val="000000"/>
                    <w:sz w:val="22"/>
                    <w:szCs w:val="22"/>
                    <w:lang w:val="en-US"/>
                  </w:rPr>
                </w:pPr>
                <w:ins w:id="3132" w:author="Billy Mitchell" w:date="2021-05-18T18:29:00Z">
                  <w:r w:rsidRPr="001B1DC8">
                    <w:rPr>
                      <w:rFonts w:ascii="Calibri" w:eastAsia="Times New Roman" w:hAnsi="Calibri" w:cs="Calibri"/>
                      <w:color w:val="000000"/>
                      <w:sz w:val="22"/>
                      <w:szCs w:val="22"/>
                      <w:lang w:val="en-US"/>
                    </w:rPr>
                    <w:t>3.588</w:t>
                  </w:r>
                </w:ins>
              </w:p>
            </w:tc>
            <w:tc>
              <w:tcPr>
                <w:tcW w:w="663" w:type="dxa"/>
                <w:tcBorders>
                  <w:top w:val="nil"/>
                  <w:left w:val="nil"/>
                  <w:bottom w:val="single" w:sz="4" w:space="0" w:color="auto"/>
                  <w:right w:val="nil"/>
                </w:tcBorders>
                <w:shd w:val="clear" w:color="auto" w:fill="auto"/>
                <w:noWrap/>
                <w:vAlign w:val="center"/>
                <w:hideMark/>
                <w:tcPrChange w:id="3133"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2B43D394" w14:textId="77777777" w:rsidR="001B1DC8" w:rsidRPr="001B1DC8" w:rsidRDefault="001B1DC8">
                <w:pPr>
                  <w:spacing w:line="240" w:lineRule="auto"/>
                  <w:rPr>
                    <w:ins w:id="3134" w:author="Billy Mitchell" w:date="2021-05-18T18:29:00Z"/>
                    <w:rFonts w:ascii="Calibri" w:eastAsia="Times New Roman" w:hAnsi="Calibri" w:cs="Calibri"/>
                    <w:color w:val="000000"/>
                    <w:sz w:val="22"/>
                    <w:szCs w:val="22"/>
                    <w:lang w:val="en-US"/>
                  </w:rPr>
                  <w:pPrChange w:id="3135" w:author="Billy Mitchell" w:date="2021-06-11T18:31:00Z">
                    <w:pPr>
                      <w:spacing w:line="240" w:lineRule="auto"/>
                      <w:jc w:val="center"/>
                    </w:pPr>
                  </w:pPrChange>
                </w:pPr>
                <w:ins w:id="3136" w:author="Billy Mitchell" w:date="2021-05-18T18:29:00Z">
                  <w:r w:rsidRPr="001B1DC8">
                    <w:rPr>
                      <w:rFonts w:ascii="Calibri" w:eastAsia="Times New Roman" w:hAnsi="Calibri" w:cs="Calibri"/>
                      <w:color w:val="000000"/>
                      <w:sz w:val="22"/>
                      <w:szCs w:val="22"/>
                      <w:lang w:val="en-US"/>
                    </w:rPr>
                    <w:t>3638</w:t>
                  </w:r>
                </w:ins>
              </w:p>
            </w:tc>
            <w:tc>
              <w:tcPr>
                <w:tcW w:w="326" w:type="dxa"/>
                <w:tcBorders>
                  <w:top w:val="nil"/>
                  <w:left w:val="nil"/>
                  <w:bottom w:val="single" w:sz="4" w:space="0" w:color="auto"/>
                  <w:right w:val="nil"/>
                </w:tcBorders>
                <w:shd w:val="clear" w:color="auto" w:fill="auto"/>
                <w:noWrap/>
                <w:vAlign w:val="center"/>
                <w:hideMark/>
                <w:tcPrChange w:id="3137"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64188F6F" w14:textId="77777777" w:rsidR="001B1DC8" w:rsidRPr="001B1DC8" w:rsidRDefault="001B1DC8" w:rsidP="001B1DC8">
                <w:pPr>
                  <w:spacing w:line="240" w:lineRule="auto"/>
                  <w:jc w:val="right"/>
                  <w:rPr>
                    <w:ins w:id="3138" w:author="Billy Mitchell" w:date="2021-05-18T18:29:00Z"/>
                    <w:rFonts w:ascii="Calibri" w:eastAsia="Times New Roman" w:hAnsi="Calibri" w:cs="Calibri"/>
                    <w:color w:val="000000"/>
                    <w:sz w:val="22"/>
                    <w:szCs w:val="22"/>
                    <w:lang w:val="en-US"/>
                  </w:rPr>
                </w:pPr>
                <w:ins w:id="3139" w:author="Billy Mitchell" w:date="2021-05-18T18:29:00Z">
                  <w:r w:rsidRPr="001B1DC8">
                    <w:rPr>
                      <w:rFonts w:ascii="Calibri" w:eastAsia="Times New Roman" w:hAnsi="Calibri" w:cs="Calibri"/>
                      <w:color w:val="000000"/>
                      <w:sz w:val="22"/>
                      <w:szCs w:val="22"/>
                      <w:lang w:val="en-US"/>
                    </w:rPr>
                    <w:t>&lt;</w:t>
                  </w:r>
                </w:ins>
              </w:p>
            </w:tc>
            <w:tc>
              <w:tcPr>
                <w:tcW w:w="908" w:type="dxa"/>
                <w:tcBorders>
                  <w:top w:val="nil"/>
                  <w:left w:val="nil"/>
                  <w:bottom w:val="single" w:sz="4" w:space="0" w:color="auto"/>
                  <w:right w:val="nil"/>
                </w:tcBorders>
                <w:shd w:val="clear" w:color="auto" w:fill="auto"/>
                <w:noWrap/>
                <w:vAlign w:val="center"/>
                <w:hideMark/>
                <w:tcPrChange w:id="3140"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1D4377C8" w14:textId="77777777" w:rsidR="001B1DC8" w:rsidRPr="001B1DC8" w:rsidRDefault="001B1DC8" w:rsidP="001B1DC8">
                <w:pPr>
                  <w:spacing w:line="240" w:lineRule="auto"/>
                  <w:rPr>
                    <w:ins w:id="3141" w:author="Billy Mitchell" w:date="2021-05-18T18:29:00Z"/>
                    <w:rFonts w:ascii="Calibri" w:eastAsia="Times New Roman" w:hAnsi="Calibri" w:cs="Calibri"/>
                    <w:color w:val="000000"/>
                    <w:sz w:val="22"/>
                    <w:szCs w:val="22"/>
                    <w:lang w:val="en-US"/>
                  </w:rPr>
                </w:pPr>
                <w:ins w:id="3142" w:author="Billy Mitchell" w:date="2021-05-18T18:29:00Z">
                  <w:r w:rsidRPr="001B1DC8">
                    <w:rPr>
                      <w:rFonts w:ascii="Calibri" w:eastAsia="Times New Roman" w:hAnsi="Calibri" w:cs="Calibri"/>
                      <w:color w:val="000000"/>
                      <w:sz w:val="22"/>
                      <w:szCs w:val="22"/>
                      <w:lang w:val="en-US"/>
                    </w:rPr>
                    <w:t>0.001</w:t>
                  </w:r>
                </w:ins>
              </w:p>
            </w:tc>
            <w:tc>
              <w:tcPr>
                <w:tcW w:w="613" w:type="dxa"/>
                <w:tcBorders>
                  <w:top w:val="nil"/>
                  <w:left w:val="nil"/>
                  <w:bottom w:val="single" w:sz="4" w:space="0" w:color="auto"/>
                  <w:right w:val="single" w:sz="8" w:space="0" w:color="auto"/>
                </w:tcBorders>
                <w:shd w:val="clear" w:color="auto" w:fill="auto"/>
                <w:noWrap/>
                <w:vAlign w:val="center"/>
                <w:hideMark/>
                <w:tcPrChange w:id="3143"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4057010F" w14:textId="77777777" w:rsidR="001B1DC8" w:rsidRPr="001B1DC8" w:rsidRDefault="001B1DC8" w:rsidP="001B1DC8">
                <w:pPr>
                  <w:spacing w:line="240" w:lineRule="auto"/>
                  <w:rPr>
                    <w:ins w:id="3144" w:author="Billy Mitchell" w:date="2021-05-18T18:29:00Z"/>
                    <w:rFonts w:ascii="Calibri" w:eastAsia="Times New Roman" w:hAnsi="Calibri" w:cs="Calibri"/>
                    <w:color w:val="000000"/>
                    <w:sz w:val="22"/>
                    <w:szCs w:val="22"/>
                    <w:lang w:val="en-US"/>
                  </w:rPr>
                </w:pPr>
                <w:ins w:id="3145" w:author="Billy Mitchell" w:date="2021-05-18T18:29:00Z">
                  <w:r w:rsidRPr="001B1DC8">
                    <w:rPr>
                      <w:rFonts w:ascii="Calibri" w:eastAsia="Times New Roman" w:hAnsi="Calibri" w:cs="Calibri"/>
                      <w:color w:val="000000"/>
                      <w:sz w:val="22"/>
                      <w:szCs w:val="22"/>
                      <w:lang w:val="en-US"/>
                    </w:rPr>
                    <w:t>***</w:t>
                  </w:r>
                </w:ins>
              </w:p>
            </w:tc>
          </w:tr>
          <w:tr w:rsidR="001B1DC8" w:rsidRPr="001B1DC8" w14:paraId="4343A9E8" w14:textId="77777777" w:rsidTr="001B1DC8">
            <w:trPr>
              <w:trHeight w:val="600"/>
              <w:ins w:id="3146" w:author="Billy Mitchell" w:date="2021-05-18T18:29:00Z"/>
              <w:trPrChange w:id="3147"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noWrap/>
                <w:vAlign w:val="center"/>
                <w:hideMark/>
                <w:tcPrChange w:id="3148" w:author="Billy Mitchell" w:date="2021-05-18T18:32:00Z">
                  <w:tcPr>
                    <w:tcW w:w="3320" w:type="dxa"/>
                    <w:tcBorders>
                      <w:top w:val="nil"/>
                      <w:left w:val="single" w:sz="8" w:space="0" w:color="auto"/>
                      <w:bottom w:val="single" w:sz="4" w:space="0" w:color="auto"/>
                      <w:right w:val="nil"/>
                    </w:tcBorders>
                    <w:shd w:val="clear" w:color="000000" w:fill="F2F2F2"/>
                    <w:noWrap/>
                    <w:vAlign w:val="center"/>
                    <w:hideMark/>
                  </w:tcPr>
                </w:tcPrChange>
              </w:tcPr>
              <w:p w14:paraId="2A3D3EBE" w14:textId="1BC96FD3" w:rsidR="001B1DC8" w:rsidRPr="001B1DC8" w:rsidRDefault="001B1DC8" w:rsidP="001B1DC8">
                <w:pPr>
                  <w:spacing w:line="240" w:lineRule="auto"/>
                  <w:jc w:val="center"/>
                  <w:rPr>
                    <w:ins w:id="3149" w:author="Billy Mitchell" w:date="2021-05-18T18:29:00Z"/>
                    <w:rFonts w:eastAsia="Times New Roman"/>
                    <w:i/>
                    <w:iCs/>
                    <w:color w:val="000000"/>
                    <w:sz w:val="20"/>
                    <w:szCs w:val="20"/>
                    <w:lang w:val="en-US"/>
                  </w:rPr>
                </w:pPr>
                <w:ins w:id="3150" w:author="Billy Mitchell" w:date="2021-05-18T18:29:00Z">
                  <w:r w:rsidRPr="001B1DC8">
                    <w:rPr>
                      <w:rFonts w:eastAsia="Times New Roman"/>
                      <w:i/>
                      <w:iCs/>
                      <w:color w:val="000000"/>
                      <w:sz w:val="20"/>
                      <w:szCs w:val="20"/>
                      <w:lang w:val="en-US"/>
                    </w:rPr>
                    <w:t>vmPFC, Child v. Adult</w:t>
                  </w:r>
                </w:ins>
              </w:p>
            </w:tc>
            <w:tc>
              <w:tcPr>
                <w:tcW w:w="1227" w:type="dxa"/>
                <w:tcBorders>
                  <w:top w:val="nil"/>
                  <w:left w:val="nil"/>
                  <w:bottom w:val="single" w:sz="4" w:space="0" w:color="auto"/>
                  <w:right w:val="nil"/>
                </w:tcBorders>
                <w:shd w:val="clear" w:color="auto" w:fill="auto"/>
                <w:noWrap/>
                <w:vAlign w:val="center"/>
                <w:hideMark/>
                <w:tcPrChange w:id="3151"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0A9CB56D" w14:textId="77777777" w:rsidR="001B1DC8" w:rsidRPr="001B1DC8" w:rsidRDefault="001B1DC8" w:rsidP="001B1DC8">
                <w:pPr>
                  <w:spacing w:line="240" w:lineRule="auto"/>
                  <w:jc w:val="center"/>
                  <w:rPr>
                    <w:ins w:id="3152" w:author="Billy Mitchell" w:date="2021-05-18T18:29:00Z"/>
                    <w:rFonts w:ascii="Calibri" w:eastAsia="Times New Roman" w:hAnsi="Calibri" w:cs="Calibri"/>
                    <w:color w:val="000000"/>
                    <w:sz w:val="22"/>
                    <w:szCs w:val="22"/>
                    <w:lang w:val="en-US"/>
                  </w:rPr>
                </w:pPr>
                <w:ins w:id="3153" w:author="Billy Mitchell" w:date="2021-05-18T18:29:00Z">
                  <w:r w:rsidRPr="001B1DC8">
                    <w:rPr>
                      <w:rFonts w:ascii="Calibri" w:eastAsia="Times New Roman" w:hAnsi="Calibri" w:cs="Calibri"/>
                      <w:color w:val="000000"/>
                      <w:sz w:val="22"/>
                      <w:szCs w:val="22"/>
                      <w:lang w:val="en-US"/>
                    </w:rPr>
                    <w:t>0.108</w:t>
                  </w:r>
                </w:ins>
              </w:p>
            </w:tc>
            <w:tc>
              <w:tcPr>
                <w:tcW w:w="718" w:type="dxa"/>
                <w:tcBorders>
                  <w:top w:val="nil"/>
                  <w:left w:val="nil"/>
                  <w:bottom w:val="single" w:sz="4" w:space="0" w:color="auto"/>
                  <w:right w:val="nil"/>
                </w:tcBorders>
                <w:shd w:val="clear" w:color="auto" w:fill="auto"/>
                <w:noWrap/>
                <w:vAlign w:val="center"/>
                <w:hideMark/>
                <w:tcPrChange w:id="3154"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38E8C521" w14:textId="77777777" w:rsidR="001B1DC8" w:rsidRPr="001B1DC8" w:rsidRDefault="001B1DC8" w:rsidP="001B1DC8">
                <w:pPr>
                  <w:spacing w:line="240" w:lineRule="auto"/>
                  <w:jc w:val="center"/>
                  <w:rPr>
                    <w:ins w:id="3155" w:author="Billy Mitchell" w:date="2021-05-18T18:29:00Z"/>
                    <w:rFonts w:ascii="Calibri" w:eastAsia="Times New Roman" w:hAnsi="Calibri" w:cs="Calibri"/>
                    <w:color w:val="000000"/>
                    <w:sz w:val="22"/>
                    <w:szCs w:val="22"/>
                    <w:lang w:val="en-US"/>
                  </w:rPr>
                </w:pPr>
                <w:ins w:id="3156" w:author="Billy Mitchell" w:date="2021-05-18T18:29:00Z">
                  <w:r w:rsidRPr="001B1DC8">
                    <w:rPr>
                      <w:rFonts w:ascii="Calibri" w:eastAsia="Times New Roman" w:hAnsi="Calibri" w:cs="Calibri"/>
                      <w:color w:val="000000"/>
                      <w:sz w:val="22"/>
                      <w:szCs w:val="22"/>
                      <w:lang w:val="en-US"/>
                    </w:rPr>
                    <w:t>0.014</w:t>
                  </w:r>
                </w:ins>
              </w:p>
            </w:tc>
            <w:tc>
              <w:tcPr>
                <w:tcW w:w="1115" w:type="dxa"/>
                <w:tcBorders>
                  <w:top w:val="nil"/>
                  <w:left w:val="nil"/>
                  <w:bottom w:val="single" w:sz="4" w:space="0" w:color="auto"/>
                  <w:right w:val="nil"/>
                </w:tcBorders>
                <w:shd w:val="clear" w:color="auto" w:fill="auto"/>
                <w:noWrap/>
                <w:vAlign w:val="center"/>
                <w:hideMark/>
                <w:tcPrChange w:id="3157"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54DF551C" w14:textId="77777777" w:rsidR="001B1DC8" w:rsidRPr="001B1DC8" w:rsidRDefault="001B1DC8" w:rsidP="001B1DC8">
                <w:pPr>
                  <w:spacing w:line="240" w:lineRule="auto"/>
                  <w:jc w:val="center"/>
                  <w:rPr>
                    <w:ins w:id="3158" w:author="Billy Mitchell" w:date="2021-05-18T18:29:00Z"/>
                    <w:rFonts w:ascii="Calibri" w:eastAsia="Times New Roman" w:hAnsi="Calibri" w:cs="Calibri"/>
                    <w:color w:val="000000"/>
                    <w:sz w:val="22"/>
                    <w:szCs w:val="22"/>
                    <w:lang w:val="en-US"/>
                  </w:rPr>
                </w:pPr>
                <w:ins w:id="3159" w:author="Billy Mitchell" w:date="2021-05-18T18:29:00Z">
                  <w:r w:rsidRPr="001B1DC8">
                    <w:rPr>
                      <w:rFonts w:ascii="Calibri" w:eastAsia="Times New Roman" w:hAnsi="Calibri" w:cs="Calibri"/>
                      <w:color w:val="000000"/>
                      <w:sz w:val="22"/>
                      <w:szCs w:val="22"/>
                      <w:lang w:val="en-US"/>
                    </w:rPr>
                    <w:t>7.901</w:t>
                  </w:r>
                </w:ins>
              </w:p>
            </w:tc>
            <w:tc>
              <w:tcPr>
                <w:tcW w:w="663" w:type="dxa"/>
                <w:tcBorders>
                  <w:top w:val="nil"/>
                  <w:left w:val="nil"/>
                  <w:bottom w:val="single" w:sz="4" w:space="0" w:color="auto"/>
                  <w:right w:val="nil"/>
                </w:tcBorders>
                <w:shd w:val="clear" w:color="auto" w:fill="auto"/>
                <w:noWrap/>
                <w:vAlign w:val="center"/>
                <w:hideMark/>
                <w:tcPrChange w:id="3160"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16D0F003" w14:textId="77777777" w:rsidR="001B1DC8" w:rsidRPr="001B1DC8" w:rsidRDefault="001B1DC8">
                <w:pPr>
                  <w:spacing w:line="240" w:lineRule="auto"/>
                  <w:rPr>
                    <w:ins w:id="3161" w:author="Billy Mitchell" w:date="2021-05-18T18:29:00Z"/>
                    <w:rFonts w:ascii="Calibri" w:eastAsia="Times New Roman" w:hAnsi="Calibri" w:cs="Calibri"/>
                    <w:color w:val="000000"/>
                    <w:sz w:val="22"/>
                    <w:szCs w:val="22"/>
                    <w:lang w:val="en-US"/>
                  </w:rPr>
                  <w:pPrChange w:id="3162" w:author="Billy Mitchell" w:date="2021-06-11T18:31:00Z">
                    <w:pPr>
                      <w:spacing w:line="240" w:lineRule="auto"/>
                      <w:jc w:val="center"/>
                    </w:pPr>
                  </w:pPrChange>
                </w:pPr>
                <w:ins w:id="3163" w:author="Billy Mitchell" w:date="2021-05-18T18:29:00Z">
                  <w:r w:rsidRPr="001B1DC8">
                    <w:rPr>
                      <w:rFonts w:ascii="Calibri" w:eastAsia="Times New Roman" w:hAnsi="Calibri" w:cs="Calibri"/>
                      <w:color w:val="000000"/>
                      <w:sz w:val="22"/>
                      <w:szCs w:val="22"/>
                      <w:lang w:val="en-US"/>
                    </w:rPr>
                    <w:t>3676</w:t>
                  </w:r>
                </w:ins>
              </w:p>
            </w:tc>
            <w:tc>
              <w:tcPr>
                <w:tcW w:w="326" w:type="dxa"/>
                <w:tcBorders>
                  <w:top w:val="nil"/>
                  <w:left w:val="nil"/>
                  <w:bottom w:val="single" w:sz="4" w:space="0" w:color="auto"/>
                  <w:right w:val="nil"/>
                </w:tcBorders>
                <w:shd w:val="clear" w:color="auto" w:fill="auto"/>
                <w:noWrap/>
                <w:vAlign w:val="center"/>
                <w:hideMark/>
                <w:tcPrChange w:id="3164"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68945896" w14:textId="77777777" w:rsidR="001B1DC8" w:rsidRPr="001B1DC8" w:rsidRDefault="001B1DC8" w:rsidP="001B1DC8">
                <w:pPr>
                  <w:spacing w:line="240" w:lineRule="auto"/>
                  <w:jc w:val="right"/>
                  <w:rPr>
                    <w:ins w:id="3165" w:author="Billy Mitchell" w:date="2021-05-18T18:29:00Z"/>
                    <w:rFonts w:ascii="Calibri" w:eastAsia="Times New Roman" w:hAnsi="Calibri" w:cs="Calibri"/>
                    <w:color w:val="000000"/>
                    <w:sz w:val="22"/>
                    <w:szCs w:val="22"/>
                    <w:lang w:val="en-US"/>
                  </w:rPr>
                </w:pPr>
                <w:ins w:id="3166" w:author="Billy Mitchell" w:date="2021-05-18T18:29:00Z">
                  <w:r w:rsidRPr="001B1DC8">
                    <w:rPr>
                      <w:rFonts w:ascii="Calibri" w:eastAsia="Times New Roman" w:hAnsi="Calibri" w:cs="Calibri"/>
                      <w:color w:val="000000"/>
                      <w:sz w:val="22"/>
                      <w:szCs w:val="22"/>
                      <w:lang w:val="en-US"/>
                    </w:rPr>
                    <w:t>&lt;</w:t>
                  </w:r>
                </w:ins>
              </w:p>
            </w:tc>
            <w:tc>
              <w:tcPr>
                <w:tcW w:w="908" w:type="dxa"/>
                <w:tcBorders>
                  <w:top w:val="nil"/>
                  <w:left w:val="nil"/>
                  <w:bottom w:val="single" w:sz="4" w:space="0" w:color="auto"/>
                  <w:right w:val="nil"/>
                </w:tcBorders>
                <w:shd w:val="clear" w:color="auto" w:fill="auto"/>
                <w:noWrap/>
                <w:vAlign w:val="center"/>
                <w:hideMark/>
                <w:tcPrChange w:id="3167"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1E1766DC" w14:textId="77777777" w:rsidR="001B1DC8" w:rsidRPr="001B1DC8" w:rsidRDefault="001B1DC8" w:rsidP="001B1DC8">
                <w:pPr>
                  <w:spacing w:line="240" w:lineRule="auto"/>
                  <w:rPr>
                    <w:ins w:id="3168" w:author="Billy Mitchell" w:date="2021-05-18T18:29:00Z"/>
                    <w:rFonts w:ascii="Calibri" w:eastAsia="Times New Roman" w:hAnsi="Calibri" w:cs="Calibri"/>
                    <w:color w:val="000000"/>
                    <w:sz w:val="22"/>
                    <w:szCs w:val="22"/>
                    <w:lang w:val="en-US"/>
                  </w:rPr>
                </w:pPr>
                <w:ins w:id="3169" w:author="Billy Mitchell" w:date="2021-05-18T18:29:00Z">
                  <w:r w:rsidRPr="001B1DC8">
                    <w:rPr>
                      <w:rFonts w:ascii="Calibri" w:eastAsia="Times New Roman" w:hAnsi="Calibri" w:cs="Calibri"/>
                      <w:color w:val="000000"/>
                      <w:sz w:val="22"/>
                      <w:szCs w:val="22"/>
                      <w:lang w:val="en-US"/>
                    </w:rPr>
                    <w:t>0.001</w:t>
                  </w:r>
                </w:ins>
              </w:p>
            </w:tc>
            <w:tc>
              <w:tcPr>
                <w:tcW w:w="613" w:type="dxa"/>
                <w:tcBorders>
                  <w:top w:val="nil"/>
                  <w:left w:val="nil"/>
                  <w:bottom w:val="single" w:sz="4" w:space="0" w:color="auto"/>
                  <w:right w:val="single" w:sz="8" w:space="0" w:color="auto"/>
                </w:tcBorders>
                <w:shd w:val="clear" w:color="auto" w:fill="auto"/>
                <w:noWrap/>
                <w:vAlign w:val="center"/>
                <w:hideMark/>
                <w:tcPrChange w:id="3170"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02D1BCC6" w14:textId="77777777" w:rsidR="001B1DC8" w:rsidRPr="001B1DC8" w:rsidRDefault="001B1DC8" w:rsidP="001B1DC8">
                <w:pPr>
                  <w:spacing w:line="240" w:lineRule="auto"/>
                  <w:rPr>
                    <w:ins w:id="3171" w:author="Billy Mitchell" w:date="2021-05-18T18:29:00Z"/>
                    <w:rFonts w:ascii="Calibri" w:eastAsia="Times New Roman" w:hAnsi="Calibri" w:cs="Calibri"/>
                    <w:color w:val="000000"/>
                    <w:sz w:val="22"/>
                    <w:szCs w:val="22"/>
                    <w:lang w:val="en-US"/>
                  </w:rPr>
                </w:pPr>
                <w:ins w:id="3172" w:author="Billy Mitchell" w:date="2021-05-18T18:29:00Z">
                  <w:r w:rsidRPr="001B1DC8">
                    <w:rPr>
                      <w:rFonts w:ascii="Calibri" w:eastAsia="Times New Roman" w:hAnsi="Calibri" w:cs="Calibri"/>
                      <w:color w:val="000000"/>
                      <w:sz w:val="22"/>
                      <w:szCs w:val="22"/>
                      <w:lang w:val="en-US"/>
                    </w:rPr>
                    <w:t>***</w:t>
                  </w:r>
                </w:ins>
              </w:p>
            </w:tc>
          </w:tr>
          <w:tr w:rsidR="001B1DC8" w:rsidRPr="001B1DC8" w14:paraId="0B4BBB07" w14:textId="77777777" w:rsidTr="001B1DC8">
            <w:trPr>
              <w:trHeight w:val="600"/>
              <w:ins w:id="3173" w:author="Billy Mitchell" w:date="2021-05-18T18:29:00Z"/>
              <w:trPrChange w:id="3174"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noWrap/>
                <w:vAlign w:val="center"/>
                <w:hideMark/>
                <w:tcPrChange w:id="3175" w:author="Billy Mitchell" w:date="2021-05-18T18:32:00Z">
                  <w:tcPr>
                    <w:tcW w:w="3320" w:type="dxa"/>
                    <w:tcBorders>
                      <w:top w:val="nil"/>
                      <w:left w:val="single" w:sz="8" w:space="0" w:color="auto"/>
                      <w:bottom w:val="single" w:sz="4" w:space="0" w:color="auto"/>
                      <w:right w:val="nil"/>
                    </w:tcBorders>
                    <w:shd w:val="clear" w:color="000000" w:fill="F2F2F2"/>
                    <w:noWrap/>
                    <w:vAlign w:val="center"/>
                    <w:hideMark/>
                  </w:tcPr>
                </w:tcPrChange>
              </w:tcPr>
              <w:p w14:paraId="15DA090B" w14:textId="69B19ACB" w:rsidR="001B1DC8" w:rsidRPr="001B1DC8" w:rsidRDefault="001B1DC8" w:rsidP="001B1DC8">
                <w:pPr>
                  <w:spacing w:line="240" w:lineRule="auto"/>
                  <w:jc w:val="center"/>
                  <w:rPr>
                    <w:ins w:id="3176" w:author="Billy Mitchell" w:date="2021-05-18T18:29:00Z"/>
                    <w:rFonts w:eastAsia="Times New Roman"/>
                    <w:i/>
                    <w:iCs/>
                    <w:color w:val="000000"/>
                    <w:sz w:val="20"/>
                    <w:szCs w:val="20"/>
                    <w:lang w:val="en-US"/>
                  </w:rPr>
                </w:pPr>
                <w:ins w:id="3177" w:author="Billy Mitchell" w:date="2021-05-18T18:29:00Z">
                  <w:r w:rsidRPr="001B1DC8">
                    <w:rPr>
                      <w:rFonts w:eastAsia="Times New Roman"/>
                      <w:i/>
                      <w:iCs/>
                      <w:color w:val="000000"/>
                      <w:sz w:val="20"/>
                      <w:szCs w:val="20"/>
                      <w:lang w:val="en-US"/>
                    </w:rPr>
                    <w:t>Child, AMY v. N</w:t>
                  </w:r>
                </w:ins>
                <w:ins w:id="3178" w:author="Billy Mitchell" w:date="2021-05-23T16:39:00Z">
                  <w:r w:rsidR="00851532">
                    <w:rPr>
                      <w:rFonts w:eastAsia="Times New Roman"/>
                      <w:i/>
                      <w:iCs/>
                      <w:color w:val="000000"/>
                      <w:sz w:val="20"/>
                      <w:szCs w:val="20"/>
                      <w:lang w:val="en-US"/>
                    </w:rPr>
                    <w:t>A</w:t>
                  </w:r>
                </w:ins>
                <w:ins w:id="3179" w:author="Billy Mitchell" w:date="2021-05-18T18:29:00Z">
                  <w:r w:rsidRPr="001B1DC8">
                    <w:rPr>
                      <w:rFonts w:eastAsia="Times New Roman"/>
                      <w:i/>
                      <w:iCs/>
                      <w:color w:val="000000"/>
                      <w:sz w:val="20"/>
                      <w:szCs w:val="20"/>
                      <w:lang w:val="en-US"/>
                    </w:rPr>
                    <w:t>cc</w:t>
                  </w:r>
                </w:ins>
              </w:p>
            </w:tc>
            <w:tc>
              <w:tcPr>
                <w:tcW w:w="1227" w:type="dxa"/>
                <w:tcBorders>
                  <w:top w:val="nil"/>
                  <w:left w:val="nil"/>
                  <w:bottom w:val="single" w:sz="4" w:space="0" w:color="auto"/>
                  <w:right w:val="nil"/>
                </w:tcBorders>
                <w:shd w:val="clear" w:color="auto" w:fill="auto"/>
                <w:noWrap/>
                <w:vAlign w:val="center"/>
                <w:hideMark/>
                <w:tcPrChange w:id="3180"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6899BAB8" w14:textId="77777777" w:rsidR="001B1DC8" w:rsidRPr="001B1DC8" w:rsidRDefault="001B1DC8" w:rsidP="001B1DC8">
                <w:pPr>
                  <w:spacing w:line="240" w:lineRule="auto"/>
                  <w:jc w:val="center"/>
                  <w:rPr>
                    <w:ins w:id="3181" w:author="Billy Mitchell" w:date="2021-05-18T18:29:00Z"/>
                    <w:rFonts w:ascii="Calibri" w:eastAsia="Times New Roman" w:hAnsi="Calibri" w:cs="Calibri"/>
                    <w:color w:val="000000"/>
                    <w:sz w:val="22"/>
                    <w:szCs w:val="22"/>
                    <w:lang w:val="en-US"/>
                  </w:rPr>
                </w:pPr>
                <w:ins w:id="3182" w:author="Billy Mitchell" w:date="2021-05-18T18:29:00Z">
                  <w:r w:rsidRPr="001B1DC8">
                    <w:rPr>
                      <w:rFonts w:ascii="Calibri" w:eastAsia="Times New Roman" w:hAnsi="Calibri" w:cs="Calibri"/>
                      <w:color w:val="000000"/>
                      <w:sz w:val="22"/>
                      <w:szCs w:val="22"/>
                      <w:lang w:val="en-US"/>
                    </w:rPr>
                    <w:t>-0.028</w:t>
                  </w:r>
                </w:ins>
              </w:p>
            </w:tc>
            <w:tc>
              <w:tcPr>
                <w:tcW w:w="718" w:type="dxa"/>
                <w:tcBorders>
                  <w:top w:val="nil"/>
                  <w:left w:val="nil"/>
                  <w:bottom w:val="single" w:sz="4" w:space="0" w:color="auto"/>
                  <w:right w:val="nil"/>
                </w:tcBorders>
                <w:shd w:val="clear" w:color="auto" w:fill="auto"/>
                <w:noWrap/>
                <w:vAlign w:val="center"/>
                <w:hideMark/>
                <w:tcPrChange w:id="3183"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6C9D08DF" w14:textId="77777777" w:rsidR="001B1DC8" w:rsidRPr="001B1DC8" w:rsidRDefault="001B1DC8" w:rsidP="001B1DC8">
                <w:pPr>
                  <w:spacing w:line="240" w:lineRule="auto"/>
                  <w:jc w:val="center"/>
                  <w:rPr>
                    <w:ins w:id="3184" w:author="Billy Mitchell" w:date="2021-05-18T18:29:00Z"/>
                    <w:rFonts w:ascii="Calibri" w:eastAsia="Times New Roman" w:hAnsi="Calibri" w:cs="Calibri"/>
                    <w:color w:val="000000"/>
                    <w:sz w:val="22"/>
                    <w:szCs w:val="22"/>
                    <w:lang w:val="en-US"/>
                  </w:rPr>
                </w:pPr>
                <w:ins w:id="3185" w:author="Billy Mitchell" w:date="2021-05-18T18:29:00Z">
                  <w:r w:rsidRPr="001B1DC8">
                    <w:rPr>
                      <w:rFonts w:ascii="Calibri" w:eastAsia="Times New Roman" w:hAnsi="Calibri" w:cs="Calibri"/>
                      <w:color w:val="000000"/>
                      <w:sz w:val="22"/>
                      <w:szCs w:val="22"/>
                      <w:lang w:val="en-US"/>
                    </w:rPr>
                    <w:t>0.011</w:t>
                  </w:r>
                </w:ins>
              </w:p>
            </w:tc>
            <w:tc>
              <w:tcPr>
                <w:tcW w:w="1115" w:type="dxa"/>
                <w:tcBorders>
                  <w:top w:val="nil"/>
                  <w:left w:val="nil"/>
                  <w:bottom w:val="single" w:sz="4" w:space="0" w:color="auto"/>
                  <w:right w:val="nil"/>
                </w:tcBorders>
                <w:shd w:val="clear" w:color="auto" w:fill="auto"/>
                <w:noWrap/>
                <w:vAlign w:val="center"/>
                <w:hideMark/>
                <w:tcPrChange w:id="3186"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5F6A3FA8" w14:textId="77777777" w:rsidR="001B1DC8" w:rsidRPr="001B1DC8" w:rsidRDefault="001B1DC8" w:rsidP="001B1DC8">
                <w:pPr>
                  <w:spacing w:line="240" w:lineRule="auto"/>
                  <w:jc w:val="center"/>
                  <w:rPr>
                    <w:ins w:id="3187" w:author="Billy Mitchell" w:date="2021-05-18T18:29:00Z"/>
                    <w:rFonts w:ascii="Calibri" w:eastAsia="Times New Roman" w:hAnsi="Calibri" w:cs="Calibri"/>
                    <w:color w:val="000000"/>
                    <w:sz w:val="22"/>
                    <w:szCs w:val="22"/>
                    <w:lang w:val="en-US"/>
                  </w:rPr>
                </w:pPr>
                <w:ins w:id="3188" w:author="Billy Mitchell" w:date="2021-05-18T18:29:00Z">
                  <w:r w:rsidRPr="001B1DC8">
                    <w:rPr>
                      <w:rFonts w:ascii="Calibri" w:eastAsia="Times New Roman" w:hAnsi="Calibri" w:cs="Calibri"/>
                      <w:color w:val="000000"/>
                      <w:sz w:val="22"/>
                      <w:szCs w:val="22"/>
                      <w:lang w:val="en-US"/>
                    </w:rPr>
                    <w:t>-2.361</w:t>
                  </w:r>
                </w:ins>
              </w:p>
            </w:tc>
            <w:tc>
              <w:tcPr>
                <w:tcW w:w="663" w:type="dxa"/>
                <w:tcBorders>
                  <w:top w:val="nil"/>
                  <w:left w:val="nil"/>
                  <w:bottom w:val="single" w:sz="4" w:space="0" w:color="auto"/>
                  <w:right w:val="nil"/>
                </w:tcBorders>
                <w:shd w:val="clear" w:color="auto" w:fill="auto"/>
                <w:noWrap/>
                <w:vAlign w:val="center"/>
                <w:hideMark/>
                <w:tcPrChange w:id="3189"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0A18F88F" w14:textId="77777777" w:rsidR="001B1DC8" w:rsidRPr="001B1DC8" w:rsidRDefault="001B1DC8">
                <w:pPr>
                  <w:spacing w:line="240" w:lineRule="auto"/>
                  <w:rPr>
                    <w:ins w:id="3190" w:author="Billy Mitchell" w:date="2021-05-18T18:29:00Z"/>
                    <w:rFonts w:ascii="Calibri" w:eastAsia="Times New Roman" w:hAnsi="Calibri" w:cs="Calibri"/>
                    <w:color w:val="000000"/>
                    <w:sz w:val="22"/>
                    <w:szCs w:val="22"/>
                    <w:lang w:val="en-US"/>
                  </w:rPr>
                  <w:pPrChange w:id="3191" w:author="Billy Mitchell" w:date="2021-06-11T18:31:00Z">
                    <w:pPr>
                      <w:spacing w:line="240" w:lineRule="auto"/>
                      <w:jc w:val="center"/>
                    </w:pPr>
                  </w:pPrChange>
                </w:pPr>
                <w:ins w:id="3192" w:author="Billy Mitchell" w:date="2021-05-18T18:29:00Z">
                  <w:r w:rsidRPr="001B1DC8">
                    <w:rPr>
                      <w:rFonts w:ascii="Calibri" w:eastAsia="Times New Roman" w:hAnsi="Calibri" w:cs="Calibri"/>
                      <w:color w:val="000000"/>
                      <w:sz w:val="22"/>
                      <w:szCs w:val="22"/>
                      <w:lang w:val="en-US"/>
                    </w:rPr>
                    <w:t>4013</w:t>
                  </w:r>
                </w:ins>
              </w:p>
            </w:tc>
            <w:tc>
              <w:tcPr>
                <w:tcW w:w="326" w:type="dxa"/>
                <w:tcBorders>
                  <w:top w:val="nil"/>
                  <w:left w:val="nil"/>
                  <w:bottom w:val="single" w:sz="4" w:space="0" w:color="auto"/>
                  <w:right w:val="nil"/>
                </w:tcBorders>
                <w:shd w:val="clear" w:color="auto" w:fill="auto"/>
                <w:noWrap/>
                <w:vAlign w:val="center"/>
                <w:hideMark/>
                <w:tcPrChange w:id="3193"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7B044855" w14:textId="77777777" w:rsidR="001B1DC8" w:rsidRPr="001B1DC8" w:rsidRDefault="001B1DC8" w:rsidP="001B1DC8">
                <w:pPr>
                  <w:spacing w:line="240" w:lineRule="auto"/>
                  <w:jc w:val="right"/>
                  <w:rPr>
                    <w:ins w:id="3194" w:author="Billy Mitchell" w:date="2021-05-18T18:29:00Z"/>
                    <w:rFonts w:ascii="Calibri" w:eastAsia="Times New Roman" w:hAnsi="Calibri" w:cs="Calibri"/>
                    <w:color w:val="000000"/>
                    <w:sz w:val="22"/>
                    <w:szCs w:val="22"/>
                    <w:lang w:val="en-US"/>
                  </w:rPr>
                </w:pPr>
                <w:ins w:id="3195" w:author="Billy Mitchell" w:date="2021-05-18T18:29:00Z">
                  <w:r w:rsidRPr="001B1DC8">
                    <w:rPr>
                      <w:rFonts w:ascii="Calibri" w:eastAsia="Times New Roman" w:hAnsi="Calibri" w:cs="Calibri"/>
                      <w:color w:val="000000"/>
                      <w:sz w:val="22"/>
                      <w:szCs w:val="22"/>
                      <w:lang w:val="en-US"/>
                    </w:rPr>
                    <w:t> </w:t>
                  </w:r>
                </w:ins>
              </w:p>
            </w:tc>
            <w:tc>
              <w:tcPr>
                <w:tcW w:w="908" w:type="dxa"/>
                <w:tcBorders>
                  <w:top w:val="nil"/>
                  <w:left w:val="nil"/>
                  <w:bottom w:val="single" w:sz="4" w:space="0" w:color="auto"/>
                  <w:right w:val="nil"/>
                </w:tcBorders>
                <w:shd w:val="clear" w:color="auto" w:fill="auto"/>
                <w:noWrap/>
                <w:vAlign w:val="center"/>
                <w:hideMark/>
                <w:tcPrChange w:id="3196"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6E57E288" w14:textId="77777777" w:rsidR="001B1DC8" w:rsidRPr="001B1DC8" w:rsidRDefault="001B1DC8" w:rsidP="001B1DC8">
                <w:pPr>
                  <w:spacing w:line="240" w:lineRule="auto"/>
                  <w:rPr>
                    <w:ins w:id="3197" w:author="Billy Mitchell" w:date="2021-05-18T18:29:00Z"/>
                    <w:rFonts w:ascii="Calibri" w:eastAsia="Times New Roman" w:hAnsi="Calibri" w:cs="Calibri"/>
                    <w:color w:val="000000"/>
                    <w:sz w:val="22"/>
                    <w:szCs w:val="22"/>
                    <w:lang w:val="en-US"/>
                  </w:rPr>
                </w:pPr>
                <w:ins w:id="3198" w:author="Billy Mitchell" w:date="2021-05-18T18:29:00Z">
                  <w:r w:rsidRPr="001B1DC8">
                    <w:rPr>
                      <w:rFonts w:ascii="Calibri" w:eastAsia="Times New Roman" w:hAnsi="Calibri" w:cs="Calibri"/>
                      <w:color w:val="000000"/>
                      <w:sz w:val="22"/>
                      <w:szCs w:val="22"/>
                      <w:lang w:val="en-US"/>
                    </w:rPr>
                    <w:t>0.468</w:t>
                  </w:r>
                </w:ins>
              </w:p>
            </w:tc>
            <w:tc>
              <w:tcPr>
                <w:tcW w:w="613" w:type="dxa"/>
                <w:tcBorders>
                  <w:top w:val="nil"/>
                  <w:left w:val="nil"/>
                  <w:bottom w:val="single" w:sz="4" w:space="0" w:color="auto"/>
                  <w:right w:val="single" w:sz="8" w:space="0" w:color="auto"/>
                </w:tcBorders>
                <w:shd w:val="clear" w:color="auto" w:fill="auto"/>
                <w:noWrap/>
                <w:vAlign w:val="center"/>
                <w:hideMark/>
                <w:tcPrChange w:id="3199"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3C9A6CC6" w14:textId="77777777" w:rsidR="001B1DC8" w:rsidRPr="001B1DC8" w:rsidRDefault="001B1DC8" w:rsidP="001B1DC8">
                <w:pPr>
                  <w:spacing w:line="240" w:lineRule="auto"/>
                  <w:rPr>
                    <w:ins w:id="3200" w:author="Billy Mitchell" w:date="2021-05-18T18:29:00Z"/>
                    <w:rFonts w:ascii="Calibri" w:eastAsia="Times New Roman" w:hAnsi="Calibri" w:cs="Calibri"/>
                    <w:color w:val="000000"/>
                    <w:sz w:val="22"/>
                    <w:szCs w:val="22"/>
                    <w:lang w:val="en-US"/>
                  </w:rPr>
                </w:pPr>
                <w:ins w:id="3201" w:author="Billy Mitchell" w:date="2021-05-18T18:29:00Z">
                  <w:r w:rsidRPr="001B1DC8">
                    <w:rPr>
                      <w:rFonts w:ascii="Calibri" w:eastAsia="Times New Roman" w:hAnsi="Calibri" w:cs="Calibri"/>
                      <w:color w:val="000000"/>
                      <w:sz w:val="22"/>
                      <w:szCs w:val="22"/>
                      <w:lang w:val="en-US"/>
                    </w:rPr>
                    <w:t> </w:t>
                  </w:r>
                </w:ins>
              </w:p>
            </w:tc>
          </w:tr>
          <w:tr w:rsidR="001B1DC8" w:rsidRPr="001B1DC8" w14:paraId="112EC73D" w14:textId="77777777" w:rsidTr="001B1DC8">
            <w:trPr>
              <w:trHeight w:val="600"/>
              <w:ins w:id="3202" w:author="Billy Mitchell" w:date="2021-05-18T18:29:00Z"/>
              <w:trPrChange w:id="3203"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noWrap/>
                <w:vAlign w:val="center"/>
                <w:hideMark/>
                <w:tcPrChange w:id="3204" w:author="Billy Mitchell" w:date="2021-05-18T18:32:00Z">
                  <w:tcPr>
                    <w:tcW w:w="3320" w:type="dxa"/>
                    <w:tcBorders>
                      <w:top w:val="nil"/>
                      <w:left w:val="single" w:sz="8" w:space="0" w:color="auto"/>
                      <w:bottom w:val="single" w:sz="4" w:space="0" w:color="auto"/>
                      <w:right w:val="nil"/>
                    </w:tcBorders>
                    <w:shd w:val="clear" w:color="000000" w:fill="F2F2F2"/>
                    <w:noWrap/>
                    <w:vAlign w:val="center"/>
                    <w:hideMark/>
                  </w:tcPr>
                </w:tcPrChange>
              </w:tcPr>
              <w:p w14:paraId="7352BFE0" w14:textId="77777777" w:rsidR="001B1DC8" w:rsidRPr="001B1DC8" w:rsidRDefault="001B1DC8" w:rsidP="001B1DC8">
                <w:pPr>
                  <w:spacing w:line="240" w:lineRule="auto"/>
                  <w:jc w:val="center"/>
                  <w:rPr>
                    <w:ins w:id="3205" w:author="Billy Mitchell" w:date="2021-05-18T18:29:00Z"/>
                    <w:rFonts w:eastAsia="Times New Roman"/>
                    <w:i/>
                    <w:iCs/>
                    <w:color w:val="000000"/>
                    <w:sz w:val="20"/>
                    <w:szCs w:val="20"/>
                    <w:lang w:val="en-US"/>
                  </w:rPr>
                </w:pPr>
                <w:ins w:id="3206" w:author="Billy Mitchell" w:date="2021-05-18T18:29:00Z">
                  <w:r w:rsidRPr="001B1DC8">
                    <w:rPr>
                      <w:rFonts w:eastAsia="Times New Roman"/>
                      <w:i/>
                      <w:iCs/>
                      <w:color w:val="000000"/>
                      <w:sz w:val="20"/>
                      <w:szCs w:val="20"/>
                      <w:lang w:val="en-US"/>
                    </w:rPr>
                    <w:t>Child, AMY v. vmPFC</w:t>
                  </w:r>
                </w:ins>
              </w:p>
            </w:tc>
            <w:tc>
              <w:tcPr>
                <w:tcW w:w="1227" w:type="dxa"/>
                <w:tcBorders>
                  <w:top w:val="nil"/>
                  <w:left w:val="nil"/>
                  <w:bottom w:val="single" w:sz="4" w:space="0" w:color="auto"/>
                  <w:right w:val="nil"/>
                </w:tcBorders>
                <w:shd w:val="clear" w:color="auto" w:fill="auto"/>
                <w:noWrap/>
                <w:vAlign w:val="center"/>
                <w:hideMark/>
                <w:tcPrChange w:id="3207"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4897E764" w14:textId="77777777" w:rsidR="001B1DC8" w:rsidRPr="001B1DC8" w:rsidRDefault="001B1DC8" w:rsidP="001B1DC8">
                <w:pPr>
                  <w:spacing w:line="240" w:lineRule="auto"/>
                  <w:jc w:val="center"/>
                  <w:rPr>
                    <w:ins w:id="3208" w:author="Billy Mitchell" w:date="2021-05-18T18:29:00Z"/>
                    <w:rFonts w:ascii="Calibri" w:eastAsia="Times New Roman" w:hAnsi="Calibri" w:cs="Calibri"/>
                    <w:color w:val="000000"/>
                    <w:sz w:val="22"/>
                    <w:szCs w:val="22"/>
                    <w:lang w:val="en-US"/>
                  </w:rPr>
                </w:pPr>
                <w:ins w:id="3209" w:author="Billy Mitchell" w:date="2021-05-18T18:29:00Z">
                  <w:r w:rsidRPr="001B1DC8">
                    <w:rPr>
                      <w:rFonts w:ascii="Calibri" w:eastAsia="Times New Roman" w:hAnsi="Calibri" w:cs="Calibri"/>
                      <w:color w:val="000000"/>
                      <w:sz w:val="22"/>
                      <w:szCs w:val="22"/>
                      <w:lang w:val="en-US"/>
                    </w:rPr>
                    <w:t>-0.087</w:t>
                  </w:r>
                </w:ins>
              </w:p>
            </w:tc>
            <w:tc>
              <w:tcPr>
                <w:tcW w:w="718" w:type="dxa"/>
                <w:tcBorders>
                  <w:top w:val="nil"/>
                  <w:left w:val="nil"/>
                  <w:bottom w:val="single" w:sz="4" w:space="0" w:color="auto"/>
                  <w:right w:val="nil"/>
                </w:tcBorders>
                <w:shd w:val="clear" w:color="auto" w:fill="auto"/>
                <w:noWrap/>
                <w:vAlign w:val="center"/>
                <w:hideMark/>
                <w:tcPrChange w:id="3210"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0694BA47" w14:textId="77777777" w:rsidR="001B1DC8" w:rsidRPr="001B1DC8" w:rsidRDefault="001B1DC8" w:rsidP="001B1DC8">
                <w:pPr>
                  <w:spacing w:line="240" w:lineRule="auto"/>
                  <w:jc w:val="center"/>
                  <w:rPr>
                    <w:ins w:id="3211" w:author="Billy Mitchell" w:date="2021-05-18T18:29:00Z"/>
                    <w:rFonts w:ascii="Calibri" w:eastAsia="Times New Roman" w:hAnsi="Calibri" w:cs="Calibri"/>
                    <w:color w:val="000000"/>
                    <w:sz w:val="22"/>
                    <w:szCs w:val="22"/>
                    <w:lang w:val="en-US"/>
                  </w:rPr>
                </w:pPr>
                <w:ins w:id="3212" w:author="Billy Mitchell" w:date="2021-05-18T18:29:00Z">
                  <w:r w:rsidRPr="001B1DC8">
                    <w:rPr>
                      <w:rFonts w:ascii="Calibri" w:eastAsia="Times New Roman" w:hAnsi="Calibri" w:cs="Calibri"/>
                      <w:color w:val="000000"/>
                      <w:sz w:val="22"/>
                      <w:szCs w:val="22"/>
                      <w:lang w:val="en-US"/>
                    </w:rPr>
                    <w:t>0.012</w:t>
                  </w:r>
                </w:ins>
              </w:p>
            </w:tc>
            <w:tc>
              <w:tcPr>
                <w:tcW w:w="1115" w:type="dxa"/>
                <w:tcBorders>
                  <w:top w:val="nil"/>
                  <w:left w:val="nil"/>
                  <w:bottom w:val="single" w:sz="4" w:space="0" w:color="auto"/>
                  <w:right w:val="nil"/>
                </w:tcBorders>
                <w:shd w:val="clear" w:color="auto" w:fill="auto"/>
                <w:noWrap/>
                <w:vAlign w:val="center"/>
                <w:hideMark/>
                <w:tcPrChange w:id="3213"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12BAEC32" w14:textId="77777777" w:rsidR="001B1DC8" w:rsidRPr="001B1DC8" w:rsidRDefault="001B1DC8" w:rsidP="001B1DC8">
                <w:pPr>
                  <w:spacing w:line="240" w:lineRule="auto"/>
                  <w:jc w:val="center"/>
                  <w:rPr>
                    <w:ins w:id="3214" w:author="Billy Mitchell" w:date="2021-05-18T18:29:00Z"/>
                    <w:rFonts w:ascii="Calibri" w:eastAsia="Times New Roman" w:hAnsi="Calibri" w:cs="Calibri"/>
                    <w:color w:val="000000"/>
                    <w:sz w:val="22"/>
                    <w:szCs w:val="22"/>
                    <w:lang w:val="en-US"/>
                  </w:rPr>
                </w:pPr>
                <w:ins w:id="3215" w:author="Billy Mitchell" w:date="2021-05-18T18:29:00Z">
                  <w:r w:rsidRPr="001B1DC8">
                    <w:rPr>
                      <w:rFonts w:ascii="Calibri" w:eastAsia="Times New Roman" w:hAnsi="Calibri" w:cs="Calibri"/>
                      <w:color w:val="000000"/>
                      <w:sz w:val="22"/>
                      <w:szCs w:val="22"/>
                      <w:lang w:val="en-US"/>
                    </w:rPr>
                    <w:t>-7.300</w:t>
                  </w:r>
                </w:ins>
              </w:p>
            </w:tc>
            <w:tc>
              <w:tcPr>
                <w:tcW w:w="663" w:type="dxa"/>
                <w:tcBorders>
                  <w:top w:val="nil"/>
                  <w:left w:val="nil"/>
                  <w:bottom w:val="single" w:sz="4" w:space="0" w:color="auto"/>
                  <w:right w:val="nil"/>
                </w:tcBorders>
                <w:shd w:val="clear" w:color="auto" w:fill="auto"/>
                <w:noWrap/>
                <w:vAlign w:val="center"/>
                <w:hideMark/>
                <w:tcPrChange w:id="3216"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2803E8B2" w14:textId="77777777" w:rsidR="001B1DC8" w:rsidRPr="001B1DC8" w:rsidRDefault="001B1DC8">
                <w:pPr>
                  <w:spacing w:line="240" w:lineRule="auto"/>
                  <w:rPr>
                    <w:ins w:id="3217" w:author="Billy Mitchell" w:date="2021-05-18T18:29:00Z"/>
                    <w:rFonts w:ascii="Calibri" w:eastAsia="Times New Roman" w:hAnsi="Calibri" w:cs="Calibri"/>
                    <w:color w:val="000000"/>
                    <w:sz w:val="22"/>
                    <w:szCs w:val="22"/>
                    <w:lang w:val="en-US"/>
                  </w:rPr>
                  <w:pPrChange w:id="3218" w:author="Billy Mitchell" w:date="2021-06-11T18:31:00Z">
                    <w:pPr>
                      <w:spacing w:line="240" w:lineRule="auto"/>
                      <w:jc w:val="center"/>
                    </w:pPr>
                  </w:pPrChange>
                </w:pPr>
                <w:ins w:id="3219" w:author="Billy Mitchell" w:date="2021-05-18T18:29:00Z">
                  <w:r w:rsidRPr="001B1DC8">
                    <w:rPr>
                      <w:rFonts w:ascii="Calibri" w:eastAsia="Times New Roman" w:hAnsi="Calibri" w:cs="Calibri"/>
                      <w:color w:val="000000"/>
                      <w:sz w:val="22"/>
                      <w:szCs w:val="22"/>
                      <w:lang w:val="en-US"/>
                    </w:rPr>
                    <w:t>3931</w:t>
                  </w:r>
                </w:ins>
              </w:p>
            </w:tc>
            <w:tc>
              <w:tcPr>
                <w:tcW w:w="326" w:type="dxa"/>
                <w:tcBorders>
                  <w:top w:val="nil"/>
                  <w:left w:val="nil"/>
                  <w:bottom w:val="single" w:sz="4" w:space="0" w:color="auto"/>
                  <w:right w:val="nil"/>
                </w:tcBorders>
                <w:shd w:val="clear" w:color="auto" w:fill="auto"/>
                <w:noWrap/>
                <w:vAlign w:val="center"/>
                <w:hideMark/>
                <w:tcPrChange w:id="3220"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3902C6C9" w14:textId="77777777" w:rsidR="001B1DC8" w:rsidRPr="001B1DC8" w:rsidRDefault="001B1DC8" w:rsidP="001B1DC8">
                <w:pPr>
                  <w:spacing w:line="240" w:lineRule="auto"/>
                  <w:jc w:val="right"/>
                  <w:rPr>
                    <w:ins w:id="3221" w:author="Billy Mitchell" w:date="2021-05-18T18:29:00Z"/>
                    <w:rFonts w:ascii="Calibri" w:eastAsia="Times New Roman" w:hAnsi="Calibri" w:cs="Calibri"/>
                    <w:color w:val="000000"/>
                    <w:sz w:val="22"/>
                    <w:szCs w:val="22"/>
                    <w:lang w:val="en-US"/>
                  </w:rPr>
                </w:pPr>
                <w:ins w:id="3222" w:author="Billy Mitchell" w:date="2021-05-18T18:29:00Z">
                  <w:r w:rsidRPr="001B1DC8">
                    <w:rPr>
                      <w:rFonts w:ascii="Calibri" w:eastAsia="Times New Roman" w:hAnsi="Calibri" w:cs="Calibri"/>
                      <w:color w:val="000000"/>
                      <w:sz w:val="22"/>
                      <w:szCs w:val="22"/>
                      <w:lang w:val="en-US"/>
                    </w:rPr>
                    <w:t>&lt;</w:t>
                  </w:r>
                </w:ins>
              </w:p>
            </w:tc>
            <w:tc>
              <w:tcPr>
                <w:tcW w:w="908" w:type="dxa"/>
                <w:tcBorders>
                  <w:top w:val="nil"/>
                  <w:left w:val="nil"/>
                  <w:bottom w:val="single" w:sz="4" w:space="0" w:color="auto"/>
                  <w:right w:val="nil"/>
                </w:tcBorders>
                <w:shd w:val="clear" w:color="auto" w:fill="auto"/>
                <w:noWrap/>
                <w:vAlign w:val="center"/>
                <w:hideMark/>
                <w:tcPrChange w:id="3223"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3A90E9DB" w14:textId="77777777" w:rsidR="001B1DC8" w:rsidRPr="001B1DC8" w:rsidRDefault="001B1DC8" w:rsidP="001B1DC8">
                <w:pPr>
                  <w:spacing w:line="240" w:lineRule="auto"/>
                  <w:rPr>
                    <w:ins w:id="3224" w:author="Billy Mitchell" w:date="2021-05-18T18:29:00Z"/>
                    <w:rFonts w:ascii="Calibri" w:eastAsia="Times New Roman" w:hAnsi="Calibri" w:cs="Calibri"/>
                    <w:color w:val="000000"/>
                    <w:sz w:val="22"/>
                    <w:szCs w:val="22"/>
                    <w:lang w:val="en-US"/>
                  </w:rPr>
                </w:pPr>
                <w:ins w:id="3225" w:author="Billy Mitchell" w:date="2021-05-18T18:29:00Z">
                  <w:r w:rsidRPr="001B1DC8">
                    <w:rPr>
                      <w:rFonts w:ascii="Calibri" w:eastAsia="Times New Roman" w:hAnsi="Calibri" w:cs="Calibri"/>
                      <w:color w:val="000000"/>
                      <w:sz w:val="22"/>
                      <w:szCs w:val="22"/>
                      <w:lang w:val="en-US"/>
                    </w:rPr>
                    <w:t>0.001</w:t>
                  </w:r>
                </w:ins>
              </w:p>
            </w:tc>
            <w:tc>
              <w:tcPr>
                <w:tcW w:w="613" w:type="dxa"/>
                <w:tcBorders>
                  <w:top w:val="nil"/>
                  <w:left w:val="nil"/>
                  <w:bottom w:val="single" w:sz="4" w:space="0" w:color="auto"/>
                  <w:right w:val="single" w:sz="8" w:space="0" w:color="auto"/>
                </w:tcBorders>
                <w:shd w:val="clear" w:color="auto" w:fill="auto"/>
                <w:noWrap/>
                <w:vAlign w:val="center"/>
                <w:hideMark/>
                <w:tcPrChange w:id="3226"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6468526B" w14:textId="77777777" w:rsidR="001B1DC8" w:rsidRPr="001B1DC8" w:rsidRDefault="001B1DC8" w:rsidP="001B1DC8">
                <w:pPr>
                  <w:spacing w:line="240" w:lineRule="auto"/>
                  <w:rPr>
                    <w:ins w:id="3227" w:author="Billy Mitchell" w:date="2021-05-18T18:29:00Z"/>
                    <w:rFonts w:ascii="Calibri" w:eastAsia="Times New Roman" w:hAnsi="Calibri" w:cs="Calibri"/>
                    <w:color w:val="000000"/>
                    <w:sz w:val="22"/>
                    <w:szCs w:val="22"/>
                    <w:lang w:val="en-US"/>
                  </w:rPr>
                </w:pPr>
                <w:ins w:id="3228" w:author="Billy Mitchell" w:date="2021-05-18T18:29:00Z">
                  <w:r w:rsidRPr="001B1DC8">
                    <w:rPr>
                      <w:rFonts w:ascii="Calibri" w:eastAsia="Times New Roman" w:hAnsi="Calibri" w:cs="Calibri"/>
                      <w:color w:val="000000"/>
                      <w:sz w:val="22"/>
                      <w:szCs w:val="22"/>
                      <w:lang w:val="en-US"/>
                    </w:rPr>
                    <w:t>***</w:t>
                  </w:r>
                </w:ins>
              </w:p>
            </w:tc>
          </w:tr>
          <w:tr w:rsidR="001B1DC8" w:rsidRPr="001B1DC8" w14:paraId="58B779E9" w14:textId="77777777" w:rsidTr="001B1DC8">
            <w:trPr>
              <w:trHeight w:val="600"/>
              <w:ins w:id="3229" w:author="Billy Mitchell" w:date="2021-05-18T18:29:00Z"/>
              <w:trPrChange w:id="3230"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noWrap/>
                <w:vAlign w:val="center"/>
                <w:hideMark/>
                <w:tcPrChange w:id="3231" w:author="Billy Mitchell" w:date="2021-05-18T18:32:00Z">
                  <w:tcPr>
                    <w:tcW w:w="3320" w:type="dxa"/>
                    <w:tcBorders>
                      <w:top w:val="nil"/>
                      <w:left w:val="single" w:sz="8" w:space="0" w:color="auto"/>
                      <w:bottom w:val="single" w:sz="4" w:space="0" w:color="auto"/>
                      <w:right w:val="nil"/>
                    </w:tcBorders>
                    <w:shd w:val="clear" w:color="000000" w:fill="F2F2F2"/>
                    <w:noWrap/>
                    <w:vAlign w:val="center"/>
                    <w:hideMark/>
                  </w:tcPr>
                </w:tcPrChange>
              </w:tcPr>
              <w:p w14:paraId="4A9E2602" w14:textId="77777777" w:rsidR="001B1DC8" w:rsidRPr="001B1DC8" w:rsidRDefault="001B1DC8" w:rsidP="001B1DC8">
                <w:pPr>
                  <w:spacing w:line="240" w:lineRule="auto"/>
                  <w:jc w:val="center"/>
                  <w:rPr>
                    <w:ins w:id="3232" w:author="Billy Mitchell" w:date="2021-05-18T18:29:00Z"/>
                    <w:rFonts w:eastAsia="Times New Roman"/>
                    <w:i/>
                    <w:iCs/>
                    <w:color w:val="000000"/>
                    <w:sz w:val="20"/>
                    <w:szCs w:val="20"/>
                    <w:lang w:val="en-US"/>
                  </w:rPr>
                </w:pPr>
                <w:ins w:id="3233" w:author="Billy Mitchell" w:date="2021-05-18T18:29:00Z">
                  <w:r w:rsidRPr="001B1DC8">
                    <w:rPr>
                      <w:rFonts w:eastAsia="Times New Roman"/>
                      <w:i/>
                      <w:iCs/>
                      <w:color w:val="000000"/>
                      <w:sz w:val="20"/>
                      <w:szCs w:val="20"/>
                      <w:lang w:val="en-US"/>
                    </w:rPr>
                    <w:t>Child, NAcc v. vmPFC</w:t>
                  </w:r>
                </w:ins>
              </w:p>
            </w:tc>
            <w:tc>
              <w:tcPr>
                <w:tcW w:w="1227" w:type="dxa"/>
                <w:tcBorders>
                  <w:top w:val="nil"/>
                  <w:left w:val="nil"/>
                  <w:bottom w:val="single" w:sz="4" w:space="0" w:color="auto"/>
                  <w:right w:val="nil"/>
                </w:tcBorders>
                <w:shd w:val="clear" w:color="auto" w:fill="auto"/>
                <w:noWrap/>
                <w:vAlign w:val="center"/>
                <w:hideMark/>
                <w:tcPrChange w:id="3234"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3024F311" w14:textId="77777777" w:rsidR="001B1DC8" w:rsidRPr="001B1DC8" w:rsidRDefault="001B1DC8" w:rsidP="001B1DC8">
                <w:pPr>
                  <w:spacing w:line="240" w:lineRule="auto"/>
                  <w:jc w:val="center"/>
                  <w:rPr>
                    <w:ins w:id="3235" w:author="Billy Mitchell" w:date="2021-05-18T18:29:00Z"/>
                    <w:rFonts w:ascii="Calibri" w:eastAsia="Times New Roman" w:hAnsi="Calibri" w:cs="Calibri"/>
                    <w:color w:val="000000"/>
                    <w:sz w:val="22"/>
                    <w:szCs w:val="22"/>
                    <w:lang w:val="en-US"/>
                  </w:rPr>
                </w:pPr>
                <w:ins w:id="3236" w:author="Billy Mitchell" w:date="2021-05-18T18:29:00Z">
                  <w:r w:rsidRPr="001B1DC8">
                    <w:rPr>
                      <w:rFonts w:ascii="Calibri" w:eastAsia="Times New Roman" w:hAnsi="Calibri" w:cs="Calibri"/>
                      <w:color w:val="000000"/>
                      <w:sz w:val="22"/>
                      <w:szCs w:val="22"/>
                      <w:lang w:val="en-US"/>
                    </w:rPr>
                    <w:t>-0.059</w:t>
                  </w:r>
                </w:ins>
              </w:p>
            </w:tc>
            <w:tc>
              <w:tcPr>
                <w:tcW w:w="718" w:type="dxa"/>
                <w:tcBorders>
                  <w:top w:val="nil"/>
                  <w:left w:val="nil"/>
                  <w:bottom w:val="single" w:sz="4" w:space="0" w:color="auto"/>
                  <w:right w:val="nil"/>
                </w:tcBorders>
                <w:shd w:val="clear" w:color="auto" w:fill="auto"/>
                <w:noWrap/>
                <w:vAlign w:val="center"/>
                <w:hideMark/>
                <w:tcPrChange w:id="3237"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148DB2F0" w14:textId="77777777" w:rsidR="001B1DC8" w:rsidRPr="001B1DC8" w:rsidRDefault="001B1DC8" w:rsidP="001B1DC8">
                <w:pPr>
                  <w:spacing w:line="240" w:lineRule="auto"/>
                  <w:jc w:val="center"/>
                  <w:rPr>
                    <w:ins w:id="3238" w:author="Billy Mitchell" w:date="2021-05-18T18:29:00Z"/>
                    <w:rFonts w:ascii="Calibri" w:eastAsia="Times New Roman" w:hAnsi="Calibri" w:cs="Calibri"/>
                    <w:color w:val="000000"/>
                    <w:sz w:val="22"/>
                    <w:szCs w:val="22"/>
                    <w:lang w:val="en-US"/>
                  </w:rPr>
                </w:pPr>
                <w:ins w:id="3239" w:author="Billy Mitchell" w:date="2021-05-18T18:29:00Z">
                  <w:r w:rsidRPr="001B1DC8">
                    <w:rPr>
                      <w:rFonts w:ascii="Calibri" w:eastAsia="Times New Roman" w:hAnsi="Calibri" w:cs="Calibri"/>
                      <w:color w:val="000000"/>
                      <w:sz w:val="22"/>
                      <w:szCs w:val="22"/>
                      <w:lang w:val="en-US"/>
                    </w:rPr>
                    <w:t>0.013</w:t>
                  </w:r>
                </w:ins>
              </w:p>
            </w:tc>
            <w:tc>
              <w:tcPr>
                <w:tcW w:w="1115" w:type="dxa"/>
                <w:tcBorders>
                  <w:top w:val="nil"/>
                  <w:left w:val="nil"/>
                  <w:bottom w:val="single" w:sz="4" w:space="0" w:color="auto"/>
                  <w:right w:val="nil"/>
                </w:tcBorders>
                <w:shd w:val="clear" w:color="auto" w:fill="auto"/>
                <w:noWrap/>
                <w:vAlign w:val="center"/>
                <w:hideMark/>
                <w:tcPrChange w:id="3240"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1B1659E9" w14:textId="77777777" w:rsidR="001B1DC8" w:rsidRPr="001B1DC8" w:rsidRDefault="001B1DC8" w:rsidP="001B1DC8">
                <w:pPr>
                  <w:spacing w:line="240" w:lineRule="auto"/>
                  <w:jc w:val="center"/>
                  <w:rPr>
                    <w:ins w:id="3241" w:author="Billy Mitchell" w:date="2021-05-18T18:29:00Z"/>
                    <w:rFonts w:ascii="Calibri" w:eastAsia="Times New Roman" w:hAnsi="Calibri" w:cs="Calibri"/>
                    <w:color w:val="000000"/>
                    <w:sz w:val="22"/>
                    <w:szCs w:val="22"/>
                    <w:lang w:val="en-US"/>
                  </w:rPr>
                </w:pPr>
                <w:ins w:id="3242" w:author="Billy Mitchell" w:date="2021-05-18T18:29:00Z">
                  <w:r w:rsidRPr="001B1DC8">
                    <w:rPr>
                      <w:rFonts w:ascii="Calibri" w:eastAsia="Times New Roman" w:hAnsi="Calibri" w:cs="Calibri"/>
                      <w:color w:val="000000"/>
                      <w:sz w:val="22"/>
                      <w:szCs w:val="22"/>
                      <w:lang w:val="en-US"/>
                    </w:rPr>
                    <w:t>-4.569</w:t>
                  </w:r>
                </w:ins>
              </w:p>
            </w:tc>
            <w:tc>
              <w:tcPr>
                <w:tcW w:w="663" w:type="dxa"/>
                <w:tcBorders>
                  <w:top w:val="nil"/>
                  <w:left w:val="nil"/>
                  <w:bottom w:val="single" w:sz="4" w:space="0" w:color="auto"/>
                  <w:right w:val="nil"/>
                </w:tcBorders>
                <w:shd w:val="clear" w:color="auto" w:fill="auto"/>
                <w:noWrap/>
                <w:vAlign w:val="center"/>
                <w:hideMark/>
                <w:tcPrChange w:id="3243"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43840660" w14:textId="77777777" w:rsidR="001B1DC8" w:rsidRPr="001B1DC8" w:rsidRDefault="001B1DC8">
                <w:pPr>
                  <w:spacing w:line="240" w:lineRule="auto"/>
                  <w:rPr>
                    <w:ins w:id="3244" w:author="Billy Mitchell" w:date="2021-05-18T18:29:00Z"/>
                    <w:rFonts w:ascii="Calibri" w:eastAsia="Times New Roman" w:hAnsi="Calibri" w:cs="Calibri"/>
                    <w:color w:val="000000"/>
                    <w:sz w:val="22"/>
                    <w:szCs w:val="22"/>
                    <w:lang w:val="en-US"/>
                  </w:rPr>
                  <w:pPrChange w:id="3245" w:author="Billy Mitchell" w:date="2021-06-11T18:31:00Z">
                    <w:pPr>
                      <w:spacing w:line="240" w:lineRule="auto"/>
                      <w:jc w:val="center"/>
                    </w:pPr>
                  </w:pPrChange>
                </w:pPr>
                <w:ins w:id="3246" w:author="Billy Mitchell" w:date="2021-05-18T18:29:00Z">
                  <w:r w:rsidRPr="001B1DC8">
                    <w:rPr>
                      <w:rFonts w:ascii="Calibri" w:eastAsia="Times New Roman" w:hAnsi="Calibri" w:cs="Calibri"/>
                      <w:color w:val="000000"/>
                      <w:sz w:val="22"/>
                      <w:szCs w:val="22"/>
                      <w:lang w:val="en-US"/>
                    </w:rPr>
                    <w:t>4188</w:t>
                  </w:r>
                </w:ins>
              </w:p>
            </w:tc>
            <w:tc>
              <w:tcPr>
                <w:tcW w:w="326" w:type="dxa"/>
                <w:tcBorders>
                  <w:top w:val="nil"/>
                  <w:left w:val="nil"/>
                  <w:bottom w:val="single" w:sz="4" w:space="0" w:color="auto"/>
                  <w:right w:val="nil"/>
                </w:tcBorders>
                <w:shd w:val="clear" w:color="auto" w:fill="auto"/>
                <w:noWrap/>
                <w:vAlign w:val="center"/>
                <w:hideMark/>
                <w:tcPrChange w:id="3247"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3AF57CB3" w14:textId="77777777" w:rsidR="001B1DC8" w:rsidRPr="001B1DC8" w:rsidRDefault="001B1DC8" w:rsidP="001B1DC8">
                <w:pPr>
                  <w:spacing w:line="240" w:lineRule="auto"/>
                  <w:jc w:val="right"/>
                  <w:rPr>
                    <w:ins w:id="3248" w:author="Billy Mitchell" w:date="2021-05-18T18:29:00Z"/>
                    <w:rFonts w:ascii="Calibri" w:eastAsia="Times New Roman" w:hAnsi="Calibri" w:cs="Calibri"/>
                    <w:color w:val="000000"/>
                    <w:sz w:val="22"/>
                    <w:szCs w:val="22"/>
                    <w:lang w:val="en-US"/>
                  </w:rPr>
                </w:pPr>
                <w:ins w:id="3249" w:author="Billy Mitchell" w:date="2021-05-18T18:29:00Z">
                  <w:r w:rsidRPr="001B1DC8">
                    <w:rPr>
                      <w:rFonts w:ascii="Calibri" w:eastAsia="Times New Roman" w:hAnsi="Calibri" w:cs="Calibri"/>
                      <w:color w:val="000000"/>
                      <w:sz w:val="22"/>
                      <w:szCs w:val="22"/>
                      <w:lang w:val="en-US"/>
                    </w:rPr>
                    <w:t>&lt;</w:t>
                  </w:r>
                </w:ins>
              </w:p>
            </w:tc>
            <w:tc>
              <w:tcPr>
                <w:tcW w:w="908" w:type="dxa"/>
                <w:tcBorders>
                  <w:top w:val="nil"/>
                  <w:left w:val="nil"/>
                  <w:bottom w:val="single" w:sz="4" w:space="0" w:color="auto"/>
                  <w:right w:val="nil"/>
                </w:tcBorders>
                <w:shd w:val="clear" w:color="auto" w:fill="auto"/>
                <w:noWrap/>
                <w:vAlign w:val="center"/>
                <w:hideMark/>
                <w:tcPrChange w:id="3250"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76BDA11C" w14:textId="77777777" w:rsidR="001B1DC8" w:rsidRPr="001B1DC8" w:rsidRDefault="001B1DC8" w:rsidP="001B1DC8">
                <w:pPr>
                  <w:spacing w:line="240" w:lineRule="auto"/>
                  <w:rPr>
                    <w:ins w:id="3251" w:author="Billy Mitchell" w:date="2021-05-18T18:29:00Z"/>
                    <w:rFonts w:ascii="Calibri" w:eastAsia="Times New Roman" w:hAnsi="Calibri" w:cs="Calibri"/>
                    <w:color w:val="000000"/>
                    <w:sz w:val="22"/>
                    <w:szCs w:val="22"/>
                    <w:lang w:val="en-US"/>
                  </w:rPr>
                </w:pPr>
                <w:ins w:id="3252" w:author="Billy Mitchell" w:date="2021-05-18T18:29:00Z">
                  <w:r w:rsidRPr="001B1DC8">
                    <w:rPr>
                      <w:rFonts w:ascii="Calibri" w:eastAsia="Times New Roman" w:hAnsi="Calibri" w:cs="Calibri"/>
                      <w:color w:val="000000"/>
                      <w:sz w:val="22"/>
                      <w:szCs w:val="22"/>
                      <w:lang w:val="en-US"/>
                    </w:rPr>
                    <w:t>0.001</w:t>
                  </w:r>
                </w:ins>
              </w:p>
            </w:tc>
            <w:tc>
              <w:tcPr>
                <w:tcW w:w="613" w:type="dxa"/>
                <w:tcBorders>
                  <w:top w:val="nil"/>
                  <w:left w:val="nil"/>
                  <w:bottom w:val="single" w:sz="4" w:space="0" w:color="auto"/>
                  <w:right w:val="single" w:sz="8" w:space="0" w:color="auto"/>
                </w:tcBorders>
                <w:shd w:val="clear" w:color="auto" w:fill="auto"/>
                <w:noWrap/>
                <w:vAlign w:val="center"/>
                <w:hideMark/>
                <w:tcPrChange w:id="3253"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63DAB751" w14:textId="77777777" w:rsidR="001B1DC8" w:rsidRPr="001B1DC8" w:rsidRDefault="001B1DC8" w:rsidP="001B1DC8">
                <w:pPr>
                  <w:spacing w:line="240" w:lineRule="auto"/>
                  <w:rPr>
                    <w:ins w:id="3254" w:author="Billy Mitchell" w:date="2021-05-18T18:29:00Z"/>
                    <w:rFonts w:ascii="Calibri" w:eastAsia="Times New Roman" w:hAnsi="Calibri" w:cs="Calibri"/>
                    <w:color w:val="000000"/>
                    <w:sz w:val="22"/>
                    <w:szCs w:val="22"/>
                    <w:lang w:val="en-US"/>
                  </w:rPr>
                </w:pPr>
                <w:ins w:id="3255" w:author="Billy Mitchell" w:date="2021-05-18T18:29:00Z">
                  <w:r w:rsidRPr="001B1DC8">
                    <w:rPr>
                      <w:rFonts w:ascii="Calibri" w:eastAsia="Times New Roman" w:hAnsi="Calibri" w:cs="Calibri"/>
                      <w:color w:val="000000"/>
                      <w:sz w:val="22"/>
                      <w:szCs w:val="22"/>
                      <w:lang w:val="en-US"/>
                    </w:rPr>
                    <w:t>***</w:t>
                  </w:r>
                </w:ins>
              </w:p>
            </w:tc>
          </w:tr>
          <w:tr w:rsidR="001B1DC8" w:rsidRPr="001B1DC8" w14:paraId="7E3B2DF9" w14:textId="77777777" w:rsidTr="001B1DC8">
            <w:trPr>
              <w:trHeight w:val="600"/>
              <w:ins w:id="3256" w:author="Billy Mitchell" w:date="2021-05-18T18:29:00Z"/>
              <w:trPrChange w:id="3257"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noWrap/>
                <w:vAlign w:val="center"/>
                <w:hideMark/>
                <w:tcPrChange w:id="3258" w:author="Billy Mitchell" w:date="2021-05-18T18:32:00Z">
                  <w:tcPr>
                    <w:tcW w:w="3320" w:type="dxa"/>
                    <w:tcBorders>
                      <w:top w:val="nil"/>
                      <w:left w:val="single" w:sz="8" w:space="0" w:color="auto"/>
                      <w:bottom w:val="single" w:sz="4" w:space="0" w:color="auto"/>
                      <w:right w:val="nil"/>
                    </w:tcBorders>
                    <w:shd w:val="clear" w:color="000000" w:fill="F2F2F2"/>
                    <w:noWrap/>
                    <w:vAlign w:val="center"/>
                    <w:hideMark/>
                  </w:tcPr>
                </w:tcPrChange>
              </w:tcPr>
              <w:p w14:paraId="11CCD788" w14:textId="6A22E5CC" w:rsidR="001B1DC8" w:rsidRPr="001B1DC8" w:rsidRDefault="001B1DC8" w:rsidP="001B1DC8">
                <w:pPr>
                  <w:spacing w:line="240" w:lineRule="auto"/>
                  <w:jc w:val="center"/>
                  <w:rPr>
                    <w:ins w:id="3259" w:author="Billy Mitchell" w:date="2021-05-18T18:29:00Z"/>
                    <w:rFonts w:eastAsia="Times New Roman"/>
                    <w:i/>
                    <w:iCs/>
                    <w:color w:val="000000"/>
                    <w:sz w:val="20"/>
                    <w:szCs w:val="20"/>
                    <w:lang w:val="en-US"/>
                  </w:rPr>
                </w:pPr>
                <w:ins w:id="3260" w:author="Billy Mitchell" w:date="2021-05-18T18:29:00Z">
                  <w:r w:rsidRPr="001B1DC8">
                    <w:rPr>
                      <w:rFonts w:eastAsia="Times New Roman"/>
                      <w:i/>
                      <w:iCs/>
                      <w:color w:val="000000"/>
                      <w:sz w:val="20"/>
                      <w:szCs w:val="20"/>
                      <w:lang w:val="en-US"/>
                    </w:rPr>
                    <w:t>Adult, AMY v. N</w:t>
                  </w:r>
                </w:ins>
                <w:ins w:id="3261" w:author="Billy Mitchell" w:date="2021-05-23T16:39:00Z">
                  <w:r w:rsidR="00851532">
                    <w:rPr>
                      <w:rFonts w:eastAsia="Times New Roman"/>
                      <w:i/>
                      <w:iCs/>
                      <w:color w:val="000000"/>
                      <w:sz w:val="20"/>
                      <w:szCs w:val="20"/>
                      <w:lang w:val="en-US"/>
                    </w:rPr>
                    <w:t>A</w:t>
                  </w:r>
                </w:ins>
                <w:ins w:id="3262" w:author="Billy Mitchell" w:date="2021-05-18T18:29:00Z">
                  <w:r w:rsidRPr="001B1DC8">
                    <w:rPr>
                      <w:rFonts w:eastAsia="Times New Roman"/>
                      <w:i/>
                      <w:iCs/>
                      <w:color w:val="000000"/>
                      <w:sz w:val="20"/>
                      <w:szCs w:val="20"/>
                      <w:lang w:val="en-US"/>
                    </w:rPr>
                    <w:t>cc</w:t>
                  </w:r>
                </w:ins>
              </w:p>
            </w:tc>
            <w:tc>
              <w:tcPr>
                <w:tcW w:w="1227" w:type="dxa"/>
                <w:tcBorders>
                  <w:top w:val="nil"/>
                  <w:left w:val="nil"/>
                  <w:bottom w:val="single" w:sz="4" w:space="0" w:color="auto"/>
                  <w:right w:val="nil"/>
                </w:tcBorders>
                <w:shd w:val="clear" w:color="auto" w:fill="auto"/>
                <w:noWrap/>
                <w:vAlign w:val="center"/>
                <w:hideMark/>
                <w:tcPrChange w:id="3263"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7A7547DB" w14:textId="77777777" w:rsidR="001B1DC8" w:rsidRPr="001B1DC8" w:rsidRDefault="001B1DC8" w:rsidP="001B1DC8">
                <w:pPr>
                  <w:spacing w:line="240" w:lineRule="auto"/>
                  <w:jc w:val="center"/>
                  <w:rPr>
                    <w:ins w:id="3264" w:author="Billy Mitchell" w:date="2021-05-18T18:29:00Z"/>
                    <w:rFonts w:ascii="Calibri" w:eastAsia="Times New Roman" w:hAnsi="Calibri" w:cs="Calibri"/>
                    <w:color w:val="000000"/>
                    <w:sz w:val="22"/>
                    <w:szCs w:val="22"/>
                    <w:lang w:val="en-US"/>
                  </w:rPr>
                </w:pPr>
                <w:ins w:id="3265" w:author="Billy Mitchell" w:date="2021-05-18T18:29:00Z">
                  <w:r w:rsidRPr="001B1DC8">
                    <w:rPr>
                      <w:rFonts w:ascii="Calibri" w:eastAsia="Times New Roman" w:hAnsi="Calibri" w:cs="Calibri"/>
                      <w:color w:val="000000"/>
                      <w:sz w:val="22"/>
                      <w:szCs w:val="22"/>
                      <w:lang w:val="en-US"/>
                    </w:rPr>
                    <w:t>-0.017</w:t>
                  </w:r>
                </w:ins>
              </w:p>
            </w:tc>
            <w:tc>
              <w:tcPr>
                <w:tcW w:w="718" w:type="dxa"/>
                <w:tcBorders>
                  <w:top w:val="nil"/>
                  <w:left w:val="nil"/>
                  <w:bottom w:val="single" w:sz="4" w:space="0" w:color="auto"/>
                  <w:right w:val="nil"/>
                </w:tcBorders>
                <w:shd w:val="clear" w:color="auto" w:fill="auto"/>
                <w:noWrap/>
                <w:vAlign w:val="center"/>
                <w:hideMark/>
                <w:tcPrChange w:id="3266"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00529965" w14:textId="77777777" w:rsidR="001B1DC8" w:rsidRPr="001B1DC8" w:rsidRDefault="001B1DC8" w:rsidP="001B1DC8">
                <w:pPr>
                  <w:spacing w:line="240" w:lineRule="auto"/>
                  <w:jc w:val="center"/>
                  <w:rPr>
                    <w:ins w:id="3267" w:author="Billy Mitchell" w:date="2021-05-18T18:29:00Z"/>
                    <w:rFonts w:ascii="Calibri" w:eastAsia="Times New Roman" w:hAnsi="Calibri" w:cs="Calibri"/>
                    <w:color w:val="000000"/>
                    <w:sz w:val="22"/>
                    <w:szCs w:val="22"/>
                    <w:lang w:val="en-US"/>
                  </w:rPr>
                </w:pPr>
                <w:ins w:id="3268" w:author="Billy Mitchell" w:date="2021-05-18T18:29:00Z">
                  <w:r w:rsidRPr="001B1DC8">
                    <w:rPr>
                      <w:rFonts w:ascii="Calibri" w:eastAsia="Times New Roman" w:hAnsi="Calibri" w:cs="Calibri"/>
                      <w:color w:val="000000"/>
                      <w:sz w:val="22"/>
                      <w:szCs w:val="22"/>
                      <w:lang w:val="en-US"/>
                    </w:rPr>
                    <w:t>0.012</w:t>
                  </w:r>
                </w:ins>
              </w:p>
            </w:tc>
            <w:tc>
              <w:tcPr>
                <w:tcW w:w="1115" w:type="dxa"/>
                <w:tcBorders>
                  <w:top w:val="nil"/>
                  <w:left w:val="nil"/>
                  <w:bottom w:val="single" w:sz="4" w:space="0" w:color="auto"/>
                  <w:right w:val="nil"/>
                </w:tcBorders>
                <w:shd w:val="clear" w:color="auto" w:fill="auto"/>
                <w:noWrap/>
                <w:vAlign w:val="center"/>
                <w:hideMark/>
                <w:tcPrChange w:id="3269"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7BD35C7A" w14:textId="77777777" w:rsidR="001B1DC8" w:rsidRPr="001B1DC8" w:rsidRDefault="001B1DC8" w:rsidP="001B1DC8">
                <w:pPr>
                  <w:spacing w:line="240" w:lineRule="auto"/>
                  <w:jc w:val="center"/>
                  <w:rPr>
                    <w:ins w:id="3270" w:author="Billy Mitchell" w:date="2021-05-18T18:29:00Z"/>
                    <w:rFonts w:ascii="Calibri" w:eastAsia="Times New Roman" w:hAnsi="Calibri" w:cs="Calibri"/>
                    <w:color w:val="000000"/>
                    <w:sz w:val="22"/>
                    <w:szCs w:val="22"/>
                    <w:lang w:val="en-US"/>
                  </w:rPr>
                </w:pPr>
                <w:ins w:id="3271" w:author="Billy Mitchell" w:date="2021-05-18T18:29:00Z">
                  <w:r w:rsidRPr="001B1DC8">
                    <w:rPr>
                      <w:rFonts w:ascii="Calibri" w:eastAsia="Times New Roman" w:hAnsi="Calibri" w:cs="Calibri"/>
                      <w:color w:val="000000"/>
                      <w:sz w:val="22"/>
                      <w:szCs w:val="22"/>
                      <w:lang w:val="en-US"/>
                    </w:rPr>
                    <w:t>-1.465</w:t>
                  </w:r>
                </w:ins>
              </w:p>
            </w:tc>
            <w:tc>
              <w:tcPr>
                <w:tcW w:w="663" w:type="dxa"/>
                <w:tcBorders>
                  <w:top w:val="nil"/>
                  <w:left w:val="nil"/>
                  <w:bottom w:val="single" w:sz="4" w:space="0" w:color="auto"/>
                  <w:right w:val="nil"/>
                </w:tcBorders>
                <w:shd w:val="clear" w:color="auto" w:fill="auto"/>
                <w:noWrap/>
                <w:vAlign w:val="center"/>
                <w:hideMark/>
                <w:tcPrChange w:id="3272"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768FBBA4" w14:textId="77777777" w:rsidR="001B1DC8" w:rsidRPr="001B1DC8" w:rsidRDefault="001B1DC8">
                <w:pPr>
                  <w:spacing w:line="240" w:lineRule="auto"/>
                  <w:rPr>
                    <w:ins w:id="3273" w:author="Billy Mitchell" w:date="2021-05-18T18:29:00Z"/>
                    <w:rFonts w:ascii="Calibri" w:eastAsia="Times New Roman" w:hAnsi="Calibri" w:cs="Calibri"/>
                    <w:color w:val="000000"/>
                    <w:sz w:val="22"/>
                    <w:szCs w:val="22"/>
                    <w:lang w:val="en-US"/>
                  </w:rPr>
                  <w:pPrChange w:id="3274" w:author="Billy Mitchell" w:date="2021-06-11T18:31:00Z">
                    <w:pPr>
                      <w:spacing w:line="240" w:lineRule="auto"/>
                      <w:jc w:val="center"/>
                    </w:pPr>
                  </w:pPrChange>
                </w:pPr>
                <w:ins w:id="3275" w:author="Billy Mitchell" w:date="2021-05-18T18:29:00Z">
                  <w:r w:rsidRPr="001B1DC8">
                    <w:rPr>
                      <w:rFonts w:ascii="Calibri" w:eastAsia="Times New Roman" w:hAnsi="Calibri" w:cs="Calibri"/>
                      <w:color w:val="000000"/>
                      <w:sz w:val="22"/>
                      <w:szCs w:val="22"/>
                      <w:lang w:val="en-US"/>
                    </w:rPr>
                    <w:t>3036</w:t>
                  </w:r>
                </w:ins>
              </w:p>
            </w:tc>
            <w:tc>
              <w:tcPr>
                <w:tcW w:w="326" w:type="dxa"/>
                <w:tcBorders>
                  <w:top w:val="nil"/>
                  <w:left w:val="nil"/>
                  <w:bottom w:val="single" w:sz="4" w:space="0" w:color="auto"/>
                  <w:right w:val="nil"/>
                </w:tcBorders>
                <w:shd w:val="clear" w:color="auto" w:fill="auto"/>
                <w:noWrap/>
                <w:vAlign w:val="center"/>
                <w:hideMark/>
                <w:tcPrChange w:id="3276"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031E6C75" w14:textId="77777777" w:rsidR="001B1DC8" w:rsidRPr="001B1DC8" w:rsidRDefault="001B1DC8" w:rsidP="001B1DC8">
                <w:pPr>
                  <w:spacing w:line="240" w:lineRule="auto"/>
                  <w:jc w:val="right"/>
                  <w:rPr>
                    <w:ins w:id="3277" w:author="Billy Mitchell" w:date="2021-05-18T18:29:00Z"/>
                    <w:rFonts w:ascii="Calibri" w:eastAsia="Times New Roman" w:hAnsi="Calibri" w:cs="Calibri"/>
                    <w:color w:val="000000"/>
                    <w:sz w:val="22"/>
                    <w:szCs w:val="22"/>
                    <w:lang w:val="en-US"/>
                  </w:rPr>
                </w:pPr>
                <w:ins w:id="3278" w:author="Billy Mitchell" w:date="2021-05-18T18:29:00Z">
                  <w:r w:rsidRPr="001B1DC8">
                    <w:rPr>
                      <w:rFonts w:ascii="Calibri" w:eastAsia="Times New Roman" w:hAnsi="Calibri" w:cs="Calibri"/>
                      <w:color w:val="000000"/>
                      <w:sz w:val="22"/>
                      <w:szCs w:val="22"/>
                      <w:lang w:val="en-US"/>
                    </w:rPr>
                    <w:t> </w:t>
                  </w:r>
                </w:ins>
              </w:p>
            </w:tc>
            <w:tc>
              <w:tcPr>
                <w:tcW w:w="908" w:type="dxa"/>
                <w:tcBorders>
                  <w:top w:val="nil"/>
                  <w:left w:val="nil"/>
                  <w:bottom w:val="single" w:sz="4" w:space="0" w:color="auto"/>
                  <w:right w:val="nil"/>
                </w:tcBorders>
                <w:shd w:val="clear" w:color="auto" w:fill="auto"/>
                <w:noWrap/>
                <w:vAlign w:val="center"/>
                <w:hideMark/>
                <w:tcPrChange w:id="3279"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41336AF1" w14:textId="77777777" w:rsidR="001B1DC8" w:rsidRPr="001B1DC8" w:rsidRDefault="001B1DC8" w:rsidP="001B1DC8">
                <w:pPr>
                  <w:spacing w:line="240" w:lineRule="auto"/>
                  <w:rPr>
                    <w:ins w:id="3280" w:author="Billy Mitchell" w:date="2021-05-18T18:29:00Z"/>
                    <w:rFonts w:ascii="Calibri" w:eastAsia="Times New Roman" w:hAnsi="Calibri" w:cs="Calibri"/>
                    <w:color w:val="000000"/>
                    <w:sz w:val="22"/>
                    <w:szCs w:val="22"/>
                    <w:lang w:val="en-US"/>
                  </w:rPr>
                </w:pPr>
                <w:ins w:id="3281" w:author="Billy Mitchell" w:date="2021-05-18T18:29:00Z">
                  <w:r w:rsidRPr="001B1DC8">
                    <w:rPr>
                      <w:rFonts w:ascii="Calibri" w:eastAsia="Times New Roman" w:hAnsi="Calibri" w:cs="Calibri"/>
                      <w:color w:val="000000"/>
                      <w:sz w:val="22"/>
                      <w:szCs w:val="22"/>
                      <w:lang w:val="en-US"/>
                    </w:rPr>
                    <w:t>1.000</w:t>
                  </w:r>
                </w:ins>
              </w:p>
            </w:tc>
            <w:tc>
              <w:tcPr>
                <w:tcW w:w="613" w:type="dxa"/>
                <w:tcBorders>
                  <w:top w:val="nil"/>
                  <w:left w:val="nil"/>
                  <w:bottom w:val="single" w:sz="4" w:space="0" w:color="auto"/>
                  <w:right w:val="single" w:sz="8" w:space="0" w:color="auto"/>
                </w:tcBorders>
                <w:shd w:val="clear" w:color="auto" w:fill="auto"/>
                <w:noWrap/>
                <w:vAlign w:val="center"/>
                <w:hideMark/>
                <w:tcPrChange w:id="3282"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6C9A805C" w14:textId="77777777" w:rsidR="001B1DC8" w:rsidRPr="001B1DC8" w:rsidRDefault="001B1DC8" w:rsidP="001B1DC8">
                <w:pPr>
                  <w:spacing w:line="240" w:lineRule="auto"/>
                  <w:rPr>
                    <w:ins w:id="3283" w:author="Billy Mitchell" w:date="2021-05-18T18:29:00Z"/>
                    <w:rFonts w:ascii="Calibri" w:eastAsia="Times New Roman" w:hAnsi="Calibri" w:cs="Calibri"/>
                    <w:color w:val="000000"/>
                    <w:sz w:val="22"/>
                    <w:szCs w:val="22"/>
                    <w:lang w:val="en-US"/>
                  </w:rPr>
                </w:pPr>
                <w:ins w:id="3284" w:author="Billy Mitchell" w:date="2021-05-18T18:29:00Z">
                  <w:r w:rsidRPr="001B1DC8">
                    <w:rPr>
                      <w:rFonts w:ascii="Calibri" w:eastAsia="Times New Roman" w:hAnsi="Calibri" w:cs="Calibri"/>
                      <w:color w:val="000000"/>
                      <w:sz w:val="22"/>
                      <w:szCs w:val="22"/>
                      <w:lang w:val="en-US"/>
                    </w:rPr>
                    <w:t> </w:t>
                  </w:r>
                </w:ins>
              </w:p>
            </w:tc>
          </w:tr>
          <w:tr w:rsidR="001B1DC8" w:rsidRPr="001B1DC8" w14:paraId="52A004F8" w14:textId="77777777" w:rsidTr="001B1DC8">
            <w:trPr>
              <w:trHeight w:val="600"/>
              <w:ins w:id="3285" w:author="Billy Mitchell" w:date="2021-05-18T18:29:00Z"/>
              <w:trPrChange w:id="3286"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noWrap/>
                <w:vAlign w:val="center"/>
                <w:hideMark/>
                <w:tcPrChange w:id="3287" w:author="Billy Mitchell" w:date="2021-05-18T18:32:00Z">
                  <w:tcPr>
                    <w:tcW w:w="3320" w:type="dxa"/>
                    <w:tcBorders>
                      <w:top w:val="nil"/>
                      <w:left w:val="single" w:sz="8" w:space="0" w:color="auto"/>
                      <w:bottom w:val="single" w:sz="4" w:space="0" w:color="auto"/>
                      <w:right w:val="nil"/>
                    </w:tcBorders>
                    <w:shd w:val="clear" w:color="000000" w:fill="F2F2F2"/>
                    <w:noWrap/>
                    <w:vAlign w:val="center"/>
                    <w:hideMark/>
                  </w:tcPr>
                </w:tcPrChange>
              </w:tcPr>
              <w:p w14:paraId="3F5FA0AB" w14:textId="77777777" w:rsidR="001B1DC8" w:rsidRPr="001B1DC8" w:rsidRDefault="001B1DC8" w:rsidP="001B1DC8">
                <w:pPr>
                  <w:spacing w:line="240" w:lineRule="auto"/>
                  <w:jc w:val="center"/>
                  <w:rPr>
                    <w:ins w:id="3288" w:author="Billy Mitchell" w:date="2021-05-18T18:29:00Z"/>
                    <w:rFonts w:eastAsia="Times New Roman"/>
                    <w:i/>
                    <w:iCs/>
                    <w:color w:val="000000"/>
                    <w:sz w:val="20"/>
                    <w:szCs w:val="20"/>
                    <w:lang w:val="en-US"/>
                  </w:rPr>
                </w:pPr>
                <w:ins w:id="3289" w:author="Billy Mitchell" w:date="2021-05-18T18:29:00Z">
                  <w:r w:rsidRPr="001B1DC8">
                    <w:rPr>
                      <w:rFonts w:eastAsia="Times New Roman"/>
                      <w:i/>
                      <w:iCs/>
                      <w:color w:val="000000"/>
                      <w:sz w:val="20"/>
                      <w:szCs w:val="20"/>
                      <w:lang w:val="en-US"/>
                    </w:rPr>
                    <w:t>Adult, AMY v. vmPFC</w:t>
                  </w:r>
                </w:ins>
              </w:p>
            </w:tc>
            <w:tc>
              <w:tcPr>
                <w:tcW w:w="1227" w:type="dxa"/>
                <w:tcBorders>
                  <w:top w:val="nil"/>
                  <w:left w:val="nil"/>
                  <w:bottom w:val="single" w:sz="4" w:space="0" w:color="auto"/>
                  <w:right w:val="nil"/>
                </w:tcBorders>
                <w:shd w:val="clear" w:color="auto" w:fill="auto"/>
                <w:noWrap/>
                <w:vAlign w:val="center"/>
                <w:hideMark/>
                <w:tcPrChange w:id="3290"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52A399A9" w14:textId="77777777" w:rsidR="001B1DC8" w:rsidRPr="001B1DC8" w:rsidRDefault="001B1DC8" w:rsidP="001B1DC8">
                <w:pPr>
                  <w:spacing w:line="240" w:lineRule="auto"/>
                  <w:jc w:val="center"/>
                  <w:rPr>
                    <w:ins w:id="3291" w:author="Billy Mitchell" w:date="2021-05-18T18:29:00Z"/>
                    <w:rFonts w:ascii="Calibri" w:eastAsia="Times New Roman" w:hAnsi="Calibri" w:cs="Calibri"/>
                    <w:color w:val="000000"/>
                    <w:sz w:val="22"/>
                    <w:szCs w:val="22"/>
                    <w:lang w:val="en-US"/>
                  </w:rPr>
                </w:pPr>
                <w:ins w:id="3292" w:author="Billy Mitchell" w:date="2021-05-18T18:29:00Z">
                  <w:r w:rsidRPr="001B1DC8">
                    <w:rPr>
                      <w:rFonts w:ascii="Calibri" w:eastAsia="Times New Roman" w:hAnsi="Calibri" w:cs="Calibri"/>
                      <w:color w:val="000000"/>
                      <w:sz w:val="22"/>
                      <w:szCs w:val="22"/>
                      <w:lang w:val="en-US"/>
                    </w:rPr>
                    <w:t>-0.016</w:t>
                  </w:r>
                </w:ins>
              </w:p>
            </w:tc>
            <w:tc>
              <w:tcPr>
                <w:tcW w:w="718" w:type="dxa"/>
                <w:tcBorders>
                  <w:top w:val="nil"/>
                  <w:left w:val="nil"/>
                  <w:bottom w:val="single" w:sz="4" w:space="0" w:color="auto"/>
                  <w:right w:val="nil"/>
                </w:tcBorders>
                <w:shd w:val="clear" w:color="auto" w:fill="auto"/>
                <w:noWrap/>
                <w:vAlign w:val="center"/>
                <w:hideMark/>
                <w:tcPrChange w:id="3293"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694AC48E" w14:textId="77777777" w:rsidR="001B1DC8" w:rsidRPr="001B1DC8" w:rsidRDefault="001B1DC8" w:rsidP="001B1DC8">
                <w:pPr>
                  <w:spacing w:line="240" w:lineRule="auto"/>
                  <w:jc w:val="center"/>
                  <w:rPr>
                    <w:ins w:id="3294" w:author="Billy Mitchell" w:date="2021-05-18T18:29:00Z"/>
                    <w:rFonts w:ascii="Calibri" w:eastAsia="Times New Roman" w:hAnsi="Calibri" w:cs="Calibri"/>
                    <w:color w:val="000000"/>
                    <w:sz w:val="22"/>
                    <w:szCs w:val="22"/>
                    <w:lang w:val="en-US"/>
                  </w:rPr>
                </w:pPr>
                <w:ins w:id="3295" w:author="Billy Mitchell" w:date="2021-05-18T18:29:00Z">
                  <w:r w:rsidRPr="001B1DC8">
                    <w:rPr>
                      <w:rFonts w:ascii="Calibri" w:eastAsia="Times New Roman" w:hAnsi="Calibri" w:cs="Calibri"/>
                      <w:color w:val="000000"/>
                      <w:sz w:val="22"/>
                      <w:szCs w:val="22"/>
                      <w:lang w:val="en-US"/>
                    </w:rPr>
                    <w:t>0.012</w:t>
                  </w:r>
                </w:ins>
              </w:p>
            </w:tc>
            <w:tc>
              <w:tcPr>
                <w:tcW w:w="1115" w:type="dxa"/>
                <w:tcBorders>
                  <w:top w:val="nil"/>
                  <w:left w:val="nil"/>
                  <w:bottom w:val="single" w:sz="4" w:space="0" w:color="auto"/>
                  <w:right w:val="nil"/>
                </w:tcBorders>
                <w:shd w:val="clear" w:color="auto" w:fill="auto"/>
                <w:noWrap/>
                <w:vAlign w:val="center"/>
                <w:hideMark/>
                <w:tcPrChange w:id="3296"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74636575" w14:textId="77777777" w:rsidR="001B1DC8" w:rsidRPr="001B1DC8" w:rsidRDefault="001B1DC8" w:rsidP="001B1DC8">
                <w:pPr>
                  <w:spacing w:line="240" w:lineRule="auto"/>
                  <w:jc w:val="center"/>
                  <w:rPr>
                    <w:ins w:id="3297" w:author="Billy Mitchell" w:date="2021-05-18T18:29:00Z"/>
                    <w:rFonts w:ascii="Calibri" w:eastAsia="Times New Roman" w:hAnsi="Calibri" w:cs="Calibri"/>
                    <w:color w:val="000000"/>
                    <w:sz w:val="22"/>
                    <w:szCs w:val="22"/>
                    <w:lang w:val="en-US"/>
                  </w:rPr>
                </w:pPr>
                <w:ins w:id="3298" w:author="Billy Mitchell" w:date="2021-05-18T18:29:00Z">
                  <w:r w:rsidRPr="001B1DC8">
                    <w:rPr>
                      <w:rFonts w:ascii="Calibri" w:eastAsia="Times New Roman" w:hAnsi="Calibri" w:cs="Calibri"/>
                      <w:color w:val="000000"/>
                      <w:sz w:val="22"/>
                      <w:szCs w:val="22"/>
                      <w:lang w:val="en-US"/>
                    </w:rPr>
                    <w:t>-1.341</w:t>
                  </w:r>
                </w:ins>
              </w:p>
            </w:tc>
            <w:tc>
              <w:tcPr>
                <w:tcW w:w="663" w:type="dxa"/>
                <w:tcBorders>
                  <w:top w:val="nil"/>
                  <w:left w:val="nil"/>
                  <w:bottom w:val="single" w:sz="4" w:space="0" w:color="auto"/>
                  <w:right w:val="nil"/>
                </w:tcBorders>
                <w:shd w:val="clear" w:color="auto" w:fill="auto"/>
                <w:noWrap/>
                <w:vAlign w:val="center"/>
                <w:hideMark/>
                <w:tcPrChange w:id="3299"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24382C99" w14:textId="77777777" w:rsidR="001B1DC8" w:rsidRPr="001B1DC8" w:rsidRDefault="001B1DC8">
                <w:pPr>
                  <w:spacing w:line="240" w:lineRule="auto"/>
                  <w:rPr>
                    <w:ins w:id="3300" w:author="Billy Mitchell" w:date="2021-05-18T18:29:00Z"/>
                    <w:rFonts w:ascii="Calibri" w:eastAsia="Times New Roman" w:hAnsi="Calibri" w:cs="Calibri"/>
                    <w:color w:val="000000"/>
                    <w:sz w:val="22"/>
                    <w:szCs w:val="22"/>
                    <w:lang w:val="en-US"/>
                  </w:rPr>
                  <w:pPrChange w:id="3301" w:author="Billy Mitchell" w:date="2021-06-11T18:31:00Z">
                    <w:pPr>
                      <w:spacing w:line="240" w:lineRule="auto"/>
                      <w:jc w:val="center"/>
                    </w:pPr>
                  </w:pPrChange>
                </w:pPr>
                <w:ins w:id="3302" w:author="Billy Mitchell" w:date="2021-05-18T18:29:00Z">
                  <w:r w:rsidRPr="001B1DC8">
                    <w:rPr>
                      <w:rFonts w:ascii="Calibri" w:eastAsia="Times New Roman" w:hAnsi="Calibri" w:cs="Calibri"/>
                      <w:color w:val="000000"/>
                      <w:sz w:val="22"/>
                      <w:szCs w:val="22"/>
                      <w:lang w:val="en-US"/>
                    </w:rPr>
                    <w:t>3004</w:t>
                  </w:r>
                </w:ins>
              </w:p>
            </w:tc>
            <w:tc>
              <w:tcPr>
                <w:tcW w:w="326" w:type="dxa"/>
                <w:tcBorders>
                  <w:top w:val="nil"/>
                  <w:left w:val="nil"/>
                  <w:bottom w:val="single" w:sz="4" w:space="0" w:color="auto"/>
                  <w:right w:val="nil"/>
                </w:tcBorders>
                <w:shd w:val="clear" w:color="auto" w:fill="auto"/>
                <w:noWrap/>
                <w:vAlign w:val="center"/>
                <w:hideMark/>
                <w:tcPrChange w:id="3303"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1A139D0F" w14:textId="77777777" w:rsidR="001B1DC8" w:rsidRPr="001B1DC8" w:rsidRDefault="001B1DC8" w:rsidP="001B1DC8">
                <w:pPr>
                  <w:spacing w:line="240" w:lineRule="auto"/>
                  <w:jc w:val="right"/>
                  <w:rPr>
                    <w:ins w:id="3304" w:author="Billy Mitchell" w:date="2021-05-18T18:29:00Z"/>
                    <w:rFonts w:ascii="Calibri" w:eastAsia="Times New Roman" w:hAnsi="Calibri" w:cs="Calibri"/>
                    <w:color w:val="000000"/>
                    <w:sz w:val="22"/>
                    <w:szCs w:val="22"/>
                    <w:lang w:val="en-US"/>
                  </w:rPr>
                </w:pPr>
                <w:ins w:id="3305" w:author="Billy Mitchell" w:date="2021-05-18T18:29:00Z">
                  <w:r w:rsidRPr="001B1DC8">
                    <w:rPr>
                      <w:rFonts w:ascii="Calibri" w:eastAsia="Times New Roman" w:hAnsi="Calibri" w:cs="Calibri"/>
                      <w:color w:val="000000"/>
                      <w:sz w:val="22"/>
                      <w:szCs w:val="22"/>
                      <w:lang w:val="en-US"/>
                    </w:rPr>
                    <w:t> </w:t>
                  </w:r>
                </w:ins>
              </w:p>
            </w:tc>
            <w:tc>
              <w:tcPr>
                <w:tcW w:w="908" w:type="dxa"/>
                <w:tcBorders>
                  <w:top w:val="nil"/>
                  <w:left w:val="nil"/>
                  <w:bottom w:val="single" w:sz="4" w:space="0" w:color="auto"/>
                  <w:right w:val="nil"/>
                </w:tcBorders>
                <w:shd w:val="clear" w:color="auto" w:fill="auto"/>
                <w:noWrap/>
                <w:vAlign w:val="center"/>
                <w:hideMark/>
                <w:tcPrChange w:id="3306"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7D7D1A1E" w14:textId="77777777" w:rsidR="001B1DC8" w:rsidRPr="001B1DC8" w:rsidRDefault="001B1DC8" w:rsidP="001B1DC8">
                <w:pPr>
                  <w:spacing w:line="240" w:lineRule="auto"/>
                  <w:rPr>
                    <w:ins w:id="3307" w:author="Billy Mitchell" w:date="2021-05-18T18:29:00Z"/>
                    <w:rFonts w:ascii="Calibri" w:eastAsia="Times New Roman" w:hAnsi="Calibri" w:cs="Calibri"/>
                    <w:color w:val="000000"/>
                    <w:sz w:val="22"/>
                    <w:szCs w:val="22"/>
                    <w:lang w:val="en-US"/>
                  </w:rPr>
                </w:pPr>
                <w:ins w:id="3308" w:author="Billy Mitchell" w:date="2021-05-18T18:29:00Z">
                  <w:r w:rsidRPr="001B1DC8">
                    <w:rPr>
                      <w:rFonts w:ascii="Calibri" w:eastAsia="Times New Roman" w:hAnsi="Calibri" w:cs="Calibri"/>
                      <w:color w:val="000000"/>
                      <w:sz w:val="22"/>
                      <w:szCs w:val="22"/>
                      <w:lang w:val="en-US"/>
                    </w:rPr>
                    <w:t>1.000</w:t>
                  </w:r>
                </w:ins>
              </w:p>
            </w:tc>
            <w:tc>
              <w:tcPr>
                <w:tcW w:w="613" w:type="dxa"/>
                <w:tcBorders>
                  <w:top w:val="nil"/>
                  <w:left w:val="nil"/>
                  <w:bottom w:val="single" w:sz="4" w:space="0" w:color="auto"/>
                  <w:right w:val="single" w:sz="8" w:space="0" w:color="auto"/>
                </w:tcBorders>
                <w:shd w:val="clear" w:color="auto" w:fill="auto"/>
                <w:noWrap/>
                <w:vAlign w:val="center"/>
                <w:hideMark/>
                <w:tcPrChange w:id="3309"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435FF0A7" w14:textId="77777777" w:rsidR="001B1DC8" w:rsidRPr="001B1DC8" w:rsidRDefault="001B1DC8" w:rsidP="001B1DC8">
                <w:pPr>
                  <w:spacing w:line="240" w:lineRule="auto"/>
                  <w:rPr>
                    <w:ins w:id="3310" w:author="Billy Mitchell" w:date="2021-05-18T18:29:00Z"/>
                    <w:rFonts w:ascii="Calibri" w:eastAsia="Times New Roman" w:hAnsi="Calibri" w:cs="Calibri"/>
                    <w:color w:val="000000"/>
                    <w:sz w:val="22"/>
                    <w:szCs w:val="22"/>
                    <w:lang w:val="en-US"/>
                  </w:rPr>
                </w:pPr>
                <w:ins w:id="3311" w:author="Billy Mitchell" w:date="2021-05-18T18:29:00Z">
                  <w:r w:rsidRPr="001B1DC8">
                    <w:rPr>
                      <w:rFonts w:ascii="Calibri" w:eastAsia="Times New Roman" w:hAnsi="Calibri" w:cs="Calibri"/>
                      <w:color w:val="000000"/>
                      <w:sz w:val="22"/>
                      <w:szCs w:val="22"/>
                      <w:lang w:val="en-US"/>
                    </w:rPr>
                    <w:t> </w:t>
                  </w:r>
                </w:ins>
              </w:p>
            </w:tc>
          </w:tr>
          <w:tr w:rsidR="001B1DC8" w:rsidRPr="001B1DC8" w14:paraId="2031FB64" w14:textId="77777777" w:rsidTr="001B1DC8">
            <w:trPr>
              <w:trHeight w:val="600"/>
              <w:ins w:id="3312" w:author="Billy Mitchell" w:date="2021-05-18T18:29:00Z"/>
              <w:trPrChange w:id="3313"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noWrap/>
                <w:vAlign w:val="center"/>
                <w:hideMark/>
                <w:tcPrChange w:id="3314" w:author="Billy Mitchell" w:date="2021-05-18T18:32:00Z">
                  <w:tcPr>
                    <w:tcW w:w="3320" w:type="dxa"/>
                    <w:tcBorders>
                      <w:top w:val="nil"/>
                      <w:left w:val="single" w:sz="8" w:space="0" w:color="auto"/>
                      <w:bottom w:val="single" w:sz="4" w:space="0" w:color="auto"/>
                      <w:right w:val="nil"/>
                    </w:tcBorders>
                    <w:shd w:val="clear" w:color="000000" w:fill="F2F2F2"/>
                    <w:noWrap/>
                    <w:vAlign w:val="center"/>
                    <w:hideMark/>
                  </w:tcPr>
                </w:tcPrChange>
              </w:tcPr>
              <w:p w14:paraId="5FEB70D0" w14:textId="77777777" w:rsidR="001B1DC8" w:rsidRPr="001B1DC8" w:rsidRDefault="001B1DC8" w:rsidP="001B1DC8">
                <w:pPr>
                  <w:spacing w:line="240" w:lineRule="auto"/>
                  <w:jc w:val="center"/>
                  <w:rPr>
                    <w:ins w:id="3315" w:author="Billy Mitchell" w:date="2021-05-18T18:29:00Z"/>
                    <w:rFonts w:eastAsia="Times New Roman"/>
                    <w:i/>
                    <w:iCs/>
                    <w:color w:val="000000"/>
                    <w:sz w:val="20"/>
                    <w:szCs w:val="20"/>
                    <w:lang w:val="en-US"/>
                  </w:rPr>
                </w:pPr>
                <w:ins w:id="3316" w:author="Billy Mitchell" w:date="2021-05-18T18:29:00Z">
                  <w:r w:rsidRPr="001B1DC8">
                    <w:rPr>
                      <w:rFonts w:eastAsia="Times New Roman"/>
                      <w:i/>
                      <w:iCs/>
                      <w:color w:val="000000"/>
                      <w:sz w:val="20"/>
                      <w:szCs w:val="20"/>
                      <w:lang w:val="en-US"/>
                    </w:rPr>
                    <w:t>Adult, NAcc v. vmPFC</w:t>
                  </w:r>
                </w:ins>
              </w:p>
            </w:tc>
            <w:tc>
              <w:tcPr>
                <w:tcW w:w="1227" w:type="dxa"/>
                <w:tcBorders>
                  <w:top w:val="nil"/>
                  <w:left w:val="nil"/>
                  <w:bottom w:val="single" w:sz="4" w:space="0" w:color="auto"/>
                  <w:right w:val="nil"/>
                </w:tcBorders>
                <w:shd w:val="clear" w:color="auto" w:fill="auto"/>
                <w:noWrap/>
                <w:vAlign w:val="center"/>
                <w:hideMark/>
                <w:tcPrChange w:id="3317"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6653C9C8" w14:textId="77777777" w:rsidR="001B1DC8" w:rsidRPr="001B1DC8" w:rsidRDefault="001B1DC8" w:rsidP="001B1DC8">
                <w:pPr>
                  <w:spacing w:line="240" w:lineRule="auto"/>
                  <w:jc w:val="center"/>
                  <w:rPr>
                    <w:ins w:id="3318" w:author="Billy Mitchell" w:date="2021-05-18T18:29:00Z"/>
                    <w:rFonts w:ascii="Calibri" w:eastAsia="Times New Roman" w:hAnsi="Calibri" w:cs="Calibri"/>
                    <w:color w:val="000000"/>
                    <w:sz w:val="22"/>
                    <w:szCs w:val="22"/>
                    <w:lang w:val="en-US"/>
                  </w:rPr>
                </w:pPr>
                <w:ins w:id="3319" w:author="Billy Mitchell" w:date="2021-05-18T18:29:00Z">
                  <w:r w:rsidRPr="001B1DC8">
                    <w:rPr>
                      <w:rFonts w:ascii="Calibri" w:eastAsia="Times New Roman" w:hAnsi="Calibri" w:cs="Calibri"/>
                      <w:color w:val="000000"/>
                      <w:sz w:val="22"/>
                      <w:szCs w:val="22"/>
                      <w:lang w:val="en-US"/>
                    </w:rPr>
                    <w:t>0.001</w:t>
                  </w:r>
                </w:ins>
              </w:p>
            </w:tc>
            <w:tc>
              <w:tcPr>
                <w:tcW w:w="718" w:type="dxa"/>
                <w:tcBorders>
                  <w:top w:val="nil"/>
                  <w:left w:val="nil"/>
                  <w:bottom w:val="single" w:sz="4" w:space="0" w:color="auto"/>
                  <w:right w:val="nil"/>
                </w:tcBorders>
                <w:shd w:val="clear" w:color="auto" w:fill="auto"/>
                <w:noWrap/>
                <w:vAlign w:val="center"/>
                <w:hideMark/>
                <w:tcPrChange w:id="3320"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3770DEEA" w14:textId="77777777" w:rsidR="001B1DC8" w:rsidRPr="001B1DC8" w:rsidRDefault="001B1DC8" w:rsidP="001B1DC8">
                <w:pPr>
                  <w:spacing w:line="240" w:lineRule="auto"/>
                  <w:jc w:val="center"/>
                  <w:rPr>
                    <w:ins w:id="3321" w:author="Billy Mitchell" w:date="2021-05-18T18:29:00Z"/>
                    <w:rFonts w:ascii="Calibri" w:eastAsia="Times New Roman" w:hAnsi="Calibri" w:cs="Calibri"/>
                    <w:color w:val="000000"/>
                    <w:sz w:val="22"/>
                    <w:szCs w:val="22"/>
                    <w:lang w:val="en-US"/>
                  </w:rPr>
                </w:pPr>
                <w:ins w:id="3322" w:author="Billy Mitchell" w:date="2021-05-18T18:29:00Z">
                  <w:r w:rsidRPr="001B1DC8">
                    <w:rPr>
                      <w:rFonts w:ascii="Calibri" w:eastAsia="Times New Roman" w:hAnsi="Calibri" w:cs="Calibri"/>
                      <w:color w:val="000000"/>
                      <w:sz w:val="22"/>
                      <w:szCs w:val="22"/>
                      <w:lang w:val="en-US"/>
                    </w:rPr>
                    <w:t>0.014</w:t>
                  </w:r>
                </w:ins>
              </w:p>
            </w:tc>
            <w:tc>
              <w:tcPr>
                <w:tcW w:w="1115" w:type="dxa"/>
                <w:tcBorders>
                  <w:top w:val="nil"/>
                  <w:left w:val="nil"/>
                  <w:bottom w:val="single" w:sz="4" w:space="0" w:color="auto"/>
                  <w:right w:val="nil"/>
                </w:tcBorders>
                <w:shd w:val="clear" w:color="auto" w:fill="auto"/>
                <w:noWrap/>
                <w:vAlign w:val="center"/>
                <w:hideMark/>
                <w:tcPrChange w:id="3323"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00248802" w14:textId="77777777" w:rsidR="001B1DC8" w:rsidRPr="001B1DC8" w:rsidRDefault="001B1DC8" w:rsidP="001B1DC8">
                <w:pPr>
                  <w:spacing w:line="240" w:lineRule="auto"/>
                  <w:jc w:val="center"/>
                  <w:rPr>
                    <w:ins w:id="3324" w:author="Billy Mitchell" w:date="2021-05-18T18:29:00Z"/>
                    <w:rFonts w:ascii="Calibri" w:eastAsia="Times New Roman" w:hAnsi="Calibri" w:cs="Calibri"/>
                    <w:color w:val="000000"/>
                    <w:sz w:val="22"/>
                    <w:szCs w:val="22"/>
                    <w:lang w:val="en-US"/>
                  </w:rPr>
                </w:pPr>
                <w:ins w:id="3325" w:author="Billy Mitchell" w:date="2021-05-18T18:29:00Z">
                  <w:r w:rsidRPr="001B1DC8">
                    <w:rPr>
                      <w:rFonts w:ascii="Calibri" w:eastAsia="Times New Roman" w:hAnsi="Calibri" w:cs="Calibri"/>
                      <w:color w:val="000000"/>
                      <w:sz w:val="22"/>
                      <w:szCs w:val="22"/>
                      <w:lang w:val="en-US"/>
                    </w:rPr>
                    <w:t>0.092</w:t>
                  </w:r>
                </w:ins>
              </w:p>
            </w:tc>
            <w:tc>
              <w:tcPr>
                <w:tcW w:w="663" w:type="dxa"/>
                <w:tcBorders>
                  <w:top w:val="nil"/>
                  <w:left w:val="nil"/>
                  <w:bottom w:val="single" w:sz="4" w:space="0" w:color="auto"/>
                  <w:right w:val="nil"/>
                </w:tcBorders>
                <w:shd w:val="clear" w:color="auto" w:fill="auto"/>
                <w:noWrap/>
                <w:vAlign w:val="center"/>
                <w:hideMark/>
                <w:tcPrChange w:id="3326"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148275C4" w14:textId="77777777" w:rsidR="001B1DC8" w:rsidRPr="001B1DC8" w:rsidRDefault="001B1DC8">
                <w:pPr>
                  <w:spacing w:line="240" w:lineRule="auto"/>
                  <w:rPr>
                    <w:ins w:id="3327" w:author="Billy Mitchell" w:date="2021-05-18T18:29:00Z"/>
                    <w:rFonts w:ascii="Calibri" w:eastAsia="Times New Roman" w:hAnsi="Calibri" w:cs="Calibri"/>
                    <w:color w:val="000000"/>
                    <w:sz w:val="22"/>
                    <w:szCs w:val="22"/>
                    <w:lang w:val="en-US"/>
                  </w:rPr>
                  <w:pPrChange w:id="3328" w:author="Billy Mitchell" w:date="2021-06-11T18:31:00Z">
                    <w:pPr>
                      <w:spacing w:line="240" w:lineRule="auto"/>
                      <w:jc w:val="center"/>
                    </w:pPr>
                  </w:pPrChange>
                </w:pPr>
                <w:ins w:id="3329" w:author="Billy Mitchell" w:date="2021-05-18T18:29:00Z">
                  <w:r w:rsidRPr="001B1DC8">
                    <w:rPr>
                      <w:rFonts w:ascii="Calibri" w:eastAsia="Times New Roman" w:hAnsi="Calibri" w:cs="Calibri"/>
                      <w:color w:val="000000"/>
                      <w:sz w:val="22"/>
                      <w:szCs w:val="22"/>
                      <w:lang w:val="en-US"/>
                    </w:rPr>
                    <w:t>3357</w:t>
                  </w:r>
                </w:ins>
              </w:p>
            </w:tc>
            <w:tc>
              <w:tcPr>
                <w:tcW w:w="326" w:type="dxa"/>
                <w:tcBorders>
                  <w:top w:val="nil"/>
                  <w:left w:val="nil"/>
                  <w:bottom w:val="single" w:sz="4" w:space="0" w:color="auto"/>
                  <w:right w:val="nil"/>
                </w:tcBorders>
                <w:shd w:val="clear" w:color="auto" w:fill="auto"/>
                <w:noWrap/>
                <w:vAlign w:val="center"/>
                <w:hideMark/>
                <w:tcPrChange w:id="3330"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6BECAD27" w14:textId="77777777" w:rsidR="001B1DC8" w:rsidRPr="001B1DC8" w:rsidRDefault="001B1DC8" w:rsidP="001B1DC8">
                <w:pPr>
                  <w:spacing w:line="240" w:lineRule="auto"/>
                  <w:jc w:val="right"/>
                  <w:rPr>
                    <w:ins w:id="3331" w:author="Billy Mitchell" w:date="2021-05-18T18:29:00Z"/>
                    <w:rFonts w:ascii="Calibri" w:eastAsia="Times New Roman" w:hAnsi="Calibri" w:cs="Calibri"/>
                    <w:color w:val="000000"/>
                    <w:sz w:val="22"/>
                    <w:szCs w:val="22"/>
                    <w:lang w:val="en-US"/>
                  </w:rPr>
                </w:pPr>
                <w:ins w:id="3332" w:author="Billy Mitchell" w:date="2021-05-18T18:29:00Z">
                  <w:r w:rsidRPr="001B1DC8">
                    <w:rPr>
                      <w:rFonts w:ascii="Calibri" w:eastAsia="Times New Roman" w:hAnsi="Calibri" w:cs="Calibri"/>
                      <w:color w:val="000000"/>
                      <w:sz w:val="22"/>
                      <w:szCs w:val="22"/>
                      <w:lang w:val="en-US"/>
                    </w:rPr>
                    <w:t> </w:t>
                  </w:r>
                </w:ins>
              </w:p>
            </w:tc>
            <w:tc>
              <w:tcPr>
                <w:tcW w:w="908" w:type="dxa"/>
                <w:tcBorders>
                  <w:top w:val="nil"/>
                  <w:left w:val="nil"/>
                  <w:bottom w:val="single" w:sz="4" w:space="0" w:color="auto"/>
                  <w:right w:val="nil"/>
                </w:tcBorders>
                <w:shd w:val="clear" w:color="auto" w:fill="auto"/>
                <w:noWrap/>
                <w:vAlign w:val="center"/>
                <w:hideMark/>
                <w:tcPrChange w:id="3333"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71BBAE47" w14:textId="77777777" w:rsidR="001B1DC8" w:rsidRPr="001B1DC8" w:rsidRDefault="001B1DC8" w:rsidP="001B1DC8">
                <w:pPr>
                  <w:spacing w:line="240" w:lineRule="auto"/>
                  <w:rPr>
                    <w:ins w:id="3334" w:author="Billy Mitchell" w:date="2021-05-18T18:29:00Z"/>
                    <w:rFonts w:ascii="Calibri" w:eastAsia="Times New Roman" w:hAnsi="Calibri" w:cs="Calibri"/>
                    <w:color w:val="000000"/>
                    <w:sz w:val="22"/>
                    <w:szCs w:val="22"/>
                    <w:lang w:val="en-US"/>
                  </w:rPr>
                </w:pPr>
                <w:ins w:id="3335" w:author="Billy Mitchell" w:date="2021-05-18T18:29:00Z">
                  <w:r w:rsidRPr="001B1DC8">
                    <w:rPr>
                      <w:rFonts w:ascii="Calibri" w:eastAsia="Times New Roman" w:hAnsi="Calibri" w:cs="Calibri"/>
                      <w:color w:val="000000"/>
                      <w:sz w:val="22"/>
                      <w:szCs w:val="22"/>
                      <w:lang w:val="en-US"/>
                    </w:rPr>
                    <w:t>1.000</w:t>
                  </w:r>
                </w:ins>
              </w:p>
            </w:tc>
            <w:tc>
              <w:tcPr>
                <w:tcW w:w="613" w:type="dxa"/>
                <w:tcBorders>
                  <w:top w:val="nil"/>
                  <w:left w:val="nil"/>
                  <w:bottom w:val="single" w:sz="4" w:space="0" w:color="auto"/>
                  <w:right w:val="single" w:sz="8" w:space="0" w:color="auto"/>
                </w:tcBorders>
                <w:shd w:val="clear" w:color="auto" w:fill="auto"/>
                <w:noWrap/>
                <w:vAlign w:val="center"/>
                <w:hideMark/>
                <w:tcPrChange w:id="3336"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4819C89D" w14:textId="77777777" w:rsidR="001B1DC8" w:rsidRPr="001B1DC8" w:rsidRDefault="001B1DC8" w:rsidP="001B1DC8">
                <w:pPr>
                  <w:spacing w:line="240" w:lineRule="auto"/>
                  <w:rPr>
                    <w:ins w:id="3337" w:author="Billy Mitchell" w:date="2021-05-18T18:29:00Z"/>
                    <w:rFonts w:ascii="Calibri" w:eastAsia="Times New Roman" w:hAnsi="Calibri" w:cs="Calibri"/>
                    <w:color w:val="000000"/>
                    <w:sz w:val="22"/>
                    <w:szCs w:val="22"/>
                    <w:lang w:val="en-US"/>
                  </w:rPr>
                </w:pPr>
                <w:ins w:id="3338" w:author="Billy Mitchell" w:date="2021-05-18T18:29:00Z">
                  <w:r w:rsidRPr="001B1DC8">
                    <w:rPr>
                      <w:rFonts w:ascii="Calibri" w:eastAsia="Times New Roman" w:hAnsi="Calibri" w:cs="Calibri"/>
                      <w:color w:val="000000"/>
                      <w:sz w:val="22"/>
                      <w:szCs w:val="22"/>
                      <w:lang w:val="en-US"/>
                    </w:rPr>
                    <w:t> </w:t>
                  </w:r>
                </w:ins>
              </w:p>
            </w:tc>
          </w:tr>
          <w:tr w:rsidR="001B1DC8" w:rsidRPr="001B1DC8" w14:paraId="7303C1F6" w14:textId="77777777" w:rsidTr="001B1DC8">
            <w:trPr>
              <w:trHeight w:val="600"/>
              <w:ins w:id="3339" w:author="Billy Mitchell" w:date="2021-05-18T18:29:00Z"/>
              <w:trPrChange w:id="3340"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vAlign w:val="center"/>
                <w:hideMark/>
                <w:tcPrChange w:id="3341" w:author="Billy Mitchell" w:date="2021-05-18T18:32:00Z">
                  <w:tcPr>
                    <w:tcW w:w="3320" w:type="dxa"/>
                    <w:tcBorders>
                      <w:top w:val="nil"/>
                      <w:left w:val="single" w:sz="8" w:space="0" w:color="auto"/>
                      <w:bottom w:val="single" w:sz="4" w:space="0" w:color="auto"/>
                      <w:right w:val="nil"/>
                    </w:tcBorders>
                    <w:shd w:val="clear" w:color="000000" w:fill="F2F2F2"/>
                    <w:vAlign w:val="center"/>
                    <w:hideMark/>
                  </w:tcPr>
                </w:tcPrChange>
              </w:tcPr>
              <w:p w14:paraId="3885E254" w14:textId="77777777" w:rsidR="001B1DC8" w:rsidRPr="001B1DC8" w:rsidRDefault="001B1DC8" w:rsidP="001B1DC8">
                <w:pPr>
                  <w:spacing w:line="240" w:lineRule="auto"/>
                  <w:jc w:val="center"/>
                  <w:rPr>
                    <w:ins w:id="3342" w:author="Billy Mitchell" w:date="2021-05-18T18:29:00Z"/>
                    <w:rFonts w:eastAsia="Times New Roman"/>
                    <w:i/>
                    <w:iCs/>
                    <w:color w:val="000000"/>
                    <w:sz w:val="20"/>
                    <w:szCs w:val="20"/>
                    <w:lang w:val="en-US"/>
                  </w:rPr>
                </w:pPr>
                <w:ins w:id="3343" w:author="Billy Mitchell" w:date="2021-05-18T18:29:00Z">
                  <w:r w:rsidRPr="001B1DC8">
                    <w:rPr>
                      <w:rFonts w:eastAsia="Times New Roman"/>
                      <w:i/>
                      <w:iCs/>
                      <w:color w:val="000000"/>
                      <w:sz w:val="20"/>
                      <w:szCs w:val="20"/>
                      <w:lang w:val="en-US"/>
                    </w:rPr>
                    <w:t xml:space="preserve">AMY, Child &amp; NAcc, Adult v.              AMY, Adult &amp; NAcc, Child </w:t>
                  </w:r>
                </w:ins>
              </w:p>
            </w:tc>
            <w:tc>
              <w:tcPr>
                <w:tcW w:w="1227" w:type="dxa"/>
                <w:tcBorders>
                  <w:top w:val="nil"/>
                  <w:left w:val="nil"/>
                  <w:bottom w:val="single" w:sz="4" w:space="0" w:color="auto"/>
                  <w:right w:val="nil"/>
                </w:tcBorders>
                <w:shd w:val="clear" w:color="auto" w:fill="auto"/>
                <w:noWrap/>
                <w:vAlign w:val="center"/>
                <w:hideMark/>
                <w:tcPrChange w:id="3344"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0348706F" w14:textId="77777777" w:rsidR="001B1DC8" w:rsidRPr="001B1DC8" w:rsidRDefault="001B1DC8" w:rsidP="001B1DC8">
                <w:pPr>
                  <w:spacing w:line="240" w:lineRule="auto"/>
                  <w:jc w:val="center"/>
                  <w:rPr>
                    <w:ins w:id="3345" w:author="Billy Mitchell" w:date="2021-05-18T18:29:00Z"/>
                    <w:rFonts w:ascii="Calibri" w:eastAsia="Times New Roman" w:hAnsi="Calibri" w:cs="Calibri"/>
                    <w:color w:val="000000"/>
                    <w:sz w:val="22"/>
                    <w:szCs w:val="22"/>
                    <w:lang w:val="en-US"/>
                  </w:rPr>
                </w:pPr>
                <w:ins w:id="3346" w:author="Billy Mitchell" w:date="2021-05-18T18:29:00Z">
                  <w:r w:rsidRPr="001B1DC8">
                    <w:rPr>
                      <w:rFonts w:ascii="Calibri" w:eastAsia="Times New Roman" w:hAnsi="Calibri" w:cs="Calibri"/>
                      <w:color w:val="000000"/>
                      <w:sz w:val="22"/>
                      <w:szCs w:val="22"/>
                      <w:lang w:val="en-US"/>
                    </w:rPr>
                    <w:t>-0.008</w:t>
                  </w:r>
                </w:ins>
              </w:p>
            </w:tc>
            <w:tc>
              <w:tcPr>
                <w:tcW w:w="718" w:type="dxa"/>
                <w:tcBorders>
                  <w:top w:val="nil"/>
                  <w:left w:val="nil"/>
                  <w:bottom w:val="single" w:sz="4" w:space="0" w:color="auto"/>
                  <w:right w:val="nil"/>
                </w:tcBorders>
                <w:shd w:val="clear" w:color="auto" w:fill="auto"/>
                <w:noWrap/>
                <w:vAlign w:val="center"/>
                <w:hideMark/>
                <w:tcPrChange w:id="3347"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0D0E037B" w14:textId="77777777" w:rsidR="001B1DC8" w:rsidRPr="001B1DC8" w:rsidRDefault="001B1DC8" w:rsidP="001B1DC8">
                <w:pPr>
                  <w:spacing w:line="240" w:lineRule="auto"/>
                  <w:jc w:val="center"/>
                  <w:rPr>
                    <w:ins w:id="3348" w:author="Billy Mitchell" w:date="2021-05-18T18:29:00Z"/>
                    <w:rFonts w:ascii="Calibri" w:eastAsia="Times New Roman" w:hAnsi="Calibri" w:cs="Calibri"/>
                    <w:color w:val="000000"/>
                    <w:sz w:val="22"/>
                    <w:szCs w:val="22"/>
                    <w:lang w:val="en-US"/>
                  </w:rPr>
                </w:pPr>
                <w:ins w:id="3349" w:author="Billy Mitchell" w:date="2021-05-18T18:29:00Z">
                  <w:r w:rsidRPr="001B1DC8">
                    <w:rPr>
                      <w:rFonts w:ascii="Calibri" w:eastAsia="Times New Roman" w:hAnsi="Calibri" w:cs="Calibri"/>
                      <w:color w:val="000000"/>
                      <w:sz w:val="22"/>
                      <w:szCs w:val="22"/>
                      <w:lang w:val="en-US"/>
                    </w:rPr>
                    <w:t>0.008</w:t>
                  </w:r>
                </w:ins>
              </w:p>
            </w:tc>
            <w:tc>
              <w:tcPr>
                <w:tcW w:w="1115" w:type="dxa"/>
                <w:tcBorders>
                  <w:top w:val="nil"/>
                  <w:left w:val="nil"/>
                  <w:bottom w:val="single" w:sz="4" w:space="0" w:color="auto"/>
                  <w:right w:val="nil"/>
                </w:tcBorders>
                <w:shd w:val="clear" w:color="auto" w:fill="auto"/>
                <w:noWrap/>
                <w:vAlign w:val="center"/>
                <w:hideMark/>
                <w:tcPrChange w:id="3350"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6DA83F27" w14:textId="77777777" w:rsidR="001B1DC8" w:rsidRPr="001B1DC8" w:rsidRDefault="001B1DC8" w:rsidP="001B1DC8">
                <w:pPr>
                  <w:spacing w:line="240" w:lineRule="auto"/>
                  <w:jc w:val="center"/>
                  <w:rPr>
                    <w:ins w:id="3351" w:author="Billy Mitchell" w:date="2021-05-18T18:29:00Z"/>
                    <w:rFonts w:ascii="Calibri" w:eastAsia="Times New Roman" w:hAnsi="Calibri" w:cs="Calibri"/>
                    <w:color w:val="000000"/>
                    <w:sz w:val="22"/>
                    <w:szCs w:val="22"/>
                    <w:lang w:val="en-US"/>
                  </w:rPr>
                </w:pPr>
                <w:ins w:id="3352" w:author="Billy Mitchell" w:date="2021-05-18T18:29:00Z">
                  <w:r w:rsidRPr="001B1DC8">
                    <w:rPr>
                      <w:rFonts w:ascii="Calibri" w:eastAsia="Times New Roman" w:hAnsi="Calibri" w:cs="Calibri"/>
                      <w:color w:val="000000"/>
                      <w:sz w:val="22"/>
                      <w:szCs w:val="22"/>
                      <w:lang w:val="en-US"/>
                    </w:rPr>
                    <w:t>-0.875</w:t>
                  </w:r>
                </w:ins>
              </w:p>
            </w:tc>
            <w:tc>
              <w:tcPr>
                <w:tcW w:w="663" w:type="dxa"/>
                <w:tcBorders>
                  <w:top w:val="nil"/>
                  <w:left w:val="nil"/>
                  <w:bottom w:val="single" w:sz="4" w:space="0" w:color="auto"/>
                  <w:right w:val="nil"/>
                </w:tcBorders>
                <w:shd w:val="clear" w:color="auto" w:fill="auto"/>
                <w:noWrap/>
                <w:vAlign w:val="center"/>
                <w:hideMark/>
                <w:tcPrChange w:id="3353"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6A8BB836" w14:textId="77777777" w:rsidR="001B1DC8" w:rsidRPr="001B1DC8" w:rsidRDefault="001B1DC8">
                <w:pPr>
                  <w:spacing w:line="240" w:lineRule="auto"/>
                  <w:rPr>
                    <w:ins w:id="3354" w:author="Billy Mitchell" w:date="2021-05-18T18:29:00Z"/>
                    <w:rFonts w:ascii="Calibri" w:eastAsia="Times New Roman" w:hAnsi="Calibri" w:cs="Calibri"/>
                    <w:color w:val="000000"/>
                    <w:sz w:val="22"/>
                    <w:szCs w:val="22"/>
                    <w:lang w:val="en-US"/>
                  </w:rPr>
                  <w:pPrChange w:id="3355" w:author="Billy Mitchell" w:date="2021-06-11T18:31:00Z">
                    <w:pPr>
                      <w:spacing w:line="240" w:lineRule="auto"/>
                      <w:jc w:val="center"/>
                    </w:pPr>
                  </w:pPrChange>
                </w:pPr>
                <w:ins w:id="3356" w:author="Billy Mitchell" w:date="2021-05-18T18:29:00Z">
                  <w:r w:rsidRPr="001B1DC8">
                    <w:rPr>
                      <w:rFonts w:ascii="Calibri" w:eastAsia="Times New Roman" w:hAnsi="Calibri" w:cs="Calibri"/>
                      <w:color w:val="000000"/>
                      <w:sz w:val="22"/>
                      <w:szCs w:val="22"/>
                      <w:lang w:val="en-US"/>
                    </w:rPr>
                    <w:t>7558</w:t>
                  </w:r>
                </w:ins>
              </w:p>
            </w:tc>
            <w:tc>
              <w:tcPr>
                <w:tcW w:w="326" w:type="dxa"/>
                <w:tcBorders>
                  <w:top w:val="nil"/>
                  <w:left w:val="nil"/>
                  <w:bottom w:val="single" w:sz="4" w:space="0" w:color="auto"/>
                  <w:right w:val="nil"/>
                </w:tcBorders>
                <w:shd w:val="clear" w:color="auto" w:fill="auto"/>
                <w:noWrap/>
                <w:vAlign w:val="center"/>
                <w:hideMark/>
                <w:tcPrChange w:id="3357"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0D26E6AF" w14:textId="77777777" w:rsidR="001B1DC8" w:rsidRPr="001B1DC8" w:rsidRDefault="001B1DC8" w:rsidP="001B1DC8">
                <w:pPr>
                  <w:spacing w:line="240" w:lineRule="auto"/>
                  <w:rPr>
                    <w:ins w:id="3358" w:author="Billy Mitchell" w:date="2021-05-18T18:29:00Z"/>
                    <w:rFonts w:ascii="Calibri" w:eastAsia="Times New Roman" w:hAnsi="Calibri" w:cs="Calibri"/>
                    <w:color w:val="000000"/>
                    <w:sz w:val="22"/>
                    <w:szCs w:val="22"/>
                    <w:lang w:val="en-US"/>
                  </w:rPr>
                </w:pPr>
                <w:ins w:id="3359" w:author="Billy Mitchell" w:date="2021-05-18T18:29:00Z">
                  <w:r w:rsidRPr="001B1DC8">
                    <w:rPr>
                      <w:rFonts w:ascii="Calibri" w:eastAsia="Times New Roman" w:hAnsi="Calibri" w:cs="Calibri"/>
                      <w:color w:val="000000"/>
                      <w:sz w:val="22"/>
                      <w:szCs w:val="22"/>
                      <w:lang w:val="en-US"/>
                    </w:rPr>
                    <w:t> </w:t>
                  </w:r>
                </w:ins>
              </w:p>
            </w:tc>
            <w:tc>
              <w:tcPr>
                <w:tcW w:w="908" w:type="dxa"/>
                <w:tcBorders>
                  <w:top w:val="nil"/>
                  <w:left w:val="nil"/>
                  <w:bottom w:val="single" w:sz="4" w:space="0" w:color="auto"/>
                  <w:right w:val="nil"/>
                </w:tcBorders>
                <w:shd w:val="clear" w:color="auto" w:fill="auto"/>
                <w:noWrap/>
                <w:vAlign w:val="center"/>
                <w:hideMark/>
                <w:tcPrChange w:id="3360"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286C6CBE" w14:textId="77777777" w:rsidR="001B1DC8" w:rsidRPr="001B1DC8" w:rsidRDefault="001B1DC8" w:rsidP="001B1DC8">
                <w:pPr>
                  <w:spacing w:line="240" w:lineRule="auto"/>
                  <w:rPr>
                    <w:ins w:id="3361" w:author="Billy Mitchell" w:date="2021-05-18T18:29:00Z"/>
                    <w:rFonts w:ascii="Calibri" w:eastAsia="Times New Roman" w:hAnsi="Calibri" w:cs="Calibri"/>
                    <w:color w:val="000000"/>
                    <w:sz w:val="22"/>
                    <w:szCs w:val="22"/>
                    <w:lang w:val="en-US"/>
                  </w:rPr>
                </w:pPr>
                <w:ins w:id="3362" w:author="Billy Mitchell" w:date="2021-05-18T18:29:00Z">
                  <w:r w:rsidRPr="001B1DC8">
                    <w:rPr>
                      <w:rFonts w:ascii="Calibri" w:eastAsia="Times New Roman" w:hAnsi="Calibri" w:cs="Calibri"/>
                      <w:color w:val="000000"/>
                      <w:sz w:val="22"/>
                      <w:szCs w:val="22"/>
                      <w:lang w:val="en-US"/>
                    </w:rPr>
                    <w:t>1.000</w:t>
                  </w:r>
                </w:ins>
              </w:p>
            </w:tc>
            <w:tc>
              <w:tcPr>
                <w:tcW w:w="613" w:type="dxa"/>
                <w:tcBorders>
                  <w:top w:val="nil"/>
                  <w:left w:val="nil"/>
                  <w:bottom w:val="single" w:sz="4" w:space="0" w:color="auto"/>
                  <w:right w:val="single" w:sz="8" w:space="0" w:color="auto"/>
                </w:tcBorders>
                <w:shd w:val="clear" w:color="auto" w:fill="auto"/>
                <w:noWrap/>
                <w:vAlign w:val="center"/>
                <w:hideMark/>
                <w:tcPrChange w:id="3363"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62946C18" w14:textId="77777777" w:rsidR="001B1DC8" w:rsidRPr="001B1DC8" w:rsidRDefault="001B1DC8" w:rsidP="001B1DC8">
                <w:pPr>
                  <w:spacing w:line="240" w:lineRule="auto"/>
                  <w:rPr>
                    <w:ins w:id="3364" w:author="Billy Mitchell" w:date="2021-05-18T18:29:00Z"/>
                    <w:rFonts w:ascii="Calibri" w:eastAsia="Times New Roman" w:hAnsi="Calibri" w:cs="Calibri"/>
                    <w:color w:val="000000"/>
                    <w:sz w:val="22"/>
                    <w:szCs w:val="22"/>
                    <w:lang w:val="en-US"/>
                  </w:rPr>
                </w:pPr>
                <w:ins w:id="3365" w:author="Billy Mitchell" w:date="2021-05-18T18:29:00Z">
                  <w:r w:rsidRPr="001B1DC8">
                    <w:rPr>
                      <w:rFonts w:ascii="Calibri" w:eastAsia="Times New Roman" w:hAnsi="Calibri" w:cs="Calibri"/>
                      <w:color w:val="000000"/>
                      <w:sz w:val="22"/>
                      <w:szCs w:val="22"/>
                      <w:lang w:val="en-US"/>
                    </w:rPr>
                    <w:t> </w:t>
                  </w:r>
                </w:ins>
              </w:p>
            </w:tc>
          </w:tr>
          <w:tr w:rsidR="001B1DC8" w:rsidRPr="001B1DC8" w14:paraId="1EDF079E" w14:textId="77777777" w:rsidTr="001B1DC8">
            <w:trPr>
              <w:trHeight w:val="600"/>
              <w:ins w:id="3366" w:author="Billy Mitchell" w:date="2021-05-18T18:29:00Z"/>
              <w:trPrChange w:id="3367" w:author="Billy Mitchell" w:date="2021-05-18T18:32:00Z">
                <w:trPr>
                  <w:trHeight w:val="600"/>
                </w:trPr>
              </w:trPrChange>
            </w:trPr>
            <w:tc>
              <w:tcPr>
                <w:tcW w:w="3320" w:type="dxa"/>
                <w:tcBorders>
                  <w:top w:val="nil"/>
                  <w:left w:val="single" w:sz="8" w:space="0" w:color="auto"/>
                  <w:bottom w:val="single" w:sz="4" w:space="0" w:color="auto"/>
                  <w:right w:val="nil"/>
                </w:tcBorders>
                <w:shd w:val="clear" w:color="000000" w:fill="F2F2F2"/>
                <w:vAlign w:val="center"/>
                <w:hideMark/>
                <w:tcPrChange w:id="3368" w:author="Billy Mitchell" w:date="2021-05-18T18:32:00Z">
                  <w:tcPr>
                    <w:tcW w:w="3320" w:type="dxa"/>
                    <w:tcBorders>
                      <w:top w:val="nil"/>
                      <w:left w:val="single" w:sz="8" w:space="0" w:color="auto"/>
                      <w:bottom w:val="single" w:sz="4" w:space="0" w:color="auto"/>
                      <w:right w:val="nil"/>
                    </w:tcBorders>
                    <w:shd w:val="clear" w:color="000000" w:fill="F2F2F2"/>
                    <w:vAlign w:val="center"/>
                    <w:hideMark/>
                  </w:tcPr>
                </w:tcPrChange>
              </w:tcPr>
              <w:p w14:paraId="7234F41F" w14:textId="77777777" w:rsidR="001B1DC8" w:rsidRPr="001B1DC8" w:rsidRDefault="001B1DC8" w:rsidP="001B1DC8">
                <w:pPr>
                  <w:spacing w:line="240" w:lineRule="auto"/>
                  <w:jc w:val="center"/>
                  <w:rPr>
                    <w:ins w:id="3369" w:author="Billy Mitchell" w:date="2021-05-18T18:29:00Z"/>
                    <w:rFonts w:eastAsia="Times New Roman"/>
                    <w:i/>
                    <w:iCs/>
                    <w:color w:val="000000"/>
                    <w:sz w:val="20"/>
                    <w:szCs w:val="20"/>
                    <w:lang w:val="en-US"/>
                  </w:rPr>
                </w:pPr>
                <w:ins w:id="3370" w:author="Billy Mitchell" w:date="2021-05-18T18:29:00Z">
                  <w:r w:rsidRPr="001B1DC8">
                    <w:rPr>
                      <w:rFonts w:eastAsia="Times New Roman"/>
                      <w:i/>
                      <w:iCs/>
                      <w:color w:val="000000"/>
                      <w:sz w:val="20"/>
                      <w:szCs w:val="20"/>
                      <w:lang w:val="en-US"/>
                    </w:rPr>
                    <w:t xml:space="preserve">AMY, Child &amp; vmPFC, Adult v.          AMY, Adult &amp; vmPFC, Child </w:t>
                  </w:r>
                </w:ins>
              </w:p>
            </w:tc>
            <w:tc>
              <w:tcPr>
                <w:tcW w:w="1227" w:type="dxa"/>
                <w:tcBorders>
                  <w:top w:val="nil"/>
                  <w:left w:val="nil"/>
                  <w:bottom w:val="single" w:sz="4" w:space="0" w:color="auto"/>
                  <w:right w:val="nil"/>
                </w:tcBorders>
                <w:shd w:val="clear" w:color="auto" w:fill="auto"/>
                <w:noWrap/>
                <w:vAlign w:val="center"/>
                <w:hideMark/>
                <w:tcPrChange w:id="3371" w:author="Billy Mitchell" w:date="2021-05-18T18:32:00Z">
                  <w:tcPr>
                    <w:tcW w:w="700" w:type="dxa"/>
                    <w:tcBorders>
                      <w:top w:val="nil"/>
                      <w:left w:val="nil"/>
                      <w:bottom w:val="single" w:sz="4" w:space="0" w:color="auto"/>
                      <w:right w:val="nil"/>
                    </w:tcBorders>
                    <w:shd w:val="clear" w:color="auto" w:fill="auto"/>
                    <w:noWrap/>
                    <w:vAlign w:val="center"/>
                    <w:hideMark/>
                  </w:tcPr>
                </w:tcPrChange>
              </w:tcPr>
              <w:p w14:paraId="74864FE8" w14:textId="1782DB88" w:rsidR="001B1DC8" w:rsidRPr="001B1DC8" w:rsidRDefault="001B1DC8" w:rsidP="001B1DC8">
                <w:pPr>
                  <w:spacing w:line="240" w:lineRule="auto"/>
                  <w:jc w:val="center"/>
                  <w:rPr>
                    <w:ins w:id="3372" w:author="Billy Mitchell" w:date="2021-05-18T18:29:00Z"/>
                    <w:rFonts w:ascii="Calibri" w:eastAsia="Times New Roman" w:hAnsi="Calibri" w:cs="Calibri"/>
                    <w:color w:val="000000"/>
                    <w:sz w:val="22"/>
                    <w:szCs w:val="22"/>
                    <w:lang w:val="en-US"/>
                  </w:rPr>
                </w:pPr>
                <w:ins w:id="3373" w:author="Billy Mitchell" w:date="2021-05-18T18:29:00Z">
                  <w:r w:rsidRPr="001B1DC8">
                    <w:rPr>
                      <w:rFonts w:ascii="Calibri" w:eastAsia="Times New Roman" w:hAnsi="Calibri" w:cs="Calibri"/>
                      <w:color w:val="000000"/>
                      <w:sz w:val="22"/>
                      <w:szCs w:val="22"/>
                      <w:lang w:val="en-US"/>
                    </w:rPr>
                    <w:t>-0.041</w:t>
                  </w:r>
                </w:ins>
              </w:p>
            </w:tc>
            <w:tc>
              <w:tcPr>
                <w:tcW w:w="718" w:type="dxa"/>
                <w:tcBorders>
                  <w:top w:val="nil"/>
                  <w:left w:val="nil"/>
                  <w:bottom w:val="single" w:sz="4" w:space="0" w:color="auto"/>
                  <w:right w:val="nil"/>
                </w:tcBorders>
                <w:shd w:val="clear" w:color="auto" w:fill="auto"/>
                <w:noWrap/>
                <w:vAlign w:val="center"/>
                <w:hideMark/>
                <w:tcPrChange w:id="3374" w:author="Billy Mitchell" w:date="2021-05-18T18:32:00Z">
                  <w:tcPr>
                    <w:tcW w:w="718" w:type="dxa"/>
                    <w:tcBorders>
                      <w:top w:val="nil"/>
                      <w:left w:val="nil"/>
                      <w:bottom w:val="single" w:sz="4" w:space="0" w:color="auto"/>
                      <w:right w:val="nil"/>
                    </w:tcBorders>
                    <w:shd w:val="clear" w:color="auto" w:fill="auto"/>
                    <w:noWrap/>
                    <w:vAlign w:val="center"/>
                    <w:hideMark/>
                  </w:tcPr>
                </w:tcPrChange>
              </w:tcPr>
              <w:p w14:paraId="5FB460DB" w14:textId="77777777" w:rsidR="001B1DC8" w:rsidRPr="001B1DC8" w:rsidRDefault="001B1DC8" w:rsidP="001B1DC8">
                <w:pPr>
                  <w:spacing w:line="240" w:lineRule="auto"/>
                  <w:jc w:val="center"/>
                  <w:rPr>
                    <w:ins w:id="3375" w:author="Billy Mitchell" w:date="2021-05-18T18:29:00Z"/>
                    <w:rFonts w:ascii="Calibri" w:eastAsia="Times New Roman" w:hAnsi="Calibri" w:cs="Calibri"/>
                    <w:color w:val="000000"/>
                    <w:sz w:val="22"/>
                    <w:szCs w:val="22"/>
                    <w:lang w:val="en-US"/>
                  </w:rPr>
                </w:pPr>
                <w:ins w:id="3376" w:author="Billy Mitchell" w:date="2021-05-18T18:29:00Z">
                  <w:r w:rsidRPr="001B1DC8">
                    <w:rPr>
                      <w:rFonts w:ascii="Calibri" w:eastAsia="Times New Roman" w:hAnsi="Calibri" w:cs="Calibri"/>
                      <w:color w:val="000000"/>
                      <w:sz w:val="22"/>
                      <w:szCs w:val="22"/>
                      <w:lang w:val="en-US"/>
                    </w:rPr>
                    <w:t>0.009</w:t>
                  </w:r>
                </w:ins>
              </w:p>
            </w:tc>
            <w:tc>
              <w:tcPr>
                <w:tcW w:w="1115" w:type="dxa"/>
                <w:tcBorders>
                  <w:top w:val="nil"/>
                  <w:left w:val="nil"/>
                  <w:bottom w:val="single" w:sz="4" w:space="0" w:color="auto"/>
                  <w:right w:val="nil"/>
                </w:tcBorders>
                <w:shd w:val="clear" w:color="auto" w:fill="auto"/>
                <w:noWrap/>
                <w:vAlign w:val="center"/>
                <w:hideMark/>
                <w:tcPrChange w:id="3377" w:author="Billy Mitchell" w:date="2021-05-18T18:32:00Z">
                  <w:tcPr>
                    <w:tcW w:w="1000" w:type="dxa"/>
                    <w:tcBorders>
                      <w:top w:val="nil"/>
                      <w:left w:val="nil"/>
                      <w:bottom w:val="single" w:sz="4" w:space="0" w:color="auto"/>
                      <w:right w:val="nil"/>
                    </w:tcBorders>
                    <w:shd w:val="clear" w:color="auto" w:fill="auto"/>
                    <w:noWrap/>
                    <w:vAlign w:val="center"/>
                    <w:hideMark/>
                  </w:tcPr>
                </w:tcPrChange>
              </w:tcPr>
              <w:p w14:paraId="25F488DA" w14:textId="77777777" w:rsidR="001B1DC8" w:rsidRPr="001B1DC8" w:rsidRDefault="001B1DC8" w:rsidP="001B1DC8">
                <w:pPr>
                  <w:spacing w:line="240" w:lineRule="auto"/>
                  <w:jc w:val="center"/>
                  <w:rPr>
                    <w:ins w:id="3378" w:author="Billy Mitchell" w:date="2021-05-18T18:29:00Z"/>
                    <w:rFonts w:ascii="Calibri" w:eastAsia="Times New Roman" w:hAnsi="Calibri" w:cs="Calibri"/>
                    <w:color w:val="000000"/>
                    <w:sz w:val="22"/>
                    <w:szCs w:val="22"/>
                    <w:lang w:val="en-US"/>
                  </w:rPr>
                </w:pPr>
                <w:ins w:id="3379" w:author="Billy Mitchell" w:date="2021-05-18T18:29:00Z">
                  <w:r w:rsidRPr="001B1DC8">
                    <w:rPr>
                      <w:rFonts w:ascii="Calibri" w:eastAsia="Times New Roman" w:hAnsi="Calibri" w:cs="Calibri"/>
                      <w:color w:val="000000"/>
                      <w:sz w:val="22"/>
                      <w:szCs w:val="22"/>
                      <w:lang w:val="en-US"/>
                    </w:rPr>
                    <w:t>-4.766</w:t>
                  </w:r>
                </w:ins>
              </w:p>
            </w:tc>
            <w:tc>
              <w:tcPr>
                <w:tcW w:w="663" w:type="dxa"/>
                <w:tcBorders>
                  <w:top w:val="nil"/>
                  <w:left w:val="nil"/>
                  <w:bottom w:val="single" w:sz="4" w:space="0" w:color="auto"/>
                  <w:right w:val="nil"/>
                </w:tcBorders>
                <w:shd w:val="clear" w:color="auto" w:fill="auto"/>
                <w:noWrap/>
                <w:vAlign w:val="center"/>
                <w:hideMark/>
                <w:tcPrChange w:id="3380" w:author="Billy Mitchell" w:date="2021-05-18T18:32:00Z">
                  <w:tcPr>
                    <w:tcW w:w="663" w:type="dxa"/>
                    <w:tcBorders>
                      <w:top w:val="nil"/>
                      <w:left w:val="nil"/>
                      <w:bottom w:val="single" w:sz="4" w:space="0" w:color="auto"/>
                      <w:right w:val="nil"/>
                    </w:tcBorders>
                    <w:shd w:val="clear" w:color="auto" w:fill="auto"/>
                    <w:noWrap/>
                    <w:vAlign w:val="center"/>
                    <w:hideMark/>
                  </w:tcPr>
                </w:tcPrChange>
              </w:tcPr>
              <w:p w14:paraId="3132DE20" w14:textId="77777777" w:rsidR="001B1DC8" w:rsidRPr="001B1DC8" w:rsidRDefault="001B1DC8">
                <w:pPr>
                  <w:spacing w:line="240" w:lineRule="auto"/>
                  <w:rPr>
                    <w:ins w:id="3381" w:author="Billy Mitchell" w:date="2021-05-18T18:29:00Z"/>
                    <w:rFonts w:ascii="Calibri" w:eastAsia="Times New Roman" w:hAnsi="Calibri" w:cs="Calibri"/>
                    <w:color w:val="000000"/>
                    <w:sz w:val="22"/>
                    <w:szCs w:val="22"/>
                    <w:lang w:val="en-US"/>
                  </w:rPr>
                  <w:pPrChange w:id="3382" w:author="Billy Mitchell" w:date="2021-06-11T18:31:00Z">
                    <w:pPr>
                      <w:spacing w:line="240" w:lineRule="auto"/>
                      <w:jc w:val="center"/>
                    </w:pPr>
                  </w:pPrChange>
                </w:pPr>
                <w:ins w:id="3383" w:author="Billy Mitchell" w:date="2021-05-18T18:29:00Z">
                  <w:r w:rsidRPr="001B1DC8">
                    <w:rPr>
                      <w:rFonts w:ascii="Calibri" w:eastAsia="Times New Roman" w:hAnsi="Calibri" w:cs="Calibri"/>
                      <w:color w:val="000000"/>
                      <w:sz w:val="22"/>
                      <w:szCs w:val="22"/>
                      <w:lang w:val="en-US"/>
                    </w:rPr>
                    <w:t>7551</w:t>
                  </w:r>
                </w:ins>
              </w:p>
            </w:tc>
            <w:tc>
              <w:tcPr>
                <w:tcW w:w="326" w:type="dxa"/>
                <w:tcBorders>
                  <w:top w:val="nil"/>
                  <w:left w:val="nil"/>
                  <w:bottom w:val="single" w:sz="4" w:space="0" w:color="auto"/>
                  <w:right w:val="nil"/>
                </w:tcBorders>
                <w:shd w:val="clear" w:color="auto" w:fill="auto"/>
                <w:noWrap/>
                <w:vAlign w:val="center"/>
                <w:hideMark/>
                <w:tcPrChange w:id="3384" w:author="Billy Mitchell" w:date="2021-05-18T18:32:00Z">
                  <w:tcPr>
                    <w:tcW w:w="326" w:type="dxa"/>
                    <w:tcBorders>
                      <w:top w:val="nil"/>
                      <w:left w:val="nil"/>
                      <w:bottom w:val="single" w:sz="4" w:space="0" w:color="auto"/>
                      <w:right w:val="nil"/>
                    </w:tcBorders>
                    <w:shd w:val="clear" w:color="auto" w:fill="auto"/>
                    <w:noWrap/>
                    <w:vAlign w:val="center"/>
                    <w:hideMark/>
                  </w:tcPr>
                </w:tcPrChange>
              </w:tcPr>
              <w:p w14:paraId="07803DAE" w14:textId="77777777" w:rsidR="001B1DC8" w:rsidRPr="001B1DC8" w:rsidRDefault="001B1DC8" w:rsidP="001B1DC8">
                <w:pPr>
                  <w:spacing w:line="240" w:lineRule="auto"/>
                  <w:jc w:val="right"/>
                  <w:rPr>
                    <w:ins w:id="3385" w:author="Billy Mitchell" w:date="2021-05-18T18:29:00Z"/>
                    <w:rFonts w:ascii="Calibri" w:eastAsia="Times New Roman" w:hAnsi="Calibri" w:cs="Calibri"/>
                    <w:color w:val="000000"/>
                    <w:sz w:val="22"/>
                    <w:szCs w:val="22"/>
                    <w:lang w:val="en-US"/>
                  </w:rPr>
                </w:pPr>
                <w:ins w:id="3386" w:author="Billy Mitchell" w:date="2021-05-18T18:29:00Z">
                  <w:r w:rsidRPr="001B1DC8">
                    <w:rPr>
                      <w:rFonts w:ascii="Calibri" w:eastAsia="Times New Roman" w:hAnsi="Calibri" w:cs="Calibri"/>
                      <w:color w:val="000000"/>
                      <w:sz w:val="22"/>
                      <w:szCs w:val="22"/>
                      <w:lang w:val="en-US"/>
                    </w:rPr>
                    <w:t>&lt;</w:t>
                  </w:r>
                </w:ins>
              </w:p>
            </w:tc>
            <w:tc>
              <w:tcPr>
                <w:tcW w:w="908" w:type="dxa"/>
                <w:tcBorders>
                  <w:top w:val="nil"/>
                  <w:left w:val="nil"/>
                  <w:bottom w:val="single" w:sz="4" w:space="0" w:color="auto"/>
                  <w:right w:val="nil"/>
                </w:tcBorders>
                <w:shd w:val="clear" w:color="auto" w:fill="auto"/>
                <w:noWrap/>
                <w:vAlign w:val="center"/>
                <w:hideMark/>
                <w:tcPrChange w:id="3387" w:author="Billy Mitchell" w:date="2021-05-18T18:32:00Z">
                  <w:tcPr>
                    <w:tcW w:w="908" w:type="dxa"/>
                    <w:tcBorders>
                      <w:top w:val="nil"/>
                      <w:left w:val="nil"/>
                      <w:bottom w:val="single" w:sz="4" w:space="0" w:color="auto"/>
                      <w:right w:val="nil"/>
                    </w:tcBorders>
                    <w:shd w:val="clear" w:color="auto" w:fill="auto"/>
                    <w:noWrap/>
                    <w:vAlign w:val="center"/>
                    <w:hideMark/>
                  </w:tcPr>
                </w:tcPrChange>
              </w:tcPr>
              <w:p w14:paraId="5DCAFDB2" w14:textId="77777777" w:rsidR="001B1DC8" w:rsidRPr="001B1DC8" w:rsidRDefault="001B1DC8" w:rsidP="001B1DC8">
                <w:pPr>
                  <w:spacing w:line="240" w:lineRule="auto"/>
                  <w:rPr>
                    <w:ins w:id="3388" w:author="Billy Mitchell" w:date="2021-05-18T18:29:00Z"/>
                    <w:rFonts w:ascii="Calibri" w:eastAsia="Times New Roman" w:hAnsi="Calibri" w:cs="Calibri"/>
                    <w:color w:val="000000"/>
                    <w:sz w:val="22"/>
                    <w:szCs w:val="22"/>
                    <w:lang w:val="en-US"/>
                  </w:rPr>
                </w:pPr>
                <w:ins w:id="3389" w:author="Billy Mitchell" w:date="2021-05-18T18:29:00Z">
                  <w:r w:rsidRPr="001B1DC8">
                    <w:rPr>
                      <w:rFonts w:ascii="Calibri" w:eastAsia="Times New Roman" w:hAnsi="Calibri" w:cs="Calibri"/>
                      <w:color w:val="000000"/>
                      <w:sz w:val="22"/>
                      <w:szCs w:val="22"/>
                      <w:lang w:val="en-US"/>
                    </w:rPr>
                    <w:t>0.001</w:t>
                  </w:r>
                </w:ins>
              </w:p>
            </w:tc>
            <w:tc>
              <w:tcPr>
                <w:tcW w:w="613" w:type="dxa"/>
                <w:tcBorders>
                  <w:top w:val="nil"/>
                  <w:left w:val="nil"/>
                  <w:bottom w:val="single" w:sz="4" w:space="0" w:color="auto"/>
                  <w:right w:val="single" w:sz="8" w:space="0" w:color="auto"/>
                </w:tcBorders>
                <w:shd w:val="clear" w:color="auto" w:fill="auto"/>
                <w:noWrap/>
                <w:vAlign w:val="center"/>
                <w:hideMark/>
                <w:tcPrChange w:id="3390" w:author="Billy Mitchell" w:date="2021-05-18T18:32:00Z">
                  <w:tcPr>
                    <w:tcW w:w="613" w:type="dxa"/>
                    <w:tcBorders>
                      <w:top w:val="nil"/>
                      <w:left w:val="nil"/>
                      <w:bottom w:val="single" w:sz="4" w:space="0" w:color="auto"/>
                      <w:right w:val="single" w:sz="8" w:space="0" w:color="auto"/>
                    </w:tcBorders>
                    <w:shd w:val="clear" w:color="auto" w:fill="auto"/>
                    <w:noWrap/>
                    <w:vAlign w:val="center"/>
                    <w:hideMark/>
                  </w:tcPr>
                </w:tcPrChange>
              </w:tcPr>
              <w:p w14:paraId="4F738C6D" w14:textId="77777777" w:rsidR="001B1DC8" w:rsidRPr="001B1DC8" w:rsidRDefault="001B1DC8" w:rsidP="001B1DC8">
                <w:pPr>
                  <w:spacing w:line="240" w:lineRule="auto"/>
                  <w:rPr>
                    <w:ins w:id="3391" w:author="Billy Mitchell" w:date="2021-05-18T18:29:00Z"/>
                    <w:rFonts w:ascii="Calibri" w:eastAsia="Times New Roman" w:hAnsi="Calibri" w:cs="Calibri"/>
                    <w:color w:val="000000"/>
                    <w:sz w:val="22"/>
                    <w:szCs w:val="22"/>
                    <w:lang w:val="en-US"/>
                  </w:rPr>
                </w:pPr>
                <w:ins w:id="3392" w:author="Billy Mitchell" w:date="2021-05-18T18:29:00Z">
                  <w:r w:rsidRPr="001B1DC8">
                    <w:rPr>
                      <w:rFonts w:ascii="Calibri" w:eastAsia="Times New Roman" w:hAnsi="Calibri" w:cs="Calibri"/>
                      <w:color w:val="000000"/>
                      <w:sz w:val="22"/>
                      <w:szCs w:val="22"/>
                      <w:lang w:val="en-US"/>
                    </w:rPr>
                    <w:t>***</w:t>
                  </w:r>
                </w:ins>
              </w:p>
            </w:tc>
          </w:tr>
          <w:tr w:rsidR="001B1DC8" w:rsidRPr="001B1DC8" w14:paraId="4B677168" w14:textId="77777777" w:rsidTr="001B1DC8">
            <w:trPr>
              <w:trHeight w:val="600"/>
              <w:ins w:id="3393" w:author="Billy Mitchell" w:date="2021-05-18T18:29:00Z"/>
              <w:trPrChange w:id="3394" w:author="Billy Mitchell" w:date="2021-05-18T18:32:00Z">
                <w:trPr>
                  <w:trHeight w:val="600"/>
                </w:trPr>
              </w:trPrChange>
            </w:trPr>
            <w:tc>
              <w:tcPr>
                <w:tcW w:w="3320" w:type="dxa"/>
                <w:tcBorders>
                  <w:top w:val="nil"/>
                  <w:left w:val="single" w:sz="8" w:space="0" w:color="auto"/>
                  <w:bottom w:val="single" w:sz="8" w:space="0" w:color="auto"/>
                  <w:right w:val="nil"/>
                </w:tcBorders>
                <w:shd w:val="clear" w:color="000000" w:fill="F2F2F2"/>
                <w:vAlign w:val="center"/>
                <w:hideMark/>
                <w:tcPrChange w:id="3395" w:author="Billy Mitchell" w:date="2021-05-18T18:32:00Z">
                  <w:tcPr>
                    <w:tcW w:w="3320" w:type="dxa"/>
                    <w:tcBorders>
                      <w:top w:val="nil"/>
                      <w:left w:val="single" w:sz="8" w:space="0" w:color="auto"/>
                      <w:bottom w:val="single" w:sz="8" w:space="0" w:color="auto"/>
                      <w:right w:val="nil"/>
                    </w:tcBorders>
                    <w:shd w:val="clear" w:color="000000" w:fill="F2F2F2"/>
                    <w:vAlign w:val="center"/>
                    <w:hideMark/>
                  </w:tcPr>
                </w:tcPrChange>
              </w:tcPr>
              <w:p w14:paraId="6D33FFF4" w14:textId="460100BC" w:rsidR="001B1DC8" w:rsidRPr="001B1DC8" w:rsidRDefault="001B1DC8" w:rsidP="001B1DC8">
                <w:pPr>
                  <w:spacing w:line="240" w:lineRule="auto"/>
                  <w:jc w:val="center"/>
                  <w:rPr>
                    <w:ins w:id="3396" w:author="Billy Mitchell" w:date="2021-05-18T18:29:00Z"/>
                    <w:rFonts w:eastAsia="Times New Roman"/>
                    <w:i/>
                    <w:iCs/>
                    <w:color w:val="000000"/>
                    <w:sz w:val="20"/>
                    <w:szCs w:val="20"/>
                    <w:lang w:val="en-US"/>
                  </w:rPr>
                </w:pPr>
                <w:ins w:id="3397" w:author="Billy Mitchell" w:date="2021-05-18T18:29:00Z">
                  <w:r w:rsidRPr="001B1DC8">
                    <w:rPr>
                      <w:rFonts w:eastAsia="Times New Roman"/>
                      <w:i/>
                      <w:iCs/>
                      <w:color w:val="000000"/>
                      <w:sz w:val="20"/>
                      <w:szCs w:val="20"/>
                      <w:lang w:val="en-US"/>
                    </w:rPr>
                    <w:t>N</w:t>
                  </w:r>
                </w:ins>
                <w:ins w:id="3398" w:author="Billy Mitchell" w:date="2021-05-23T16:39:00Z">
                  <w:r w:rsidR="00851532">
                    <w:rPr>
                      <w:rFonts w:eastAsia="Times New Roman"/>
                      <w:i/>
                      <w:iCs/>
                      <w:color w:val="000000"/>
                      <w:sz w:val="20"/>
                      <w:szCs w:val="20"/>
                      <w:lang w:val="en-US"/>
                    </w:rPr>
                    <w:t>A</w:t>
                  </w:r>
                </w:ins>
                <w:ins w:id="3399" w:author="Billy Mitchell" w:date="2021-05-18T18:29:00Z">
                  <w:r w:rsidRPr="001B1DC8">
                    <w:rPr>
                      <w:rFonts w:eastAsia="Times New Roman"/>
                      <w:i/>
                      <w:iCs/>
                      <w:color w:val="000000"/>
                      <w:sz w:val="20"/>
                      <w:szCs w:val="20"/>
                      <w:lang w:val="en-US"/>
                    </w:rPr>
                    <w:t>cc, Child &amp; vmPFC, Adult v.       N</w:t>
                  </w:r>
                </w:ins>
                <w:ins w:id="3400" w:author="Billy Mitchell" w:date="2021-05-23T16:39:00Z">
                  <w:r w:rsidR="00851532">
                    <w:rPr>
                      <w:rFonts w:eastAsia="Times New Roman"/>
                      <w:i/>
                      <w:iCs/>
                      <w:color w:val="000000"/>
                      <w:sz w:val="20"/>
                      <w:szCs w:val="20"/>
                      <w:lang w:val="en-US"/>
                    </w:rPr>
                    <w:t>A</w:t>
                  </w:r>
                </w:ins>
                <w:ins w:id="3401" w:author="Billy Mitchell" w:date="2021-05-18T18:29:00Z">
                  <w:r w:rsidRPr="001B1DC8">
                    <w:rPr>
                      <w:rFonts w:eastAsia="Times New Roman"/>
                      <w:i/>
                      <w:iCs/>
                      <w:color w:val="000000"/>
                      <w:sz w:val="20"/>
                      <w:szCs w:val="20"/>
                      <w:lang w:val="en-US"/>
                    </w:rPr>
                    <w:t>cc, Adults &amp; vmPFC, Child</w:t>
                  </w:r>
                </w:ins>
              </w:p>
            </w:tc>
            <w:tc>
              <w:tcPr>
                <w:tcW w:w="1227" w:type="dxa"/>
                <w:tcBorders>
                  <w:top w:val="nil"/>
                  <w:left w:val="nil"/>
                  <w:bottom w:val="single" w:sz="8" w:space="0" w:color="auto"/>
                  <w:right w:val="nil"/>
                </w:tcBorders>
                <w:shd w:val="clear" w:color="auto" w:fill="auto"/>
                <w:noWrap/>
                <w:vAlign w:val="center"/>
                <w:hideMark/>
                <w:tcPrChange w:id="3402" w:author="Billy Mitchell" w:date="2021-05-18T18:32:00Z">
                  <w:tcPr>
                    <w:tcW w:w="700" w:type="dxa"/>
                    <w:tcBorders>
                      <w:top w:val="nil"/>
                      <w:left w:val="nil"/>
                      <w:bottom w:val="single" w:sz="8" w:space="0" w:color="auto"/>
                      <w:right w:val="nil"/>
                    </w:tcBorders>
                    <w:shd w:val="clear" w:color="auto" w:fill="auto"/>
                    <w:noWrap/>
                    <w:vAlign w:val="center"/>
                    <w:hideMark/>
                  </w:tcPr>
                </w:tcPrChange>
              </w:tcPr>
              <w:p w14:paraId="7EEF1F62" w14:textId="5F7EC277" w:rsidR="001B1DC8" w:rsidRPr="001B1DC8" w:rsidRDefault="001B1DC8" w:rsidP="001B1DC8">
                <w:pPr>
                  <w:spacing w:line="240" w:lineRule="auto"/>
                  <w:jc w:val="center"/>
                  <w:rPr>
                    <w:ins w:id="3403" w:author="Billy Mitchell" w:date="2021-05-18T18:29:00Z"/>
                    <w:rFonts w:ascii="Calibri" w:eastAsia="Times New Roman" w:hAnsi="Calibri" w:cs="Calibri"/>
                    <w:color w:val="000000"/>
                    <w:sz w:val="22"/>
                    <w:szCs w:val="22"/>
                    <w:lang w:val="en-US"/>
                  </w:rPr>
                </w:pPr>
                <w:ins w:id="3404" w:author="Billy Mitchell" w:date="2021-05-18T18:29:00Z">
                  <w:r w:rsidRPr="001B1DC8">
                    <w:rPr>
                      <w:rFonts w:ascii="Calibri" w:eastAsia="Times New Roman" w:hAnsi="Calibri" w:cs="Calibri"/>
                      <w:color w:val="000000"/>
                      <w:sz w:val="22"/>
                      <w:szCs w:val="22"/>
                      <w:lang w:val="en-US"/>
                    </w:rPr>
                    <w:t>0.033</w:t>
                  </w:r>
                </w:ins>
              </w:p>
            </w:tc>
            <w:tc>
              <w:tcPr>
                <w:tcW w:w="718" w:type="dxa"/>
                <w:tcBorders>
                  <w:top w:val="nil"/>
                  <w:left w:val="nil"/>
                  <w:bottom w:val="single" w:sz="8" w:space="0" w:color="auto"/>
                  <w:right w:val="nil"/>
                </w:tcBorders>
                <w:shd w:val="clear" w:color="auto" w:fill="auto"/>
                <w:noWrap/>
                <w:vAlign w:val="center"/>
                <w:hideMark/>
                <w:tcPrChange w:id="3405" w:author="Billy Mitchell" w:date="2021-05-18T18:32:00Z">
                  <w:tcPr>
                    <w:tcW w:w="718" w:type="dxa"/>
                    <w:tcBorders>
                      <w:top w:val="nil"/>
                      <w:left w:val="nil"/>
                      <w:bottom w:val="single" w:sz="8" w:space="0" w:color="auto"/>
                      <w:right w:val="nil"/>
                    </w:tcBorders>
                    <w:shd w:val="clear" w:color="auto" w:fill="auto"/>
                    <w:noWrap/>
                    <w:vAlign w:val="center"/>
                    <w:hideMark/>
                  </w:tcPr>
                </w:tcPrChange>
              </w:tcPr>
              <w:p w14:paraId="3693FA99" w14:textId="77777777" w:rsidR="001B1DC8" w:rsidRPr="001B1DC8" w:rsidRDefault="001B1DC8" w:rsidP="001B1DC8">
                <w:pPr>
                  <w:spacing w:line="240" w:lineRule="auto"/>
                  <w:jc w:val="center"/>
                  <w:rPr>
                    <w:ins w:id="3406" w:author="Billy Mitchell" w:date="2021-05-18T18:29:00Z"/>
                    <w:rFonts w:ascii="Calibri" w:eastAsia="Times New Roman" w:hAnsi="Calibri" w:cs="Calibri"/>
                    <w:color w:val="000000"/>
                    <w:sz w:val="22"/>
                    <w:szCs w:val="22"/>
                    <w:lang w:val="en-US"/>
                  </w:rPr>
                </w:pPr>
                <w:ins w:id="3407" w:author="Billy Mitchell" w:date="2021-05-18T18:29:00Z">
                  <w:r w:rsidRPr="001B1DC8">
                    <w:rPr>
                      <w:rFonts w:ascii="Calibri" w:eastAsia="Times New Roman" w:hAnsi="Calibri" w:cs="Calibri"/>
                      <w:color w:val="000000"/>
                      <w:sz w:val="22"/>
                      <w:szCs w:val="22"/>
                      <w:lang w:val="en-US"/>
                    </w:rPr>
                    <w:t>0.010</w:t>
                  </w:r>
                </w:ins>
              </w:p>
            </w:tc>
            <w:tc>
              <w:tcPr>
                <w:tcW w:w="1115" w:type="dxa"/>
                <w:tcBorders>
                  <w:top w:val="nil"/>
                  <w:left w:val="nil"/>
                  <w:bottom w:val="single" w:sz="8" w:space="0" w:color="auto"/>
                  <w:right w:val="nil"/>
                </w:tcBorders>
                <w:shd w:val="clear" w:color="auto" w:fill="auto"/>
                <w:noWrap/>
                <w:vAlign w:val="center"/>
                <w:hideMark/>
                <w:tcPrChange w:id="3408" w:author="Billy Mitchell" w:date="2021-05-18T18:32:00Z">
                  <w:tcPr>
                    <w:tcW w:w="1000" w:type="dxa"/>
                    <w:tcBorders>
                      <w:top w:val="nil"/>
                      <w:left w:val="nil"/>
                      <w:bottom w:val="single" w:sz="8" w:space="0" w:color="auto"/>
                      <w:right w:val="nil"/>
                    </w:tcBorders>
                    <w:shd w:val="clear" w:color="auto" w:fill="auto"/>
                    <w:noWrap/>
                    <w:vAlign w:val="center"/>
                    <w:hideMark/>
                  </w:tcPr>
                </w:tcPrChange>
              </w:tcPr>
              <w:p w14:paraId="66018D21" w14:textId="77777777" w:rsidR="001B1DC8" w:rsidRPr="001B1DC8" w:rsidRDefault="001B1DC8" w:rsidP="001B1DC8">
                <w:pPr>
                  <w:spacing w:line="240" w:lineRule="auto"/>
                  <w:jc w:val="center"/>
                  <w:rPr>
                    <w:ins w:id="3409" w:author="Billy Mitchell" w:date="2021-05-18T18:29:00Z"/>
                    <w:rFonts w:ascii="Calibri" w:eastAsia="Times New Roman" w:hAnsi="Calibri" w:cs="Calibri"/>
                    <w:color w:val="000000"/>
                    <w:sz w:val="22"/>
                    <w:szCs w:val="22"/>
                    <w:lang w:val="en-US"/>
                  </w:rPr>
                </w:pPr>
                <w:ins w:id="3410" w:author="Billy Mitchell" w:date="2021-05-18T18:29:00Z">
                  <w:r w:rsidRPr="001B1DC8">
                    <w:rPr>
                      <w:rFonts w:ascii="Calibri" w:eastAsia="Times New Roman" w:hAnsi="Calibri" w:cs="Calibri"/>
                      <w:color w:val="000000"/>
                      <w:sz w:val="22"/>
                      <w:szCs w:val="22"/>
                      <w:lang w:val="en-US"/>
                    </w:rPr>
                    <w:t>3.511</w:t>
                  </w:r>
                </w:ins>
              </w:p>
            </w:tc>
            <w:tc>
              <w:tcPr>
                <w:tcW w:w="663" w:type="dxa"/>
                <w:tcBorders>
                  <w:top w:val="nil"/>
                  <w:left w:val="nil"/>
                  <w:bottom w:val="single" w:sz="8" w:space="0" w:color="auto"/>
                  <w:right w:val="nil"/>
                </w:tcBorders>
                <w:shd w:val="clear" w:color="auto" w:fill="auto"/>
                <w:noWrap/>
                <w:vAlign w:val="center"/>
                <w:hideMark/>
                <w:tcPrChange w:id="3411" w:author="Billy Mitchell" w:date="2021-05-18T18:32:00Z">
                  <w:tcPr>
                    <w:tcW w:w="663" w:type="dxa"/>
                    <w:tcBorders>
                      <w:top w:val="nil"/>
                      <w:left w:val="nil"/>
                      <w:bottom w:val="single" w:sz="8" w:space="0" w:color="auto"/>
                      <w:right w:val="nil"/>
                    </w:tcBorders>
                    <w:shd w:val="clear" w:color="auto" w:fill="auto"/>
                    <w:noWrap/>
                    <w:vAlign w:val="center"/>
                    <w:hideMark/>
                  </w:tcPr>
                </w:tcPrChange>
              </w:tcPr>
              <w:p w14:paraId="64902B1D" w14:textId="77777777" w:rsidR="001B1DC8" w:rsidRPr="001B1DC8" w:rsidRDefault="001B1DC8">
                <w:pPr>
                  <w:spacing w:line="240" w:lineRule="auto"/>
                  <w:rPr>
                    <w:ins w:id="3412" w:author="Billy Mitchell" w:date="2021-05-18T18:29:00Z"/>
                    <w:rFonts w:ascii="Calibri" w:eastAsia="Times New Roman" w:hAnsi="Calibri" w:cs="Calibri"/>
                    <w:color w:val="000000"/>
                    <w:sz w:val="22"/>
                    <w:szCs w:val="22"/>
                    <w:lang w:val="en-US"/>
                  </w:rPr>
                  <w:pPrChange w:id="3413" w:author="Billy Mitchell" w:date="2021-06-11T18:31:00Z">
                    <w:pPr>
                      <w:spacing w:line="240" w:lineRule="auto"/>
                      <w:jc w:val="center"/>
                    </w:pPr>
                  </w:pPrChange>
                </w:pPr>
                <w:ins w:id="3414" w:author="Billy Mitchell" w:date="2021-05-18T18:29:00Z">
                  <w:r w:rsidRPr="001B1DC8">
                    <w:rPr>
                      <w:rFonts w:ascii="Calibri" w:eastAsia="Times New Roman" w:hAnsi="Calibri" w:cs="Calibri"/>
                      <w:color w:val="000000"/>
                      <w:sz w:val="22"/>
                      <w:szCs w:val="22"/>
                      <w:lang w:val="en-US"/>
                    </w:rPr>
                    <w:t>7553</w:t>
                  </w:r>
                </w:ins>
              </w:p>
            </w:tc>
            <w:tc>
              <w:tcPr>
                <w:tcW w:w="326" w:type="dxa"/>
                <w:tcBorders>
                  <w:top w:val="nil"/>
                  <w:left w:val="nil"/>
                  <w:bottom w:val="single" w:sz="8" w:space="0" w:color="auto"/>
                  <w:right w:val="nil"/>
                </w:tcBorders>
                <w:shd w:val="clear" w:color="auto" w:fill="auto"/>
                <w:noWrap/>
                <w:vAlign w:val="center"/>
                <w:hideMark/>
                <w:tcPrChange w:id="3415" w:author="Billy Mitchell" w:date="2021-05-18T18:32:00Z">
                  <w:tcPr>
                    <w:tcW w:w="326" w:type="dxa"/>
                    <w:tcBorders>
                      <w:top w:val="nil"/>
                      <w:left w:val="nil"/>
                      <w:bottom w:val="single" w:sz="8" w:space="0" w:color="auto"/>
                      <w:right w:val="nil"/>
                    </w:tcBorders>
                    <w:shd w:val="clear" w:color="auto" w:fill="auto"/>
                    <w:noWrap/>
                    <w:vAlign w:val="center"/>
                    <w:hideMark/>
                  </w:tcPr>
                </w:tcPrChange>
              </w:tcPr>
              <w:p w14:paraId="09D2E89B" w14:textId="77777777" w:rsidR="001B1DC8" w:rsidRPr="001B1DC8" w:rsidRDefault="001B1DC8" w:rsidP="001B1DC8">
                <w:pPr>
                  <w:spacing w:line="240" w:lineRule="auto"/>
                  <w:jc w:val="right"/>
                  <w:rPr>
                    <w:ins w:id="3416" w:author="Billy Mitchell" w:date="2021-05-18T18:29:00Z"/>
                    <w:rFonts w:ascii="Calibri" w:eastAsia="Times New Roman" w:hAnsi="Calibri" w:cs="Calibri"/>
                    <w:color w:val="000000"/>
                    <w:sz w:val="22"/>
                    <w:szCs w:val="22"/>
                    <w:lang w:val="en-US"/>
                  </w:rPr>
                </w:pPr>
                <w:ins w:id="3417" w:author="Billy Mitchell" w:date="2021-05-18T18:29:00Z">
                  <w:r w:rsidRPr="001B1DC8">
                    <w:rPr>
                      <w:rFonts w:ascii="Calibri" w:eastAsia="Times New Roman" w:hAnsi="Calibri" w:cs="Calibri"/>
                      <w:color w:val="000000"/>
                      <w:sz w:val="22"/>
                      <w:szCs w:val="22"/>
                      <w:lang w:val="en-US"/>
                    </w:rPr>
                    <w:t>&lt;</w:t>
                  </w:r>
                </w:ins>
              </w:p>
            </w:tc>
            <w:tc>
              <w:tcPr>
                <w:tcW w:w="908" w:type="dxa"/>
                <w:tcBorders>
                  <w:top w:val="nil"/>
                  <w:left w:val="nil"/>
                  <w:bottom w:val="single" w:sz="8" w:space="0" w:color="auto"/>
                  <w:right w:val="nil"/>
                </w:tcBorders>
                <w:shd w:val="clear" w:color="auto" w:fill="auto"/>
                <w:noWrap/>
                <w:vAlign w:val="center"/>
                <w:hideMark/>
                <w:tcPrChange w:id="3418" w:author="Billy Mitchell" w:date="2021-05-18T18:32:00Z">
                  <w:tcPr>
                    <w:tcW w:w="908" w:type="dxa"/>
                    <w:tcBorders>
                      <w:top w:val="nil"/>
                      <w:left w:val="nil"/>
                      <w:bottom w:val="single" w:sz="8" w:space="0" w:color="auto"/>
                      <w:right w:val="nil"/>
                    </w:tcBorders>
                    <w:shd w:val="clear" w:color="auto" w:fill="auto"/>
                    <w:noWrap/>
                    <w:vAlign w:val="center"/>
                    <w:hideMark/>
                  </w:tcPr>
                </w:tcPrChange>
              </w:tcPr>
              <w:p w14:paraId="7B323974" w14:textId="77777777" w:rsidR="001B1DC8" w:rsidRPr="001B1DC8" w:rsidRDefault="001B1DC8" w:rsidP="001B1DC8">
                <w:pPr>
                  <w:spacing w:line="240" w:lineRule="auto"/>
                  <w:rPr>
                    <w:ins w:id="3419" w:author="Billy Mitchell" w:date="2021-05-18T18:29:00Z"/>
                    <w:rFonts w:ascii="Calibri" w:eastAsia="Times New Roman" w:hAnsi="Calibri" w:cs="Calibri"/>
                    <w:color w:val="000000"/>
                    <w:sz w:val="22"/>
                    <w:szCs w:val="22"/>
                    <w:lang w:val="en-US"/>
                  </w:rPr>
                </w:pPr>
                <w:ins w:id="3420" w:author="Billy Mitchell" w:date="2021-05-18T18:29:00Z">
                  <w:r w:rsidRPr="001B1DC8">
                    <w:rPr>
                      <w:rFonts w:ascii="Calibri" w:eastAsia="Times New Roman" w:hAnsi="Calibri" w:cs="Calibri"/>
                      <w:color w:val="000000"/>
                      <w:sz w:val="22"/>
                      <w:szCs w:val="22"/>
                      <w:lang w:val="en-US"/>
                    </w:rPr>
                    <w:t>0.001</w:t>
                  </w:r>
                </w:ins>
              </w:p>
            </w:tc>
            <w:tc>
              <w:tcPr>
                <w:tcW w:w="613" w:type="dxa"/>
                <w:tcBorders>
                  <w:top w:val="nil"/>
                  <w:left w:val="nil"/>
                  <w:bottom w:val="single" w:sz="8" w:space="0" w:color="auto"/>
                  <w:right w:val="single" w:sz="8" w:space="0" w:color="auto"/>
                </w:tcBorders>
                <w:shd w:val="clear" w:color="auto" w:fill="auto"/>
                <w:noWrap/>
                <w:vAlign w:val="center"/>
                <w:hideMark/>
                <w:tcPrChange w:id="3421" w:author="Billy Mitchell" w:date="2021-05-18T18:32:00Z">
                  <w:tcPr>
                    <w:tcW w:w="613" w:type="dxa"/>
                    <w:tcBorders>
                      <w:top w:val="nil"/>
                      <w:left w:val="nil"/>
                      <w:bottom w:val="single" w:sz="8" w:space="0" w:color="auto"/>
                      <w:right w:val="single" w:sz="8" w:space="0" w:color="auto"/>
                    </w:tcBorders>
                    <w:shd w:val="clear" w:color="auto" w:fill="auto"/>
                    <w:noWrap/>
                    <w:vAlign w:val="center"/>
                    <w:hideMark/>
                  </w:tcPr>
                </w:tcPrChange>
              </w:tcPr>
              <w:p w14:paraId="50D30B5B" w14:textId="77777777" w:rsidR="001B1DC8" w:rsidRPr="001B1DC8" w:rsidRDefault="001B1DC8" w:rsidP="001B1DC8">
                <w:pPr>
                  <w:spacing w:line="240" w:lineRule="auto"/>
                  <w:rPr>
                    <w:ins w:id="3422" w:author="Billy Mitchell" w:date="2021-05-18T18:29:00Z"/>
                    <w:rFonts w:ascii="Calibri" w:eastAsia="Times New Roman" w:hAnsi="Calibri" w:cs="Calibri"/>
                    <w:color w:val="000000"/>
                    <w:sz w:val="22"/>
                    <w:szCs w:val="22"/>
                    <w:lang w:val="en-US"/>
                  </w:rPr>
                </w:pPr>
                <w:ins w:id="3423" w:author="Billy Mitchell" w:date="2021-05-18T18:29:00Z">
                  <w:r w:rsidRPr="001B1DC8">
                    <w:rPr>
                      <w:rFonts w:ascii="Calibri" w:eastAsia="Times New Roman" w:hAnsi="Calibri" w:cs="Calibri"/>
                      <w:color w:val="000000"/>
                      <w:sz w:val="22"/>
                      <w:szCs w:val="22"/>
                      <w:lang w:val="en-US"/>
                    </w:rPr>
                    <w:t>***</w:t>
                  </w:r>
                </w:ins>
              </w:p>
            </w:tc>
          </w:tr>
        </w:tbl>
        <w:p w14:paraId="739D0B7F" w14:textId="77777777" w:rsidR="00851532" w:rsidRDefault="00851532" w:rsidP="00851532">
          <w:pPr>
            <w:rPr>
              <w:ins w:id="3424" w:author="Billy Mitchell" w:date="2021-05-23T16:40:00Z"/>
              <w:b/>
              <w:color w:val="000000"/>
            </w:rPr>
          </w:pPr>
          <w:ins w:id="3425" w:author="Billy Mitchell" w:date="2021-05-23T16:40:00Z">
            <w:r>
              <w:rPr>
                <w:noProof/>
                <w:lang w:val="en-US"/>
              </w:rPr>
              <mc:AlternateContent>
                <mc:Choice Requires="wps">
                  <w:drawing>
                    <wp:anchor distT="0" distB="0" distL="114300" distR="114300" simplePos="0" relativeHeight="251674624" behindDoc="0" locked="0" layoutInCell="1" hidden="0" allowOverlap="1" wp14:anchorId="6ACF0191" wp14:editId="227C1063">
                      <wp:simplePos x="0" y="0"/>
                      <wp:positionH relativeFrom="column">
                        <wp:posOffset>12700</wp:posOffset>
                      </wp:positionH>
                      <wp:positionV relativeFrom="paragraph">
                        <wp:posOffset>58420</wp:posOffset>
                      </wp:positionV>
                      <wp:extent cx="3867785" cy="294640"/>
                      <wp:effectExtent l="0" t="0" r="0" b="0"/>
                      <wp:wrapSquare wrapText="bothSides" distT="0" distB="0" distL="114300" distR="114300"/>
                      <wp:docPr id="196" name="Rectangle 196"/>
                      <wp:cNvGraphicFramePr/>
                      <a:graphic xmlns:a="http://schemas.openxmlformats.org/drawingml/2006/main">
                        <a:graphicData uri="http://schemas.microsoft.com/office/word/2010/wordprocessingShape">
                          <wps:wsp>
                            <wps:cNvSpPr/>
                            <wps:spPr>
                              <a:xfrm>
                                <a:off x="0" y="0"/>
                                <a:ext cx="3867785" cy="294640"/>
                              </a:xfrm>
                              <a:prstGeom prst="rect">
                                <a:avLst/>
                              </a:prstGeom>
                              <a:noFill/>
                              <a:ln>
                                <a:noFill/>
                              </a:ln>
                            </wps:spPr>
                            <wps:txbx>
                              <w:txbxContent>
                                <w:p w14:paraId="131473A7" w14:textId="77777777" w:rsidR="004D43FA" w:rsidRDefault="004D43FA" w:rsidP="00851532">
                                  <w:pPr>
                                    <w:spacing w:line="360" w:lineRule="auto"/>
                                    <w:textDirection w:val="btLr"/>
                                  </w:pPr>
                                  <w:r>
                                    <w:rPr>
                                      <w:b/>
                                      <w:color w:val="000000"/>
                                      <w:sz w:val="20"/>
                                    </w:rPr>
                                    <w:t>Table 1:</w:t>
                                  </w:r>
                                  <w:r>
                                    <w:rPr>
                                      <w:color w:val="000000"/>
                                      <w:sz w:val="20"/>
                                    </w:rPr>
                                    <w:t xml:space="preserve"> Bonferroni-Adjusted Age Group &amp; ROI Contrast Results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ACF0191" id="Rectangle 196" o:spid="_x0000_s1026" style="position:absolute;margin-left:1pt;margin-top:4.6pt;width:304.55pt;height:2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" filled="f" stroked="f">
                      <v:textbox inset="2.53958mm,1.2694mm,2.53958mm,1.2694mm">
                        <w:txbxContent>
                          <w:p w14:paraId="131473A7" w14:textId="77777777" w:rsidR="004D43FA" w:rsidRDefault="004D43FA" w:rsidP="00851532">
                            <w:pPr>
                              <w:spacing w:line="360" w:lineRule="auto"/>
                              <w:textDirection w:val="btLr"/>
                            </w:pPr>
                            <w:r>
                              <w:rPr>
                                <w:b/>
                                <w:color w:val="000000"/>
                                <w:sz w:val="20"/>
                              </w:rPr>
                              <w:t>Table 1:</w:t>
                            </w:r>
                            <w:r>
                              <w:rPr>
                                <w:color w:val="000000"/>
                                <w:sz w:val="20"/>
                              </w:rPr>
                              <w:t xml:space="preserve"> Bonferroni-Adjusted Age Group &amp; ROI Contrast Results</w:t>
                            </w:r>
                          </w:p>
                        </w:txbxContent>
                      </v:textbox>
                      <w10:wrap type="square"/>
                    </v:rect>
                  </w:pict>
                </mc:Fallback>
              </mc:AlternateContent>
            </w:r>
          </w:ins>
        </w:p>
        <w:p w14:paraId="000000B7" w14:textId="395BD558" w:rsidR="001D5C46" w:rsidRDefault="00851532">
          <w:pPr>
            <w:rPr>
              <w:b/>
              <w:color w:val="000000"/>
            </w:rPr>
          </w:pPr>
          <w:del w:id="3426" w:author="Billy Mitchell" w:date="2021-05-23T16:40:00Z">
            <w:r w:rsidDel="00851532">
              <w:rPr>
                <w:noProof/>
                <w:lang w:val="en-US"/>
              </w:rPr>
              <mc:AlternateContent>
                <mc:Choice Requires="wps">
                  <w:drawing>
                    <wp:anchor distT="0" distB="0" distL="114300" distR="114300" simplePos="0" relativeHeight="251659264" behindDoc="0" locked="0" layoutInCell="1" hidden="0" allowOverlap="1" wp14:anchorId="4514B8CB" wp14:editId="346730B7">
                      <wp:simplePos x="0" y="0"/>
                      <wp:positionH relativeFrom="column">
                        <wp:posOffset>12700</wp:posOffset>
                      </wp:positionH>
                      <wp:positionV relativeFrom="paragraph">
                        <wp:posOffset>58420</wp:posOffset>
                      </wp:positionV>
                      <wp:extent cx="3867785" cy="294640"/>
                      <wp:effectExtent l="0" t="0" r="0" b="0"/>
                      <wp:wrapSquare wrapText="bothSides" distT="0" distB="0" distL="114300" distR="114300"/>
                      <wp:docPr id="245" name="Rectangle 245"/>
                      <wp:cNvGraphicFramePr/>
                      <a:graphic xmlns:a="http://schemas.openxmlformats.org/drawingml/2006/main">
                        <a:graphicData uri="http://schemas.microsoft.com/office/word/2010/wordprocessingShape">
                          <wps:wsp>
                            <wps:cNvSpPr/>
                            <wps:spPr>
                              <a:xfrm>
                                <a:off x="0" y="0"/>
                                <a:ext cx="3867785" cy="294640"/>
                              </a:xfrm>
                              <a:prstGeom prst="rect">
                                <a:avLst/>
                              </a:prstGeom>
                              <a:noFill/>
                              <a:ln>
                                <a:noFill/>
                              </a:ln>
                            </wps:spPr>
                            <wps:txbx>
                              <w:txbxContent>
                                <w:p w14:paraId="6A29F409" w14:textId="77777777" w:rsidR="004D43FA" w:rsidRDefault="004D43FA">
                                  <w:pPr>
                                    <w:spacing w:line="360" w:lineRule="auto"/>
                                    <w:textDirection w:val="btLr"/>
                                  </w:pPr>
                                  <w:r>
                                    <w:rPr>
                                      <w:b/>
                                      <w:color w:val="000000"/>
                                      <w:sz w:val="20"/>
                                    </w:rPr>
                                    <w:t>Table 1:</w:t>
                                  </w:r>
                                  <w:r>
                                    <w:rPr>
                                      <w:color w:val="000000"/>
                                      <w:sz w:val="20"/>
                                    </w:rPr>
                                    <w:t xml:space="preserve"> Bonferroni-Adjusted Age Group &amp; ROI Contrast Results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514B8CB" id="Rectangle 245" o:spid="_x0000_s1027" style="position:absolute;margin-left:1pt;margin-top:4.6pt;width:304.55pt;height:2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" filled="f" stroked="f">
                      <v:textbox inset="2.53958mm,1.2694mm,2.53958mm,1.2694mm">
                        <w:txbxContent>
                          <w:p w14:paraId="6A29F409" w14:textId="77777777" w:rsidR="004D43FA" w:rsidRDefault="004D43FA">
                            <w:pPr>
                              <w:spacing w:line="360" w:lineRule="auto"/>
                              <w:textDirection w:val="btLr"/>
                            </w:pPr>
                            <w:r>
                              <w:rPr>
                                <w:b/>
                                <w:color w:val="000000"/>
                                <w:sz w:val="20"/>
                              </w:rPr>
                              <w:t>Table 1:</w:t>
                            </w:r>
                            <w:r>
                              <w:rPr>
                                <w:color w:val="000000"/>
                                <w:sz w:val="20"/>
                              </w:rPr>
                              <w:t xml:space="preserve"> Bonferroni-Adjusted Age Group &amp; ROI Contrast Results</w:t>
                            </w:r>
                          </w:p>
                        </w:txbxContent>
                      </v:textbox>
                      <w10:wrap type="square"/>
                    </v:rect>
                  </w:pict>
                </mc:Fallback>
              </mc:AlternateContent>
            </w:r>
          </w:del>
        </w:p>
        <w:customXmlDelRangeStart w:id="3427" w:author="Billy Mitchell" w:date="2021-05-23T16:40:00Z"/>
      </w:sdtContent>
    </w:sdt>
    <w:customXmlDelRangeEnd w:id="3427"/>
    <w:p w14:paraId="000000B8" w14:textId="406B0B36" w:rsidR="001D5C46" w:rsidRDefault="001D5C46">
      <w:pPr>
        <w:spacing w:line="480" w:lineRule="auto"/>
        <w:jc w:val="both"/>
        <w:rPr>
          <w:b/>
          <w:color w:val="000000"/>
        </w:rPr>
      </w:pPr>
    </w:p>
    <w:tbl>
      <w:tblPr>
        <w:tblStyle w:val="a7"/>
        <w:tblW w:w="10748" w:type="dxa"/>
        <w:tblInd w:w="-537" w:type="dxa"/>
        <w:tblLayout w:type="fixed"/>
        <w:tblLook w:val="0400" w:firstRow="0" w:lastRow="0" w:firstColumn="0" w:lastColumn="0" w:noHBand="0" w:noVBand="1"/>
      </w:tblPr>
      <w:tblGrid>
        <w:gridCol w:w="3484"/>
        <w:gridCol w:w="1463"/>
        <w:gridCol w:w="764"/>
        <w:gridCol w:w="1797"/>
        <w:gridCol w:w="723"/>
        <w:gridCol w:w="1077"/>
        <w:gridCol w:w="810"/>
        <w:gridCol w:w="630"/>
      </w:tblGrid>
      <w:customXmlDelRangeStart w:id="3428" w:author="William Mitchell" w:date="2021-05-19T13:24:00Z"/>
      <w:sdt>
        <w:sdtPr>
          <w:tag w:val="goog_rdk_473"/>
          <w:id w:val="-2085592774"/>
        </w:sdtPr>
        <w:sdtEndPr/>
        <w:sdtContent>
          <w:customXmlDelRangeEnd w:id="3428"/>
          <w:tr w:rsidR="001D5C46" w14:paraId="79E784A5" w14:textId="77777777">
            <w:trPr>
              <w:trHeight w:val="405"/>
              <w:del w:id="3429" w:author="Billy Mitchell" w:date="2021-04-22T14:01:00Z"/>
            </w:trPr>
            <w:tc>
              <w:tcPr>
                <w:tcW w:w="3484" w:type="dxa"/>
                <w:tcBorders>
                  <w:top w:val="single" w:sz="4" w:space="0" w:color="000000"/>
                  <w:left w:val="nil"/>
                  <w:bottom w:val="single" w:sz="4" w:space="0" w:color="000000"/>
                  <w:right w:val="nil"/>
                </w:tcBorders>
                <w:shd w:val="clear" w:color="auto" w:fill="auto"/>
                <w:vAlign w:val="bottom"/>
              </w:tcPr>
              <w:customXmlDelRangeStart w:id="3430" w:author="William Mitchell" w:date="2021-05-19T13:24:00Z"/>
              <w:sdt>
                <w:sdtPr>
                  <w:tag w:val="goog_rdk_475"/>
                  <w:id w:val="-1664232005"/>
                </w:sdtPr>
                <w:sdtEndPr/>
                <w:sdtContent>
                  <w:customXmlDelRangeEnd w:id="3430"/>
                  <w:p w14:paraId="000000B9" w14:textId="19055E52" w:rsidR="001D5C46" w:rsidRDefault="00C146F4">
                    <w:pPr>
                      <w:spacing w:line="480" w:lineRule="auto"/>
                      <w:jc w:val="center"/>
                      <w:rPr>
                        <w:del w:id="3431" w:author="Billy Mitchell" w:date="2021-04-22T14:01:00Z"/>
                        <w:b/>
                        <w:color w:val="000000"/>
                      </w:rPr>
                    </w:pPr>
                    <w:customXmlDelRangeStart w:id="3432" w:author="William Mitchell" w:date="2021-05-19T13:24:00Z"/>
                    <w:sdt>
                      <w:sdtPr>
                        <w:tag w:val="goog_rdk_474"/>
                        <w:id w:val="-855189426"/>
                      </w:sdtPr>
                      <w:sdtEndPr/>
                      <w:sdtContent>
                        <w:customXmlDelRangeEnd w:id="3432"/>
                        <w:del w:id="3433" w:author="Billy Mitchell" w:date="2021-04-22T14:01:00Z">
                          <w:r w:rsidR="00D2411E">
                            <w:rPr>
                              <w:b/>
                              <w:color w:val="000000"/>
                            </w:rPr>
                            <w:delText>Contrasts</w:delText>
                          </w:r>
                        </w:del>
                        <w:customXmlDelRangeStart w:id="3434" w:author="William Mitchell" w:date="2021-05-19T13:24:00Z"/>
                      </w:sdtContent>
                    </w:sdt>
                    <w:customXmlDelRangeEnd w:id="3434"/>
                  </w:p>
                  <w:customXmlDelRangeStart w:id="3435" w:author="William Mitchell" w:date="2021-05-19T13:24:00Z"/>
                </w:sdtContent>
              </w:sdt>
              <w:customXmlDelRangeEnd w:id="3435"/>
            </w:tc>
            <w:tc>
              <w:tcPr>
                <w:tcW w:w="1463" w:type="dxa"/>
                <w:tcBorders>
                  <w:top w:val="single" w:sz="4" w:space="0" w:color="000000"/>
                  <w:left w:val="nil"/>
                  <w:bottom w:val="single" w:sz="4" w:space="0" w:color="000000"/>
                  <w:right w:val="nil"/>
                </w:tcBorders>
                <w:shd w:val="clear" w:color="auto" w:fill="auto"/>
                <w:vAlign w:val="bottom"/>
              </w:tcPr>
              <w:customXmlDelRangeStart w:id="3436" w:author="William Mitchell" w:date="2021-05-19T13:24:00Z"/>
              <w:sdt>
                <w:sdtPr>
                  <w:tag w:val="goog_rdk_477"/>
                  <w:id w:val="1663735957"/>
                </w:sdtPr>
                <w:sdtEndPr/>
                <w:sdtContent>
                  <w:customXmlDelRangeEnd w:id="3436"/>
                  <w:p w14:paraId="000000BA" w14:textId="187750A4" w:rsidR="001D5C46" w:rsidRDefault="00C146F4">
                    <w:pPr>
                      <w:spacing w:line="480" w:lineRule="auto"/>
                      <w:jc w:val="center"/>
                      <w:rPr>
                        <w:del w:id="3437" w:author="Billy Mitchell" w:date="2021-04-22T14:01:00Z"/>
                        <w:b/>
                        <w:color w:val="000000"/>
                      </w:rPr>
                    </w:pPr>
                    <w:customXmlDelRangeStart w:id="3438" w:author="William Mitchell" w:date="2021-05-19T13:24:00Z"/>
                    <w:sdt>
                      <w:sdtPr>
                        <w:tag w:val="goog_rdk_476"/>
                        <w:id w:val="-984930187"/>
                      </w:sdtPr>
                      <w:sdtEndPr/>
                      <w:sdtContent>
                        <w:customXmlDelRangeEnd w:id="3438"/>
                        <w:del w:id="3439" w:author="Billy Mitchell" w:date="2021-04-22T14:01:00Z">
                          <w:r w:rsidR="00D2411E">
                            <w:rPr>
                              <w:b/>
                              <w:color w:val="000000"/>
                            </w:rPr>
                            <w:delText>Mean Diff.</w:delText>
                          </w:r>
                        </w:del>
                        <w:customXmlDelRangeStart w:id="3440" w:author="William Mitchell" w:date="2021-05-19T13:24:00Z"/>
                      </w:sdtContent>
                    </w:sdt>
                    <w:customXmlDelRangeEnd w:id="3440"/>
                  </w:p>
                  <w:customXmlDelRangeStart w:id="3441" w:author="William Mitchell" w:date="2021-05-19T13:24:00Z"/>
                </w:sdtContent>
              </w:sdt>
              <w:customXmlDelRangeEnd w:id="3441"/>
            </w:tc>
            <w:tc>
              <w:tcPr>
                <w:tcW w:w="764" w:type="dxa"/>
                <w:tcBorders>
                  <w:top w:val="single" w:sz="4" w:space="0" w:color="000000"/>
                  <w:left w:val="nil"/>
                  <w:bottom w:val="single" w:sz="4" w:space="0" w:color="000000"/>
                  <w:right w:val="nil"/>
                </w:tcBorders>
                <w:shd w:val="clear" w:color="auto" w:fill="auto"/>
                <w:vAlign w:val="bottom"/>
              </w:tcPr>
              <w:customXmlDelRangeStart w:id="3442" w:author="William Mitchell" w:date="2021-05-19T13:24:00Z"/>
              <w:sdt>
                <w:sdtPr>
                  <w:tag w:val="goog_rdk_479"/>
                  <w:id w:val="914357619"/>
                </w:sdtPr>
                <w:sdtEndPr/>
                <w:sdtContent>
                  <w:customXmlDelRangeEnd w:id="3442"/>
                  <w:p w14:paraId="000000BB" w14:textId="49CB7F89" w:rsidR="001D5C46" w:rsidRDefault="00C146F4">
                    <w:pPr>
                      <w:spacing w:line="480" w:lineRule="auto"/>
                      <w:jc w:val="center"/>
                      <w:rPr>
                        <w:del w:id="3443" w:author="Billy Mitchell" w:date="2021-04-22T14:01:00Z"/>
                        <w:b/>
                        <w:color w:val="000000"/>
                      </w:rPr>
                    </w:pPr>
                    <w:customXmlDelRangeStart w:id="3444" w:author="William Mitchell" w:date="2021-05-19T13:24:00Z"/>
                    <w:sdt>
                      <w:sdtPr>
                        <w:tag w:val="goog_rdk_478"/>
                        <w:id w:val="-216357052"/>
                      </w:sdtPr>
                      <w:sdtEndPr/>
                      <w:sdtContent>
                        <w:customXmlDelRangeEnd w:id="3444"/>
                        <w:del w:id="3445" w:author="Billy Mitchell" w:date="2021-04-22T14:01:00Z">
                          <w:r w:rsidR="00D2411E">
                            <w:rPr>
                              <w:b/>
                              <w:color w:val="000000"/>
                            </w:rPr>
                            <w:delText>SE</w:delText>
                          </w:r>
                        </w:del>
                        <w:customXmlDelRangeStart w:id="3446" w:author="William Mitchell" w:date="2021-05-19T13:24:00Z"/>
                      </w:sdtContent>
                    </w:sdt>
                    <w:customXmlDelRangeEnd w:id="3446"/>
                  </w:p>
                  <w:customXmlDelRangeStart w:id="3447" w:author="William Mitchell" w:date="2021-05-19T13:24:00Z"/>
                </w:sdtContent>
              </w:sdt>
              <w:customXmlDelRangeEnd w:id="3447"/>
            </w:tc>
            <w:tc>
              <w:tcPr>
                <w:tcW w:w="1797" w:type="dxa"/>
                <w:tcBorders>
                  <w:top w:val="single" w:sz="4" w:space="0" w:color="000000"/>
                  <w:left w:val="nil"/>
                  <w:bottom w:val="single" w:sz="4" w:space="0" w:color="000000"/>
                  <w:right w:val="nil"/>
                </w:tcBorders>
                <w:shd w:val="clear" w:color="auto" w:fill="auto"/>
                <w:vAlign w:val="bottom"/>
              </w:tcPr>
              <w:customXmlDelRangeStart w:id="3448" w:author="William Mitchell" w:date="2021-05-19T13:24:00Z"/>
              <w:sdt>
                <w:sdtPr>
                  <w:tag w:val="goog_rdk_481"/>
                  <w:id w:val="1059124129"/>
                </w:sdtPr>
                <w:sdtEndPr/>
                <w:sdtContent>
                  <w:customXmlDelRangeEnd w:id="3448"/>
                  <w:p w14:paraId="000000BC" w14:textId="6FF2D25E" w:rsidR="001D5C46" w:rsidRDefault="00C146F4">
                    <w:pPr>
                      <w:spacing w:line="480" w:lineRule="auto"/>
                      <w:jc w:val="center"/>
                      <w:rPr>
                        <w:del w:id="3449" w:author="Billy Mitchell" w:date="2021-04-22T14:01:00Z"/>
                        <w:b/>
                        <w:color w:val="000000"/>
                      </w:rPr>
                    </w:pPr>
                    <w:customXmlDelRangeStart w:id="3450" w:author="William Mitchell" w:date="2021-05-19T13:24:00Z"/>
                    <w:sdt>
                      <w:sdtPr>
                        <w:tag w:val="goog_rdk_480"/>
                        <w:id w:val="-1832356826"/>
                      </w:sdtPr>
                      <w:sdtEndPr/>
                      <w:sdtContent>
                        <w:customXmlDelRangeEnd w:id="3450"/>
                        <w:del w:id="3451" w:author="Billy Mitchell" w:date="2021-04-22T14:01:00Z">
                          <w:r w:rsidR="00D2411E">
                            <w:rPr>
                              <w:b/>
                              <w:color w:val="000000"/>
                            </w:rPr>
                            <w:delText>T Statistic</w:delText>
                          </w:r>
                        </w:del>
                        <w:customXmlDelRangeStart w:id="3452" w:author="William Mitchell" w:date="2021-05-19T13:24:00Z"/>
                      </w:sdtContent>
                    </w:sdt>
                    <w:customXmlDelRangeEnd w:id="3452"/>
                  </w:p>
                  <w:customXmlDelRangeStart w:id="3453" w:author="William Mitchell" w:date="2021-05-19T13:24:00Z"/>
                </w:sdtContent>
              </w:sdt>
              <w:customXmlDelRangeEnd w:id="3453"/>
            </w:tc>
            <w:tc>
              <w:tcPr>
                <w:tcW w:w="723" w:type="dxa"/>
                <w:tcBorders>
                  <w:top w:val="single" w:sz="4" w:space="0" w:color="000000"/>
                  <w:left w:val="nil"/>
                  <w:bottom w:val="single" w:sz="4" w:space="0" w:color="000000"/>
                  <w:right w:val="nil"/>
                </w:tcBorders>
                <w:shd w:val="clear" w:color="auto" w:fill="auto"/>
                <w:vAlign w:val="bottom"/>
              </w:tcPr>
              <w:customXmlDelRangeStart w:id="3454" w:author="William Mitchell" w:date="2021-05-19T13:24:00Z"/>
              <w:sdt>
                <w:sdtPr>
                  <w:tag w:val="goog_rdk_483"/>
                  <w:id w:val="-524862483"/>
                </w:sdtPr>
                <w:sdtEndPr/>
                <w:sdtContent>
                  <w:customXmlDelRangeEnd w:id="3454"/>
                  <w:p w14:paraId="000000BD" w14:textId="795C5794" w:rsidR="001D5C46" w:rsidRDefault="00C146F4">
                    <w:pPr>
                      <w:spacing w:line="480" w:lineRule="auto"/>
                      <w:jc w:val="center"/>
                      <w:rPr>
                        <w:del w:id="3455" w:author="Billy Mitchell" w:date="2021-04-22T14:01:00Z"/>
                        <w:b/>
                        <w:color w:val="000000"/>
                      </w:rPr>
                    </w:pPr>
                    <w:customXmlDelRangeStart w:id="3456" w:author="William Mitchell" w:date="2021-05-19T13:24:00Z"/>
                    <w:sdt>
                      <w:sdtPr>
                        <w:tag w:val="goog_rdk_482"/>
                        <w:id w:val="-972364229"/>
                      </w:sdtPr>
                      <w:sdtEndPr/>
                      <w:sdtContent>
                        <w:customXmlDelRangeEnd w:id="3456"/>
                        <w:del w:id="3457" w:author="Billy Mitchell" w:date="2021-04-22T14:01:00Z">
                          <w:r w:rsidR="00D2411E">
                            <w:rPr>
                              <w:b/>
                              <w:color w:val="000000"/>
                            </w:rPr>
                            <w:delText>df</w:delText>
                          </w:r>
                        </w:del>
                        <w:customXmlDelRangeStart w:id="3458" w:author="William Mitchell" w:date="2021-05-19T13:24:00Z"/>
                      </w:sdtContent>
                    </w:sdt>
                    <w:customXmlDelRangeEnd w:id="3458"/>
                  </w:p>
                  <w:customXmlDelRangeStart w:id="3459" w:author="William Mitchell" w:date="2021-05-19T13:24:00Z"/>
                </w:sdtContent>
              </w:sdt>
              <w:customXmlDelRangeEnd w:id="3459"/>
            </w:tc>
            <w:tc>
              <w:tcPr>
                <w:tcW w:w="2517" w:type="dxa"/>
                <w:gridSpan w:val="3"/>
                <w:tcBorders>
                  <w:top w:val="single" w:sz="4" w:space="0" w:color="000000"/>
                  <w:left w:val="nil"/>
                  <w:bottom w:val="single" w:sz="4" w:space="0" w:color="000000"/>
                  <w:right w:val="nil"/>
                </w:tcBorders>
                <w:shd w:val="clear" w:color="auto" w:fill="auto"/>
                <w:vAlign w:val="bottom"/>
              </w:tcPr>
              <w:customXmlDelRangeStart w:id="3460" w:author="William Mitchell" w:date="2021-05-19T13:24:00Z"/>
              <w:sdt>
                <w:sdtPr>
                  <w:tag w:val="goog_rdk_485"/>
                  <w:id w:val="-1014528760"/>
                </w:sdtPr>
                <w:sdtEndPr/>
                <w:sdtContent>
                  <w:customXmlDelRangeEnd w:id="3460"/>
                  <w:p w14:paraId="000000BE" w14:textId="241371E7" w:rsidR="001D5C46" w:rsidRDefault="00C146F4">
                    <w:pPr>
                      <w:spacing w:line="480" w:lineRule="auto"/>
                      <w:jc w:val="center"/>
                      <w:rPr>
                        <w:del w:id="3461" w:author="Billy Mitchell" w:date="2021-04-22T14:01:00Z"/>
                        <w:b/>
                        <w:color w:val="000000"/>
                      </w:rPr>
                    </w:pPr>
                    <w:customXmlDelRangeStart w:id="3462" w:author="William Mitchell" w:date="2021-05-19T13:24:00Z"/>
                    <w:sdt>
                      <w:sdtPr>
                        <w:tag w:val="goog_rdk_484"/>
                        <w:id w:val="1025826742"/>
                      </w:sdtPr>
                      <w:sdtEndPr/>
                      <w:sdtContent>
                        <w:customXmlDelRangeEnd w:id="3462"/>
                        <w:del w:id="3463" w:author="Billy Mitchell" w:date="2021-04-22T14:01:00Z">
                          <w:r w:rsidR="00D2411E">
                            <w:rPr>
                              <w:b/>
                              <w:color w:val="000000"/>
                            </w:rPr>
                            <w:delText>Bonferroni P</w:delText>
                          </w:r>
                        </w:del>
                        <w:customXmlDelRangeStart w:id="3464" w:author="William Mitchell" w:date="2021-05-19T13:24:00Z"/>
                      </w:sdtContent>
                    </w:sdt>
                    <w:customXmlDelRangeEnd w:id="3464"/>
                  </w:p>
                  <w:customXmlDelRangeStart w:id="3465" w:author="William Mitchell" w:date="2021-05-19T13:24:00Z"/>
                </w:sdtContent>
              </w:sdt>
              <w:customXmlDelRangeEnd w:id="3465"/>
            </w:tc>
          </w:tr>
          <w:customXmlDelRangeStart w:id="3466" w:author="William Mitchell" w:date="2021-05-19T13:24:00Z"/>
        </w:sdtContent>
      </w:sdt>
      <w:customXmlDelRangeEnd w:id="3466"/>
      <w:customXmlDelRangeStart w:id="3467" w:author="William Mitchell" w:date="2021-05-19T13:24:00Z"/>
      <w:sdt>
        <w:sdtPr>
          <w:tag w:val="goog_rdk_490"/>
          <w:id w:val="1310053415"/>
        </w:sdtPr>
        <w:sdtEndPr/>
        <w:sdtContent>
          <w:customXmlDelRangeEnd w:id="3467"/>
          <w:tr w:rsidR="001D5C46" w14:paraId="1FE4C94B" w14:textId="77777777">
            <w:trPr>
              <w:trHeight w:val="600"/>
              <w:del w:id="3468" w:author="Billy Mitchell" w:date="2021-04-22T14:01:00Z"/>
            </w:trPr>
            <w:tc>
              <w:tcPr>
                <w:tcW w:w="3484" w:type="dxa"/>
                <w:tcBorders>
                  <w:top w:val="single" w:sz="4" w:space="0" w:color="000000"/>
                  <w:left w:val="nil"/>
                  <w:bottom w:val="single" w:sz="4" w:space="0" w:color="000000"/>
                  <w:right w:val="nil"/>
                </w:tcBorders>
                <w:shd w:val="clear" w:color="auto" w:fill="auto"/>
                <w:vAlign w:val="center"/>
              </w:tcPr>
              <w:customXmlDelRangeStart w:id="3469" w:author="William Mitchell" w:date="2021-05-19T13:24:00Z"/>
              <w:sdt>
                <w:sdtPr>
                  <w:tag w:val="goog_rdk_492"/>
                  <w:id w:val="-982616259"/>
                </w:sdtPr>
                <w:sdtEndPr/>
                <w:sdtContent>
                  <w:customXmlDelRangeEnd w:id="3469"/>
                  <w:p w14:paraId="000000C1" w14:textId="17FA9209" w:rsidR="001D5C46" w:rsidRDefault="00C146F4">
                    <w:pPr>
                      <w:spacing w:line="480" w:lineRule="auto"/>
                      <w:jc w:val="center"/>
                      <w:rPr>
                        <w:del w:id="3470" w:author="Billy Mitchell" w:date="2021-04-22T14:01:00Z"/>
                        <w:i/>
                        <w:color w:val="000000"/>
                      </w:rPr>
                    </w:pPr>
                    <w:customXmlDelRangeStart w:id="3471" w:author="William Mitchell" w:date="2021-05-19T13:24:00Z"/>
                    <w:sdt>
                      <w:sdtPr>
                        <w:tag w:val="goog_rdk_491"/>
                        <w:id w:val="1346909301"/>
                      </w:sdtPr>
                      <w:sdtEndPr/>
                      <w:sdtContent>
                        <w:customXmlDelRangeEnd w:id="3471"/>
                        <w:del w:id="3472" w:author="Billy Mitchell" w:date="2021-04-22T14:01:00Z">
                          <w:r w:rsidR="00D2411E">
                            <w:rPr>
                              <w:i/>
                              <w:color w:val="000000"/>
                            </w:rPr>
                            <w:delText>AMY , Child v. Adult</w:delText>
                          </w:r>
                        </w:del>
                        <w:customXmlDelRangeStart w:id="3473" w:author="William Mitchell" w:date="2021-05-19T13:24:00Z"/>
                      </w:sdtContent>
                    </w:sdt>
                    <w:customXmlDelRangeEnd w:id="3473"/>
                  </w:p>
                  <w:customXmlDelRangeStart w:id="3474" w:author="William Mitchell" w:date="2021-05-19T13:24:00Z"/>
                </w:sdtContent>
              </w:sdt>
              <w:customXmlDelRangeEnd w:id="3474"/>
            </w:tc>
            <w:tc>
              <w:tcPr>
                <w:tcW w:w="1463" w:type="dxa"/>
                <w:tcBorders>
                  <w:top w:val="single" w:sz="4" w:space="0" w:color="000000"/>
                  <w:left w:val="nil"/>
                  <w:bottom w:val="single" w:sz="4" w:space="0" w:color="000000"/>
                  <w:right w:val="nil"/>
                </w:tcBorders>
                <w:shd w:val="clear" w:color="auto" w:fill="auto"/>
                <w:vAlign w:val="center"/>
              </w:tcPr>
              <w:customXmlDelRangeStart w:id="3475" w:author="William Mitchell" w:date="2021-05-19T13:24:00Z"/>
              <w:sdt>
                <w:sdtPr>
                  <w:tag w:val="goog_rdk_494"/>
                  <w:id w:val="-162016759"/>
                </w:sdtPr>
                <w:sdtEndPr/>
                <w:sdtContent>
                  <w:customXmlDelRangeEnd w:id="3475"/>
                  <w:p w14:paraId="000000C2" w14:textId="37775460" w:rsidR="001D5C46" w:rsidRDefault="00C146F4">
                    <w:pPr>
                      <w:spacing w:line="480" w:lineRule="auto"/>
                      <w:jc w:val="center"/>
                      <w:rPr>
                        <w:del w:id="3476" w:author="Billy Mitchell" w:date="2021-04-22T14:01:00Z"/>
                        <w:rFonts w:ascii="Calibri" w:eastAsia="Calibri" w:hAnsi="Calibri" w:cs="Calibri"/>
                        <w:color w:val="000000"/>
                      </w:rPr>
                    </w:pPr>
                    <w:customXmlDelRangeStart w:id="3477" w:author="William Mitchell" w:date="2021-05-19T13:24:00Z"/>
                    <w:sdt>
                      <w:sdtPr>
                        <w:tag w:val="goog_rdk_493"/>
                        <w:id w:val="-902745583"/>
                      </w:sdtPr>
                      <w:sdtEndPr/>
                      <w:sdtContent>
                        <w:customXmlDelRangeEnd w:id="3477"/>
                        <w:del w:id="3478" w:author="Billy Mitchell" w:date="2021-04-22T14:01:00Z">
                          <w:r w:rsidR="00D2411E">
                            <w:rPr>
                              <w:rFonts w:ascii="Calibri" w:eastAsia="Calibri" w:hAnsi="Calibri" w:cs="Calibri"/>
                              <w:color w:val="000000"/>
                            </w:rPr>
                            <w:delText>0.045</w:delText>
                          </w:r>
                        </w:del>
                        <w:customXmlDelRangeStart w:id="3479" w:author="William Mitchell" w:date="2021-05-19T13:24:00Z"/>
                      </w:sdtContent>
                    </w:sdt>
                    <w:customXmlDelRangeEnd w:id="3479"/>
                  </w:p>
                  <w:customXmlDelRangeStart w:id="3480" w:author="William Mitchell" w:date="2021-05-19T13:24:00Z"/>
                </w:sdtContent>
              </w:sdt>
              <w:customXmlDelRangeEnd w:id="3480"/>
            </w:tc>
            <w:tc>
              <w:tcPr>
                <w:tcW w:w="764" w:type="dxa"/>
                <w:tcBorders>
                  <w:top w:val="single" w:sz="4" w:space="0" w:color="000000"/>
                  <w:left w:val="nil"/>
                  <w:bottom w:val="single" w:sz="4" w:space="0" w:color="000000"/>
                  <w:right w:val="nil"/>
                </w:tcBorders>
                <w:shd w:val="clear" w:color="auto" w:fill="auto"/>
                <w:vAlign w:val="center"/>
              </w:tcPr>
              <w:customXmlDelRangeStart w:id="3481" w:author="William Mitchell" w:date="2021-05-19T13:24:00Z"/>
              <w:sdt>
                <w:sdtPr>
                  <w:tag w:val="goog_rdk_496"/>
                  <w:id w:val="-1881073639"/>
                </w:sdtPr>
                <w:sdtEndPr/>
                <w:sdtContent>
                  <w:customXmlDelRangeEnd w:id="3481"/>
                  <w:p w14:paraId="000000C3" w14:textId="0CE6EAA0" w:rsidR="001D5C46" w:rsidRDefault="00C146F4">
                    <w:pPr>
                      <w:spacing w:line="480" w:lineRule="auto"/>
                      <w:jc w:val="center"/>
                      <w:rPr>
                        <w:del w:id="3482" w:author="Billy Mitchell" w:date="2021-04-22T14:01:00Z"/>
                        <w:rFonts w:ascii="Calibri" w:eastAsia="Calibri" w:hAnsi="Calibri" w:cs="Calibri"/>
                        <w:color w:val="000000"/>
                      </w:rPr>
                    </w:pPr>
                    <w:customXmlDelRangeStart w:id="3483" w:author="William Mitchell" w:date="2021-05-19T13:24:00Z"/>
                    <w:sdt>
                      <w:sdtPr>
                        <w:tag w:val="goog_rdk_495"/>
                        <w:id w:val="289870221"/>
                      </w:sdtPr>
                      <w:sdtEndPr/>
                      <w:sdtContent>
                        <w:customXmlDelRangeEnd w:id="3483"/>
                        <w:del w:id="3484" w:author="Billy Mitchell" w:date="2021-04-22T14:01:00Z">
                          <w:r w:rsidR="00D2411E">
                            <w:rPr>
                              <w:rFonts w:ascii="Calibri" w:eastAsia="Calibri" w:hAnsi="Calibri" w:cs="Calibri"/>
                              <w:color w:val="000000"/>
                            </w:rPr>
                            <w:delText>0.012</w:delText>
                          </w:r>
                        </w:del>
                        <w:customXmlDelRangeStart w:id="3485" w:author="William Mitchell" w:date="2021-05-19T13:24:00Z"/>
                      </w:sdtContent>
                    </w:sdt>
                    <w:customXmlDelRangeEnd w:id="3485"/>
                  </w:p>
                  <w:customXmlDelRangeStart w:id="3486" w:author="William Mitchell" w:date="2021-05-19T13:24:00Z"/>
                </w:sdtContent>
              </w:sdt>
              <w:customXmlDelRangeEnd w:id="3486"/>
            </w:tc>
            <w:tc>
              <w:tcPr>
                <w:tcW w:w="1797" w:type="dxa"/>
                <w:tcBorders>
                  <w:top w:val="single" w:sz="4" w:space="0" w:color="000000"/>
                  <w:left w:val="nil"/>
                  <w:bottom w:val="single" w:sz="4" w:space="0" w:color="000000"/>
                  <w:right w:val="nil"/>
                </w:tcBorders>
                <w:shd w:val="clear" w:color="auto" w:fill="auto"/>
                <w:vAlign w:val="center"/>
              </w:tcPr>
              <w:customXmlDelRangeStart w:id="3487" w:author="William Mitchell" w:date="2021-05-19T13:24:00Z"/>
              <w:sdt>
                <w:sdtPr>
                  <w:tag w:val="goog_rdk_498"/>
                  <w:id w:val="-884415893"/>
                </w:sdtPr>
                <w:sdtEndPr/>
                <w:sdtContent>
                  <w:customXmlDelRangeEnd w:id="3487"/>
                  <w:p w14:paraId="000000C4" w14:textId="464A11F1" w:rsidR="001D5C46" w:rsidRDefault="00C146F4">
                    <w:pPr>
                      <w:spacing w:line="480" w:lineRule="auto"/>
                      <w:jc w:val="center"/>
                      <w:rPr>
                        <w:del w:id="3488" w:author="Billy Mitchell" w:date="2021-04-22T14:01:00Z"/>
                        <w:rFonts w:ascii="Calibri" w:eastAsia="Calibri" w:hAnsi="Calibri" w:cs="Calibri"/>
                        <w:color w:val="000000"/>
                      </w:rPr>
                    </w:pPr>
                    <w:customXmlDelRangeStart w:id="3489" w:author="William Mitchell" w:date="2021-05-19T13:24:00Z"/>
                    <w:sdt>
                      <w:sdtPr>
                        <w:tag w:val="goog_rdk_497"/>
                        <w:id w:val="-909759865"/>
                      </w:sdtPr>
                      <w:sdtEndPr/>
                      <w:sdtContent>
                        <w:customXmlDelRangeEnd w:id="3489"/>
                        <w:del w:id="3490" w:author="Billy Mitchell" w:date="2021-04-22T14:01:00Z">
                          <w:r w:rsidR="00D2411E">
                            <w:rPr>
                              <w:rFonts w:ascii="Calibri" w:eastAsia="Calibri" w:hAnsi="Calibri" w:cs="Calibri"/>
                              <w:color w:val="000000"/>
                            </w:rPr>
                            <w:delText>3.64</w:delText>
                          </w:r>
                        </w:del>
                        <w:customXmlDelRangeStart w:id="3491" w:author="William Mitchell" w:date="2021-05-19T13:24:00Z"/>
                      </w:sdtContent>
                    </w:sdt>
                    <w:customXmlDelRangeEnd w:id="3491"/>
                  </w:p>
                  <w:customXmlDelRangeStart w:id="3492" w:author="William Mitchell" w:date="2021-05-19T13:24:00Z"/>
                </w:sdtContent>
              </w:sdt>
              <w:customXmlDelRangeEnd w:id="3492"/>
            </w:tc>
            <w:tc>
              <w:tcPr>
                <w:tcW w:w="723" w:type="dxa"/>
                <w:tcBorders>
                  <w:top w:val="single" w:sz="4" w:space="0" w:color="000000"/>
                  <w:left w:val="nil"/>
                  <w:bottom w:val="single" w:sz="4" w:space="0" w:color="000000"/>
                  <w:right w:val="nil"/>
                </w:tcBorders>
                <w:shd w:val="clear" w:color="auto" w:fill="auto"/>
                <w:vAlign w:val="center"/>
              </w:tcPr>
              <w:customXmlDelRangeStart w:id="3493" w:author="William Mitchell" w:date="2021-05-19T13:24:00Z"/>
              <w:sdt>
                <w:sdtPr>
                  <w:tag w:val="goog_rdk_500"/>
                  <w:id w:val="1859622973"/>
                </w:sdtPr>
                <w:sdtEndPr/>
                <w:sdtContent>
                  <w:customXmlDelRangeEnd w:id="3493"/>
                  <w:p w14:paraId="000000C5" w14:textId="2A86EF99" w:rsidR="001D5C46" w:rsidRDefault="00C146F4">
                    <w:pPr>
                      <w:spacing w:line="480" w:lineRule="auto"/>
                      <w:jc w:val="center"/>
                      <w:rPr>
                        <w:del w:id="3494" w:author="Billy Mitchell" w:date="2021-04-22T14:01:00Z"/>
                        <w:rFonts w:ascii="Calibri" w:eastAsia="Calibri" w:hAnsi="Calibri" w:cs="Calibri"/>
                        <w:color w:val="000000"/>
                      </w:rPr>
                    </w:pPr>
                    <w:customXmlDelRangeStart w:id="3495" w:author="William Mitchell" w:date="2021-05-19T13:24:00Z"/>
                    <w:sdt>
                      <w:sdtPr>
                        <w:tag w:val="goog_rdk_499"/>
                        <w:id w:val="-2017984117"/>
                      </w:sdtPr>
                      <w:sdtEndPr/>
                      <w:sdtContent>
                        <w:customXmlDelRangeEnd w:id="3495"/>
                        <w:del w:id="3496" w:author="Billy Mitchell" w:date="2021-04-22T14:01:00Z">
                          <w:r w:rsidR="00D2411E">
                            <w:rPr>
                              <w:rFonts w:ascii="Calibri" w:eastAsia="Calibri" w:hAnsi="Calibri" w:cs="Calibri"/>
                              <w:color w:val="000000"/>
                            </w:rPr>
                            <w:delText>2502</w:delText>
                          </w:r>
                        </w:del>
                        <w:customXmlDelRangeStart w:id="3497" w:author="William Mitchell" w:date="2021-05-19T13:24:00Z"/>
                      </w:sdtContent>
                    </w:sdt>
                    <w:customXmlDelRangeEnd w:id="3497"/>
                  </w:p>
                  <w:customXmlDelRangeStart w:id="3498" w:author="William Mitchell" w:date="2021-05-19T13:24:00Z"/>
                </w:sdtContent>
              </w:sdt>
              <w:customXmlDelRangeEnd w:id="3498"/>
            </w:tc>
            <w:tc>
              <w:tcPr>
                <w:tcW w:w="1077" w:type="dxa"/>
                <w:tcBorders>
                  <w:top w:val="single" w:sz="4" w:space="0" w:color="000000"/>
                  <w:left w:val="nil"/>
                  <w:bottom w:val="single" w:sz="4" w:space="0" w:color="000000"/>
                  <w:right w:val="nil"/>
                </w:tcBorders>
                <w:shd w:val="clear" w:color="auto" w:fill="auto"/>
                <w:vAlign w:val="center"/>
              </w:tcPr>
              <w:customXmlDelRangeStart w:id="3499" w:author="William Mitchell" w:date="2021-05-19T13:24:00Z"/>
              <w:sdt>
                <w:sdtPr>
                  <w:tag w:val="goog_rdk_502"/>
                  <w:id w:val="525686997"/>
                </w:sdtPr>
                <w:sdtEndPr/>
                <w:sdtContent>
                  <w:customXmlDelRangeEnd w:id="3499"/>
                  <w:p w14:paraId="000000C6" w14:textId="55C0B638" w:rsidR="001D5C46" w:rsidRDefault="00C146F4">
                    <w:pPr>
                      <w:spacing w:line="480" w:lineRule="auto"/>
                      <w:jc w:val="right"/>
                      <w:rPr>
                        <w:del w:id="3500" w:author="Billy Mitchell" w:date="2021-04-22T14:01:00Z"/>
                        <w:rFonts w:ascii="Calibri" w:eastAsia="Calibri" w:hAnsi="Calibri" w:cs="Calibri"/>
                        <w:color w:val="000000"/>
                      </w:rPr>
                    </w:pPr>
                    <w:customXmlDelRangeStart w:id="3501" w:author="William Mitchell" w:date="2021-05-19T13:24:00Z"/>
                    <w:sdt>
                      <w:sdtPr>
                        <w:tag w:val="goog_rdk_501"/>
                        <w:id w:val="-1107877920"/>
                      </w:sdtPr>
                      <w:sdtEndPr/>
                      <w:sdtContent>
                        <w:customXmlDelRangeEnd w:id="3501"/>
                        <w:del w:id="3502" w:author="Billy Mitchell" w:date="2021-04-22T14:01:00Z">
                          <w:r w:rsidR="00D2411E">
                            <w:rPr>
                              <w:rFonts w:ascii="Calibri" w:eastAsia="Calibri" w:hAnsi="Calibri" w:cs="Calibri"/>
                              <w:color w:val="000000"/>
                            </w:rPr>
                            <w:delText>&lt;</w:delText>
                          </w:r>
                        </w:del>
                        <w:customXmlDelRangeStart w:id="3503" w:author="William Mitchell" w:date="2021-05-19T13:24:00Z"/>
                      </w:sdtContent>
                    </w:sdt>
                    <w:customXmlDelRangeEnd w:id="3503"/>
                  </w:p>
                  <w:customXmlDelRangeStart w:id="3504" w:author="William Mitchell" w:date="2021-05-19T13:24:00Z"/>
                </w:sdtContent>
              </w:sdt>
              <w:customXmlDelRangeEnd w:id="3504"/>
            </w:tc>
            <w:tc>
              <w:tcPr>
                <w:tcW w:w="810" w:type="dxa"/>
                <w:tcBorders>
                  <w:top w:val="single" w:sz="4" w:space="0" w:color="000000"/>
                  <w:left w:val="nil"/>
                  <w:bottom w:val="single" w:sz="4" w:space="0" w:color="000000"/>
                  <w:right w:val="nil"/>
                </w:tcBorders>
                <w:shd w:val="clear" w:color="auto" w:fill="auto"/>
                <w:vAlign w:val="center"/>
              </w:tcPr>
              <w:customXmlDelRangeStart w:id="3505" w:author="William Mitchell" w:date="2021-05-19T13:24:00Z"/>
              <w:sdt>
                <w:sdtPr>
                  <w:tag w:val="goog_rdk_504"/>
                  <w:id w:val="1513496301"/>
                </w:sdtPr>
                <w:sdtEndPr/>
                <w:sdtContent>
                  <w:customXmlDelRangeEnd w:id="3505"/>
                  <w:p w14:paraId="000000C7" w14:textId="08131308" w:rsidR="001D5C46" w:rsidRDefault="00C146F4">
                    <w:pPr>
                      <w:spacing w:line="480" w:lineRule="auto"/>
                      <w:rPr>
                        <w:del w:id="3506" w:author="Billy Mitchell" w:date="2021-04-22T14:01:00Z"/>
                        <w:rFonts w:ascii="Calibri" w:eastAsia="Calibri" w:hAnsi="Calibri" w:cs="Calibri"/>
                        <w:color w:val="000000"/>
                      </w:rPr>
                    </w:pPr>
                    <w:customXmlDelRangeStart w:id="3507" w:author="William Mitchell" w:date="2021-05-19T13:24:00Z"/>
                    <w:sdt>
                      <w:sdtPr>
                        <w:tag w:val="goog_rdk_503"/>
                        <w:id w:val="793490176"/>
                      </w:sdtPr>
                      <w:sdtEndPr/>
                      <w:sdtContent>
                        <w:customXmlDelRangeEnd w:id="3507"/>
                        <w:del w:id="3508" w:author="Billy Mitchell" w:date="2021-04-22T14:01:00Z">
                          <w:r w:rsidR="00D2411E">
                            <w:rPr>
                              <w:rFonts w:ascii="Calibri" w:eastAsia="Calibri" w:hAnsi="Calibri" w:cs="Calibri"/>
                              <w:color w:val="000000"/>
                            </w:rPr>
                            <w:delText>0.001</w:delText>
                          </w:r>
                        </w:del>
                        <w:customXmlDelRangeStart w:id="3509" w:author="William Mitchell" w:date="2021-05-19T13:24:00Z"/>
                      </w:sdtContent>
                    </w:sdt>
                    <w:customXmlDelRangeEnd w:id="3509"/>
                  </w:p>
                  <w:customXmlDelRangeStart w:id="3510" w:author="William Mitchell" w:date="2021-05-19T13:24:00Z"/>
                </w:sdtContent>
              </w:sdt>
              <w:customXmlDelRangeEnd w:id="3510"/>
            </w:tc>
            <w:tc>
              <w:tcPr>
                <w:tcW w:w="630" w:type="dxa"/>
                <w:tcBorders>
                  <w:top w:val="single" w:sz="4" w:space="0" w:color="000000"/>
                  <w:left w:val="nil"/>
                  <w:bottom w:val="single" w:sz="4" w:space="0" w:color="000000"/>
                  <w:right w:val="nil"/>
                </w:tcBorders>
                <w:shd w:val="clear" w:color="auto" w:fill="auto"/>
                <w:vAlign w:val="center"/>
              </w:tcPr>
              <w:customXmlDelRangeStart w:id="3511" w:author="William Mitchell" w:date="2021-05-19T13:24:00Z"/>
              <w:sdt>
                <w:sdtPr>
                  <w:tag w:val="goog_rdk_506"/>
                  <w:id w:val="1329796134"/>
                </w:sdtPr>
                <w:sdtEndPr/>
                <w:sdtContent>
                  <w:customXmlDelRangeEnd w:id="3511"/>
                  <w:p w14:paraId="000000C8" w14:textId="5543755F" w:rsidR="001D5C46" w:rsidRDefault="00C146F4">
                    <w:pPr>
                      <w:spacing w:line="480" w:lineRule="auto"/>
                      <w:rPr>
                        <w:del w:id="3512" w:author="Billy Mitchell" w:date="2021-04-22T14:01:00Z"/>
                        <w:rFonts w:ascii="Calibri" w:eastAsia="Calibri" w:hAnsi="Calibri" w:cs="Calibri"/>
                        <w:color w:val="000000"/>
                      </w:rPr>
                    </w:pPr>
                    <w:customXmlDelRangeStart w:id="3513" w:author="William Mitchell" w:date="2021-05-19T13:24:00Z"/>
                    <w:sdt>
                      <w:sdtPr>
                        <w:tag w:val="goog_rdk_505"/>
                        <w:id w:val="-1153834744"/>
                      </w:sdtPr>
                      <w:sdtEndPr/>
                      <w:sdtContent>
                        <w:customXmlDelRangeEnd w:id="3513"/>
                        <w:del w:id="3514" w:author="Billy Mitchell" w:date="2021-04-22T14:01:00Z">
                          <w:r w:rsidR="00D2411E">
                            <w:rPr>
                              <w:rFonts w:ascii="Calibri" w:eastAsia="Calibri" w:hAnsi="Calibri" w:cs="Calibri"/>
                              <w:color w:val="000000"/>
                            </w:rPr>
                            <w:delText>***</w:delText>
                          </w:r>
                        </w:del>
                        <w:customXmlDelRangeStart w:id="3515" w:author="William Mitchell" w:date="2021-05-19T13:24:00Z"/>
                      </w:sdtContent>
                    </w:sdt>
                    <w:customXmlDelRangeEnd w:id="3515"/>
                  </w:p>
                  <w:customXmlDelRangeStart w:id="3516" w:author="William Mitchell" w:date="2021-05-19T13:24:00Z"/>
                </w:sdtContent>
              </w:sdt>
              <w:customXmlDelRangeEnd w:id="3516"/>
            </w:tc>
          </w:tr>
          <w:customXmlDelRangeStart w:id="3517" w:author="William Mitchell" w:date="2021-05-19T13:24:00Z"/>
        </w:sdtContent>
      </w:sdt>
      <w:customXmlDelRangeEnd w:id="3517"/>
      <w:customXmlDelRangeStart w:id="3518" w:author="William Mitchell" w:date="2021-05-19T13:24:00Z"/>
      <w:sdt>
        <w:sdtPr>
          <w:tag w:val="goog_rdk_507"/>
          <w:id w:val="-861825565"/>
        </w:sdtPr>
        <w:sdtEndPr/>
        <w:sdtContent>
          <w:customXmlDelRangeEnd w:id="3518"/>
          <w:tr w:rsidR="001D5C46" w14:paraId="7C29AFFA" w14:textId="77777777">
            <w:trPr>
              <w:trHeight w:val="600"/>
              <w:del w:id="3519"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520" w:author="William Mitchell" w:date="2021-05-19T13:24:00Z"/>
              <w:sdt>
                <w:sdtPr>
                  <w:tag w:val="goog_rdk_509"/>
                  <w:id w:val="-1312253686"/>
                </w:sdtPr>
                <w:sdtEndPr/>
                <w:sdtContent>
                  <w:customXmlDelRangeEnd w:id="3520"/>
                  <w:p w14:paraId="000000C9" w14:textId="1E361ECE" w:rsidR="001D5C46" w:rsidRDefault="00C146F4">
                    <w:pPr>
                      <w:spacing w:line="480" w:lineRule="auto"/>
                      <w:jc w:val="center"/>
                      <w:rPr>
                        <w:del w:id="3521" w:author="Billy Mitchell" w:date="2021-04-22T14:01:00Z"/>
                        <w:i/>
                        <w:color w:val="000000"/>
                      </w:rPr>
                    </w:pPr>
                    <w:customXmlDelRangeStart w:id="3522" w:author="William Mitchell" w:date="2021-05-19T13:24:00Z"/>
                    <w:sdt>
                      <w:sdtPr>
                        <w:tag w:val="goog_rdk_508"/>
                        <w:id w:val="1356381958"/>
                      </w:sdtPr>
                      <w:sdtEndPr/>
                      <w:sdtContent>
                        <w:customXmlDelRangeEnd w:id="3522"/>
                        <w:del w:id="3523" w:author="Billy Mitchell" w:date="2021-04-22T14:01:00Z">
                          <w:r w:rsidR="00D2411E">
                            <w:rPr>
                              <w:i/>
                              <w:color w:val="000000"/>
                            </w:rPr>
                            <w:delText>NAcc , Child v. Adult</w:delText>
                          </w:r>
                        </w:del>
                        <w:customXmlDelRangeStart w:id="3524" w:author="William Mitchell" w:date="2021-05-19T13:24:00Z"/>
                      </w:sdtContent>
                    </w:sdt>
                    <w:customXmlDelRangeEnd w:id="3524"/>
                  </w:p>
                  <w:customXmlDelRangeStart w:id="3525" w:author="William Mitchell" w:date="2021-05-19T13:24:00Z"/>
                </w:sdtContent>
              </w:sdt>
              <w:customXmlDelRangeEnd w:id="3525"/>
            </w:tc>
            <w:tc>
              <w:tcPr>
                <w:tcW w:w="1463" w:type="dxa"/>
                <w:tcBorders>
                  <w:top w:val="nil"/>
                  <w:left w:val="nil"/>
                  <w:bottom w:val="single" w:sz="4" w:space="0" w:color="000000"/>
                  <w:right w:val="nil"/>
                </w:tcBorders>
                <w:shd w:val="clear" w:color="auto" w:fill="auto"/>
                <w:vAlign w:val="center"/>
              </w:tcPr>
              <w:customXmlDelRangeStart w:id="3526" w:author="William Mitchell" w:date="2021-05-19T13:24:00Z"/>
              <w:sdt>
                <w:sdtPr>
                  <w:tag w:val="goog_rdk_511"/>
                  <w:id w:val="1332413347"/>
                </w:sdtPr>
                <w:sdtEndPr/>
                <w:sdtContent>
                  <w:customXmlDelRangeEnd w:id="3526"/>
                  <w:p w14:paraId="000000CA" w14:textId="2BA016B5" w:rsidR="001D5C46" w:rsidRDefault="00C146F4">
                    <w:pPr>
                      <w:spacing w:line="480" w:lineRule="auto"/>
                      <w:jc w:val="center"/>
                      <w:rPr>
                        <w:del w:id="3527" w:author="Billy Mitchell" w:date="2021-04-22T14:01:00Z"/>
                        <w:rFonts w:ascii="Calibri" w:eastAsia="Calibri" w:hAnsi="Calibri" w:cs="Calibri"/>
                        <w:color w:val="000000"/>
                      </w:rPr>
                    </w:pPr>
                    <w:customXmlDelRangeStart w:id="3528" w:author="William Mitchell" w:date="2021-05-19T13:24:00Z"/>
                    <w:sdt>
                      <w:sdtPr>
                        <w:tag w:val="goog_rdk_510"/>
                        <w:id w:val="1730646444"/>
                      </w:sdtPr>
                      <w:sdtEndPr/>
                      <w:sdtContent>
                        <w:customXmlDelRangeEnd w:id="3528"/>
                        <w:del w:id="3529" w:author="Billy Mitchell" w:date="2021-04-22T14:01:00Z">
                          <w:r w:rsidR="00D2411E">
                            <w:rPr>
                              <w:rFonts w:ascii="Calibri" w:eastAsia="Calibri" w:hAnsi="Calibri" w:cs="Calibri"/>
                              <w:color w:val="000000"/>
                            </w:rPr>
                            <w:delText>0.067</w:delText>
                          </w:r>
                        </w:del>
                        <w:customXmlDelRangeStart w:id="3530" w:author="William Mitchell" w:date="2021-05-19T13:24:00Z"/>
                      </w:sdtContent>
                    </w:sdt>
                    <w:customXmlDelRangeEnd w:id="3530"/>
                  </w:p>
                  <w:customXmlDelRangeStart w:id="3531" w:author="William Mitchell" w:date="2021-05-19T13:24:00Z"/>
                </w:sdtContent>
              </w:sdt>
              <w:customXmlDelRangeEnd w:id="3531"/>
            </w:tc>
            <w:tc>
              <w:tcPr>
                <w:tcW w:w="764" w:type="dxa"/>
                <w:tcBorders>
                  <w:top w:val="nil"/>
                  <w:left w:val="nil"/>
                  <w:bottom w:val="single" w:sz="4" w:space="0" w:color="000000"/>
                  <w:right w:val="nil"/>
                </w:tcBorders>
                <w:shd w:val="clear" w:color="auto" w:fill="auto"/>
                <w:vAlign w:val="center"/>
              </w:tcPr>
              <w:customXmlDelRangeStart w:id="3532" w:author="William Mitchell" w:date="2021-05-19T13:24:00Z"/>
              <w:sdt>
                <w:sdtPr>
                  <w:tag w:val="goog_rdk_513"/>
                  <w:id w:val="-468505860"/>
                </w:sdtPr>
                <w:sdtEndPr/>
                <w:sdtContent>
                  <w:customXmlDelRangeEnd w:id="3532"/>
                  <w:p w14:paraId="000000CB" w14:textId="47D28855" w:rsidR="001D5C46" w:rsidRDefault="00C146F4">
                    <w:pPr>
                      <w:spacing w:line="480" w:lineRule="auto"/>
                      <w:jc w:val="center"/>
                      <w:rPr>
                        <w:del w:id="3533" w:author="Billy Mitchell" w:date="2021-04-22T14:01:00Z"/>
                        <w:rFonts w:ascii="Calibri" w:eastAsia="Calibri" w:hAnsi="Calibri" w:cs="Calibri"/>
                        <w:color w:val="000000"/>
                      </w:rPr>
                    </w:pPr>
                    <w:customXmlDelRangeStart w:id="3534" w:author="William Mitchell" w:date="2021-05-19T13:24:00Z"/>
                    <w:sdt>
                      <w:sdtPr>
                        <w:tag w:val="goog_rdk_512"/>
                        <w:id w:val="-1065030184"/>
                      </w:sdtPr>
                      <w:sdtEndPr/>
                      <w:sdtContent>
                        <w:customXmlDelRangeEnd w:id="3534"/>
                        <w:del w:id="3535" w:author="Billy Mitchell" w:date="2021-04-22T14:01:00Z">
                          <w:r w:rsidR="00D2411E">
                            <w:rPr>
                              <w:rFonts w:ascii="Calibri" w:eastAsia="Calibri" w:hAnsi="Calibri" w:cs="Calibri"/>
                              <w:color w:val="000000"/>
                            </w:rPr>
                            <w:delText>0.016</w:delText>
                          </w:r>
                        </w:del>
                        <w:customXmlDelRangeStart w:id="3536" w:author="William Mitchell" w:date="2021-05-19T13:24:00Z"/>
                      </w:sdtContent>
                    </w:sdt>
                    <w:customXmlDelRangeEnd w:id="3536"/>
                  </w:p>
                  <w:customXmlDelRangeStart w:id="3537" w:author="William Mitchell" w:date="2021-05-19T13:24:00Z"/>
                </w:sdtContent>
              </w:sdt>
              <w:customXmlDelRangeEnd w:id="3537"/>
            </w:tc>
            <w:tc>
              <w:tcPr>
                <w:tcW w:w="1797" w:type="dxa"/>
                <w:tcBorders>
                  <w:top w:val="nil"/>
                  <w:left w:val="nil"/>
                  <w:bottom w:val="single" w:sz="4" w:space="0" w:color="000000"/>
                  <w:right w:val="nil"/>
                </w:tcBorders>
                <w:shd w:val="clear" w:color="auto" w:fill="auto"/>
                <w:vAlign w:val="center"/>
              </w:tcPr>
              <w:customXmlDelRangeStart w:id="3538" w:author="William Mitchell" w:date="2021-05-19T13:24:00Z"/>
              <w:sdt>
                <w:sdtPr>
                  <w:tag w:val="goog_rdk_515"/>
                  <w:id w:val="453837052"/>
                </w:sdtPr>
                <w:sdtEndPr/>
                <w:sdtContent>
                  <w:customXmlDelRangeEnd w:id="3538"/>
                  <w:p w14:paraId="000000CC" w14:textId="16D50D25" w:rsidR="001D5C46" w:rsidRDefault="00C146F4">
                    <w:pPr>
                      <w:spacing w:line="480" w:lineRule="auto"/>
                      <w:jc w:val="center"/>
                      <w:rPr>
                        <w:del w:id="3539" w:author="Billy Mitchell" w:date="2021-04-22T14:01:00Z"/>
                        <w:rFonts w:ascii="Calibri" w:eastAsia="Calibri" w:hAnsi="Calibri" w:cs="Calibri"/>
                        <w:color w:val="000000"/>
                      </w:rPr>
                    </w:pPr>
                    <w:customXmlDelRangeStart w:id="3540" w:author="William Mitchell" w:date="2021-05-19T13:24:00Z"/>
                    <w:sdt>
                      <w:sdtPr>
                        <w:tag w:val="goog_rdk_514"/>
                        <w:id w:val="1274751071"/>
                      </w:sdtPr>
                      <w:sdtEndPr/>
                      <w:sdtContent>
                        <w:customXmlDelRangeEnd w:id="3540"/>
                        <w:del w:id="3541" w:author="Billy Mitchell" w:date="2021-04-22T14:01:00Z">
                          <w:r w:rsidR="00D2411E">
                            <w:rPr>
                              <w:rFonts w:ascii="Calibri" w:eastAsia="Calibri" w:hAnsi="Calibri" w:cs="Calibri"/>
                              <w:color w:val="000000"/>
                            </w:rPr>
                            <w:delText>4.068</w:delText>
                          </w:r>
                        </w:del>
                        <w:customXmlDelRangeStart w:id="3542" w:author="William Mitchell" w:date="2021-05-19T13:24:00Z"/>
                      </w:sdtContent>
                    </w:sdt>
                    <w:customXmlDelRangeEnd w:id="3542"/>
                  </w:p>
                  <w:customXmlDelRangeStart w:id="3543" w:author="William Mitchell" w:date="2021-05-19T13:24:00Z"/>
                </w:sdtContent>
              </w:sdt>
              <w:customXmlDelRangeEnd w:id="3543"/>
            </w:tc>
            <w:tc>
              <w:tcPr>
                <w:tcW w:w="723" w:type="dxa"/>
                <w:tcBorders>
                  <w:top w:val="nil"/>
                  <w:left w:val="nil"/>
                  <w:bottom w:val="single" w:sz="4" w:space="0" w:color="000000"/>
                  <w:right w:val="nil"/>
                </w:tcBorders>
                <w:shd w:val="clear" w:color="auto" w:fill="auto"/>
                <w:vAlign w:val="center"/>
              </w:tcPr>
              <w:customXmlDelRangeStart w:id="3544" w:author="William Mitchell" w:date="2021-05-19T13:24:00Z"/>
              <w:sdt>
                <w:sdtPr>
                  <w:tag w:val="goog_rdk_517"/>
                  <w:id w:val="1281916518"/>
                </w:sdtPr>
                <w:sdtEndPr/>
                <w:sdtContent>
                  <w:customXmlDelRangeEnd w:id="3544"/>
                  <w:p w14:paraId="000000CD" w14:textId="723DDC48" w:rsidR="001D5C46" w:rsidRDefault="00C146F4">
                    <w:pPr>
                      <w:spacing w:line="480" w:lineRule="auto"/>
                      <w:jc w:val="center"/>
                      <w:rPr>
                        <w:del w:id="3545" w:author="Billy Mitchell" w:date="2021-04-22T14:01:00Z"/>
                        <w:rFonts w:ascii="Calibri" w:eastAsia="Calibri" w:hAnsi="Calibri" w:cs="Calibri"/>
                        <w:color w:val="000000"/>
                      </w:rPr>
                    </w:pPr>
                    <w:customXmlDelRangeStart w:id="3546" w:author="William Mitchell" w:date="2021-05-19T13:24:00Z"/>
                    <w:sdt>
                      <w:sdtPr>
                        <w:tag w:val="goog_rdk_516"/>
                        <w:id w:val="310830087"/>
                      </w:sdtPr>
                      <w:sdtEndPr/>
                      <w:sdtContent>
                        <w:customXmlDelRangeEnd w:id="3546"/>
                        <w:del w:id="3547" w:author="Billy Mitchell" w:date="2021-04-22T14:01:00Z">
                          <w:r w:rsidR="00D2411E">
                            <w:rPr>
                              <w:rFonts w:ascii="Calibri" w:eastAsia="Calibri" w:hAnsi="Calibri" w:cs="Calibri"/>
                              <w:color w:val="000000"/>
                            </w:rPr>
                            <w:delText>2371</w:delText>
                          </w:r>
                        </w:del>
                        <w:customXmlDelRangeStart w:id="3548" w:author="William Mitchell" w:date="2021-05-19T13:24:00Z"/>
                      </w:sdtContent>
                    </w:sdt>
                    <w:customXmlDelRangeEnd w:id="3548"/>
                  </w:p>
                  <w:customXmlDelRangeStart w:id="3549" w:author="William Mitchell" w:date="2021-05-19T13:24:00Z"/>
                </w:sdtContent>
              </w:sdt>
              <w:customXmlDelRangeEnd w:id="3549"/>
            </w:tc>
            <w:tc>
              <w:tcPr>
                <w:tcW w:w="1077" w:type="dxa"/>
                <w:tcBorders>
                  <w:top w:val="nil"/>
                  <w:left w:val="nil"/>
                  <w:bottom w:val="single" w:sz="4" w:space="0" w:color="000000"/>
                  <w:right w:val="nil"/>
                </w:tcBorders>
                <w:shd w:val="clear" w:color="auto" w:fill="auto"/>
                <w:vAlign w:val="center"/>
              </w:tcPr>
              <w:customXmlDelRangeStart w:id="3550" w:author="William Mitchell" w:date="2021-05-19T13:24:00Z"/>
              <w:sdt>
                <w:sdtPr>
                  <w:tag w:val="goog_rdk_519"/>
                  <w:id w:val="1620175029"/>
                </w:sdtPr>
                <w:sdtEndPr/>
                <w:sdtContent>
                  <w:customXmlDelRangeEnd w:id="3550"/>
                  <w:p w14:paraId="000000CE" w14:textId="4FBBFA26" w:rsidR="001D5C46" w:rsidRDefault="00C146F4">
                    <w:pPr>
                      <w:spacing w:line="480" w:lineRule="auto"/>
                      <w:jc w:val="right"/>
                      <w:rPr>
                        <w:del w:id="3551" w:author="Billy Mitchell" w:date="2021-04-22T14:01:00Z"/>
                        <w:rFonts w:ascii="Calibri" w:eastAsia="Calibri" w:hAnsi="Calibri" w:cs="Calibri"/>
                        <w:color w:val="000000"/>
                      </w:rPr>
                    </w:pPr>
                    <w:customXmlDelRangeStart w:id="3552" w:author="William Mitchell" w:date="2021-05-19T13:24:00Z"/>
                    <w:sdt>
                      <w:sdtPr>
                        <w:tag w:val="goog_rdk_518"/>
                        <w:id w:val="2103062859"/>
                      </w:sdtPr>
                      <w:sdtEndPr/>
                      <w:sdtContent>
                        <w:customXmlDelRangeEnd w:id="3552"/>
                        <w:del w:id="3553" w:author="Billy Mitchell" w:date="2021-04-22T14:01:00Z">
                          <w:r w:rsidR="00D2411E">
                            <w:rPr>
                              <w:rFonts w:ascii="Calibri" w:eastAsia="Calibri" w:hAnsi="Calibri" w:cs="Calibri"/>
                              <w:color w:val="000000"/>
                            </w:rPr>
                            <w:delText>&lt;</w:delText>
                          </w:r>
                        </w:del>
                        <w:customXmlDelRangeStart w:id="3554" w:author="William Mitchell" w:date="2021-05-19T13:24:00Z"/>
                      </w:sdtContent>
                    </w:sdt>
                    <w:customXmlDelRangeEnd w:id="3554"/>
                  </w:p>
                  <w:customXmlDelRangeStart w:id="3555" w:author="William Mitchell" w:date="2021-05-19T13:24:00Z"/>
                </w:sdtContent>
              </w:sdt>
              <w:customXmlDelRangeEnd w:id="3555"/>
            </w:tc>
            <w:tc>
              <w:tcPr>
                <w:tcW w:w="810" w:type="dxa"/>
                <w:tcBorders>
                  <w:top w:val="nil"/>
                  <w:left w:val="nil"/>
                  <w:bottom w:val="single" w:sz="4" w:space="0" w:color="000000"/>
                  <w:right w:val="nil"/>
                </w:tcBorders>
                <w:shd w:val="clear" w:color="auto" w:fill="auto"/>
                <w:vAlign w:val="center"/>
              </w:tcPr>
              <w:customXmlDelRangeStart w:id="3556" w:author="William Mitchell" w:date="2021-05-19T13:24:00Z"/>
              <w:sdt>
                <w:sdtPr>
                  <w:tag w:val="goog_rdk_521"/>
                  <w:id w:val="330574672"/>
                </w:sdtPr>
                <w:sdtEndPr/>
                <w:sdtContent>
                  <w:customXmlDelRangeEnd w:id="3556"/>
                  <w:p w14:paraId="000000CF" w14:textId="24D889AE" w:rsidR="001D5C46" w:rsidRDefault="00C146F4">
                    <w:pPr>
                      <w:spacing w:line="480" w:lineRule="auto"/>
                      <w:rPr>
                        <w:del w:id="3557" w:author="Billy Mitchell" w:date="2021-04-22T14:01:00Z"/>
                        <w:rFonts w:ascii="Calibri" w:eastAsia="Calibri" w:hAnsi="Calibri" w:cs="Calibri"/>
                        <w:color w:val="000000"/>
                      </w:rPr>
                    </w:pPr>
                    <w:customXmlDelRangeStart w:id="3558" w:author="William Mitchell" w:date="2021-05-19T13:24:00Z"/>
                    <w:sdt>
                      <w:sdtPr>
                        <w:tag w:val="goog_rdk_520"/>
                        <w:id w:val="-752278590"/>
                      </w:sdtPr>
                      <w:sdtEndPr/>
                      <w:sdtContent>
                        <w:customXmlDelRangeEnd w:id="3558"/>
                        <w:del w:id="3559" w:author="Billy Mitchell" w:date="2021-04-22T14:01:00Z">
                          <w:r w:rsidR="00D2411E">
                            <w:rPr>
                              <w:rFonts w:ascii="Calibri" w:eastAsia="Calibri" w:hAnsi="Calibri" w:cs="Calibri"/>
                              <w:color w:val="000000"/>
                            </w:rPr>
                            <w:delText>0.001</w:delText>
                          </w:r>
                        </w:del>
                        <w:customXmlDelRangeStart w:id="3560" w:author="William Mitchell" w:date="2021-05-19T13:24:00Z"/>
                      </w:sdtContent>
                    </w:sdt>
                    <w:customXmlDelRangeEnd w:id="3560"/>
                  </w:p>
                  <w:customXmlDelRangeStart w:id="3561" w:author="William Mitchell" w:date="2021-05-19T13:24:00Z"/>
                </w:sdtContent>
              </w:sdt>
              <w:customXmlDelRangeEnd w:id="3561"/>
            </w:tc>
            <w:tc>
              <w:tcPr>
                <w:tcW w:w="630" w:type="dxa"/>
                <w:tcBorders>
                  <w:top w:val="nil"/>
                  <w:left w:val="nil"/>
                  <w:bottom w:val="single" w:sz="4" w:space="0" w:color="000000"/>
                  <w:right w:val="nil"/>
                </w:tcBorders>
                <w:shd w:val="clear" w:color="auto" w:fill="auto"/>
                <w:vAlign w:val="center"/>
              </w:tcPr>
              <w:customXmlDelRangeStart w:id="3562" w:author="William Mitchell" w:date="2021-05-19T13:24:00Z"/>
              <w:sdt>
                <w:sdtPr>
                  <w:tag w:val="goog_rdk_523"/>
                  <w:id w:val="913894686"/>
                </w:sdtPr>
                <w:sdtEndPr/>
                <w:sdtContent>
                  <w:customXmlDelRangeEnd w:id="3562"/>
                  <w:p w14:paraId="000000D0" w14:textId="6B790EB5" w:rsidR="001D5C46" w:rsidRDefault="00C146F4">
                    <w:pPr>
                      <w:spacing w:line="480" w:lineRule="auto"/>
                      <w:rPr>
                        <w:del w:id="3563" w:author="Billy Mitchell" w:date="2021-04-22T14:01:00Z"/>
                        <w:rFonts w:ascii="Calibri" w:eastAsia="Calibri" w:hAnsi="Calibri" w:cs="Calibri"/>
                        <w:color w:val="000000"/>
                      </w:rPr>
                    </w:pPr>
                    <w:customXmlDelRangeStart w:id="3564" w:author="William Mitchell" w:date="2021-05-19T13:24:00Z"/>
                    <w:sdt>
                      <w:sdtPr>
                        <w:tag w:val="goog_rdk_522"/>
                        <w:id w:val="-633171617"/>
                      </w:sdtPr>
                      <w:sdtEndPr/>
                      <w:sdtContent>
                        <w:customXmlDelRangeEnd w:id="3564"/>
                        <w:del w:id="3565" w:author="Billy Mitchell" w:date="2021-04-22T14:01:00Z">
                          <w:r w:rsidR="00D2411E">
                            <w:rPr>
                              <w:rFonts w:ascii="Calibri" w:eastAsia="Calibri" w:hAnsi="Calibri" w:cs="Calibri"/>
                              <w:color w:val="000000"/>
                            </w:rPr>
                            <w:delText>***</w:delText>
                          </w:r>
                        </w:del>
                        <w:customXmlDelRangeStart w:id="3566" w:author="William Mitchell" w:date="2021-05-19T13:24:00Z"/>
                      </w:sdtContent>
                    </w:sdt>
                    <w:customXmlDelRangeEnd w:id="3566"/>
                  </w:p>
                  <w:customXmlDelRangeStart w:id="3567" w:author="William Mitchell" w:date="2021-05-19T13:24:00Z"/>
                </w:sdtContent>
              </w:sdt>
              <w:customXmlDelRangeEnd w:id="3567"/>
            </w:tc>
          </w:tr>
          <w:customXmlDelRangeStart w:id="3568" w:author="William Mitchell" w:date="2021-05-19T13:24:00Z"/>
        </w:sdtContent>
      </w:sdt>
      <w:customXmlDelRangeEnd w:id="3568"/>
      <w:customXmlDelRangeStart w:id="3569" w:author="William Mitchell" w:date="2021-05-19T13:24:00Z"/>
      <w:sdt>
        <w:sdtPr>
          <w:tag w:val="goog_rdk_524"/>
          <w:id w:val="2087953971"/>
        </w:sdtPr>
        <w:sdtEndPr/>
        <w:sdtContent>
          <w:customXmlDelRangeEnd w:id="3569"/>
          <w:tr w:rsidR="001D5C46" w14:paraId="5F36391D" w14:textId="77777777">
            <w:trPr>
              <w:trHeight w:val="600"/>
              <w:del w:id="3570"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571" w:author="William Mitchell" w:date="2021-05-19T13:24:00Z"/>
              <w:sdt>
                <w:sdtPr>
                  <w:tag w:val="goog_rdk_526"/>
                  <w:id w:val="970798385"/>
                </w:sdtPr>
                <w:sdtEndPr/>
                <w:sdtContent>
                  <w:customXmlDelRangeEnd w:id="3571"/>
                  <w:p w14:paraId="000000D1" w14:textId="203EFD4D" w:rsidR="001D5C46" w:rsidRDefault="00C146F4">
                    <w:pPr>
                      <w:spacing w:line="480" w:lineRule="auto"/>
                      <w:jc w:val="center"/>
                      <w:rPr>
                        <w:del w:id="3572" w:author="Billy Mitchell" w:date="2021-04-22T14:01:00Z"/>
                        <w:i/>
                        <w:color w:val="000000"/>
                      </w:rPr>
                    </w:pPr>
                    <w:customXmlDelRangeStart w:id="3573" w:author="William Mitchell" w:date="2021-05-19T13:24:00Z"/>
                    <w:sdt>
                      <w:sdtPr>
                        <w:tag w:val="goog_rdk_525"/>
                        <w:id w:val="-1809233755"/>
                      </w:sdtPr>
                      <w:sdtEndPr/>
                      <w:sdtContent>
                        <w:customXmlDelRangeEnd w:id="3573"/>
                        <w:del w:id="3574" w:author="Billy Mitchell" w:date="2021-04-22T14:01:00Z">
                          <w:r w:rsidR="00D2411E">
                            <w:rPr>
                              <w:i/>
                              <w:color w:val="000000"/>
                            </w:rPr>
                            <w:delText>vmPFC , Child v. Adult</w:delText>
                          </w:r>
                        </w:del>
                        <w:customXmlDelRangeStart w:id="3575" w:author="William Mitchell" w:date="2021-05-19T13:24:00Z"/>
                      </w:sdtContent>
                    </w:sdt>
                    <w:customXmlDelRangeEnd w:id="3575"/>
                  </w:p>
                  <w:customXmlDelRangeStart w:id="3576" w:author="William Mitchell" w:date="2021-05-19T13:24:00Z"/>
                </w:sdtContent>
              </w:sdt>
              <w:customXmlDelRangeEnd w:id="3576"/>
            </w:tc>
            <w:tc>
              <w:tcPr>
                <w:tcW w:w="1463" w:type="dxa"/>
                <w:tcBorders>
                  <w:top w:val="nil"/>
                  <w:left w:val="nil"/>
                  <w:bottom w:val="single" w:sz="4" w:space="0" w:color="000000"/>
                  <w:right w:val="nil"/>
                </w:tcBorders>
                <w:shd w:val="clear" w:color="auto" w:fill="auto"/>
                <w:vAlign w:val="center"/>
              </w:tcPr>
              <w:customXmlDelRangeStart w:id="3577" w:author="William Mitchell" w:date="2021-05-19T13:24:00Z"/>
              <w:sdt>
                <w:sdtPr>
                  <w:tag w:val="goog_rdk_528"/>
                  <w:id w:val="-314334745"/>
                </w:sdtPr>
                <w:sdtEndPr/>
                <w:sdtContent>
                  <w:customXmlDelRangeEnd w:id="3577"/>
                  <w:p w14:paraId="000000D2" w14:textId="7E317FA4" w:rsidR="001D5C46" w:rsidRDefault="00C146F4">
                    <w:pPr>
                      <w:spacing w:line="480" w:lineRule="auto"/>
                      <w:jc w:val="center"/>
                      <w:rPr>
                        <w:del w:id="3578" w:author="Billy Mitchell" w:date="2021-04-22T14:01:00Z"/>
                        <w:rFonts w:ascii="Calibri" w:eastAsia="Calibri" w:hAnsi="Calibri" w:cs="Calibri"/>
                        <w:color w:val="000000"/>
                      </w:rPr>
                    </w:pPr>
                    <w:customXmlDelRangeStart w:id="3579" w:author="William Mitchell" w:date="2021-05-19T13:24:00Z"/>
                    <w:sdt>
                      <w:sdtPr>
                        <w:tag w:val="goog_rdk_527"/>
                        <w:id w:val="-284814220"/>
                      </w:sdtPr>
                      <w:sdtEndPr/>
                      <w:sdtContent>
                        <w:customXmlDelRangeEnd w:id="3579"/>
                        <w:del w:id="3580" w:author="Billy Mitchell" w:date="2021-04-22T14:01:00Z">
                          <w:r w:rsidR="00D2411E">
                            <w:rPr>
                              <w:rFonts w:ascii="Calibri" w:eastAsia="Calibri" w:hAnsi="Calibri" w:cs="Calibri"/>
                              <w:color w:val="000000"/>
                            </w:rPr>
                            <w:delText>0.125</w:delText>
                          </w:r>
                        </w:del>
                        <w:customXmlDelRangeStart w:id="3581" w:author="William Mitchell" w:date="2021-05-19T13:24:00Z"/>
                      </w:sdtContent>
                    </w:sdt>
                    <w:customXmlDelRangeEnd w:id="3581"/>
                  </w:p>
                  <w:customXmlDelRangeStart w:id="3582" w:author="William Mitchell" w:date="2021-05-19T13:24:00Z"/>
                </w:sdtContent>
              </w:sdt>
              <w:customXmlDelRangeEnd w:id="3582"/>
            </w:tc>
            <w:tc>
              <w:tcPr>
                <w:tcW w:w="764" w:type="dxa"/>
                <w:tcBorders>
                  <w:top w:val="nil"/>
                  <w:left w:val="nil"/>
                  <w:bottom w:val="single" w:sz="4" w:space="0" w:color="000000"/>
                  <w:right w:val="nil"/>
                </w:tcBorders>
                <w:shd w:val="clear" w:color="auto" w:fill="auto"/>
                <w:vAlign w:val="center"/>
              </w:tcPr>
              <w:customXmlDelRangeStart w:id="3583" w:author="William Mitchell" w:date="2021-05-19T13:24:00Z"/>
              <w:sdt>
                <w:sdtPr>
                  <w:tag w:val="goog_rdk_530"/>
                  <w:id w:val="2089814283"/>
                </w:sdtPr>
                <w:sdtEndPr/>
                <w:sdtContent>
                  <w:customXmlDelRangeEnd w:id="3583"/>
                  <w:p w14:paraId="000000D3" w14:textId="41663902" w:rsidR="001D5C46" w:rsidRDefault="00C146F4">
                    <w:pPr>
                      <w:spacing w:line="480" w:lineRule="auto"/>
                      <w:jc w:val="center"/>
                      <w:rPr>
                        <w:del w:id="3584" w:author="Billy Mitchell" w:date="2021-04-22T14:01:00Z"/>
                        <w:rFonts w:ascii="Calibri" w:eastAsia="Calibri" w:hAnsi="Calibri" w:cs="Calibri"/>
                        <w:color w:val="000000"/>
                      </w:rPr>
                    </w:pPr>
                    <w:customXmlDelRangeStart w:id="3585" w:author="William Mitchell" w:date="2021-05-19T13:24:00Z"/>
                    <w:sdt>
                      <w:sdtPr>
                        <w:tag w:val="goog_rdk_529"/>
                        <w:id w:val="1876730530"/>
                      </w:sdtPr>
                      <w:sdtEndPr/>
                      <w:sdtContent>
                        <w:customXmlDelRangeEnd w:id="3585"/>
                        <w:del w:id="3586" w:author="Billy Mitchell" w:date="2021-04-22T14:01:00Z">
                          <w:r w:rsidR="00D2411E">
                            <w:rPr>
                              <w:rFonts w:ascii="Calibri" w:eastAsia="Calibri" w:hAnsi="Calibri" w:cs="Calibri"/>
                              <w:color w:val="000000"/>
                            </w:rPr>
                            <w:delText>0.017</w:delText>
                          </w:r>
                        </w:del>
                        <w:customXmlDelRangeStart w:id="3587" w:author="William Mitchell" w:date="2021-05-19T13:24:00Z"/>
                      </w:sdtContent>
                    </w:sdt>
                    <w:customXmlDelRangeEnd w:id="3587"/>
                  </w:p>
                  <w:customXmlDelRangeStart w:id="3588" w:author="William Mitchell" w:date="2021-05-19T13:24:00Z"/>
                </w:sdtContent>
              </w:sdt>
              <w:customXmlDelRangeEnd w:id="3588"/>
            </w:tc>
            <w:tc>
              <w:tcPr>
                <w:tcW w:w="1797" w:type="dxa"/>
                <w:tcBorders>
                  <w:top w:val="nil"/>
                  <w:left w:val="nil"/>
                  <w:bottom w:val="single" w:sz="4" w:space="0" w:color="000000"/>
                  <w:right w:val="nil"/>
                </w:tcBorders>
                <w:shd w:val="clear" w:color="auto" w:fill="auto"/>
                <w:vAlign w:val="center"/>
              </w:tcPr>
              <w:customXmlDelRangeStart w:id="3589" w:author="William Mitchell" w:date="2021-05-19T13:24:00Z"/>
              <w:sdt>
                <w:sdtPr>
                  <w:tag w:val="goog_rdk_532"/>
                  <w:id w:val="-1488624543"/>
                </w:sdtPr>
                <w:sdtEndPr/>
                <w:sdtContent>
                  <w:customXmlDelRangeEnd w:id="3589"/>
                  <w:p w14:paraId="000000D4" w14:textId="24391A2D" w:rsidR="001D5C46" w:rsidRDefault="00C146F4">
                    <w:pPr>
                      <w:spacing w:line="480" w:lineRule="auto"/>
                      <w:jc w:val="center"/>
                      <w:rPr>
                        <w:del w:id="3590" w:author="Billy Mitchell" w:date="2021-04-22T14:01:00Z"/>
                        <w:rFonts w:ascii="Calibri" w:eastAsia="Calibri" w:hAnsi="Calibri" w:cs="Calibri"/>
                        <w:color w:val="000000"/>
                      </w:rPr>
                    </w:pPr>
                    <w:customXmlDelRangeStart w:id="3591" w:author="William Mitchell" w:date="2021-05-19T13:24:00Z"/>
                    <w:sdt>
                      <w:sdtPr>
                        <w:tag w:val="goog_rdk_531"/>
                        <w:id w:val="918906897"/>
                      </w:sdtPr>
                      <w:sdtEndPr/>
                      <w:sdtContent>
                        <w:customXmlDelRangeEnd w:id="3591"/>
                        <w:del w:id="3592" w:author="Billy Mitchell" w:date="2021-04-22T14:01:00Z">
                          <w:r w:rsidR="00D2411E">
                            <w:rPr>
                              <w:rFonts w:ascii="Calibri" w:eastAsia="Calibri" w:hAnsi="Calibri" w:cs="Calibri"/>
                              <w:color w:val="000000"/>
                            </w:rPr>
                            <w:delText>7.366</w:delText>
                          </w:r>
                        </w:del>
                        <w:customXmlDelRangeStart w:id="3593" w:author="William Mitchell" w:date="2021-05-19T13:24:00Z"/>
                      </w:sdtContent>
                    </w:sdt>
                    <w:customXmlDelRangeEnd w:id="3593"/>
                  </w:p>
                  <w:customXmlDelRangeStart w:id="3594" w:author="William Mitchell" w:date="2021-05-19T13:24:00Z"/>
                </w:sdtContent>
              </w:sdt>
              <w:customXmlDelRangeEnd w:id="3594"/>
            </w:tc>
            <w:tc>
              <w:tcPr>
                <w:tcW w:w="723" w:type="dxa"/>
                <w:tcBorders>
                  <w:top w:val="nil"/>
                  <w:left w:val="nil"/>
                  <w:bottom w:val="single" w:sz="4" w:space="0" w:color="000000"/>
                  <w:right w:val="nil"/>
                </w:tcBorders>
                <w:shd w:val="clear" w:color="auto" w:fill="auto"/>
                <w:vAlign w:val="center"/>
              </w:tcPr>
              <w:customXmlDelRangeStart w:id="3595" w:author="William Mitchell" w:date="2021-05-19T13:24:00Z"/>
              <w:sdt>
                <w:sdtPr>
                  <w:tag w:val="goog_rdk_534"/>
                  <w:id w:val="-1921478223"/>
                </w:sdtPr>
                <w:sdtEndPr/>
                <w:sdtContent>
                  <w:customXmlDelRangeEnd w:id="3595"/>
                  <w:p w14:paraId="000000D5" w14:textId="03F28954" w:rsidR="001D5C46" w:rsidRDefault="00C146F4">
                    <w:pPr>
                      <w:spacing w:line="480" w:lineRule="auto"/>
                      <w:jc w:val="center"/>
                      <w:rPr>
                        <w:del w:id="3596" w:author="Billy Mitchell" w:date="2021-04-22T14:01:00Z"/>
                        <w:rFonts w:ascii="Calibri" w:eastAsia="Calibri" w:hAnsi="Calibri" w:cs="Calibri"/>
                        <w:color w:val="000000"/>
                      </w:rPr>
                    </w:pPr>
                    <w:customXmlDelRangeStart w:id="3597" w:author="William Mitchell" w:date="2021-05-19T13:24:00Z"/>
                    <w:sdt>
                      <w:sdtPr>
                        <w:tag w:val="goog_rdk_533"/>
                        <w:id w:val="581563796"/>
                      </w:sdtPr>
                      <w:sdtEndPr/>
                      <w:sdtContent>
                        <w:customXmlDelRangeEnd w:id="3597"/>
                        <w:del w:id="3598" w:author="Billy Mitchell" w:date="2021-04-22T14:01:00Z">
                          <w:r w:rsidR="00D2411E">
                            <w:rPr>
                              <w:rFonts w:ascii="Calibri" w:eastAsia="Calibri" w:hAnsi="Calibri" w:cs="Calibri"/>
                              <w:color w:val="000000"/>
                            </w:rPr>
                            <w:delText>2465</w:delText>
                          </w:r>
                        </w:del>
                        <w:customXmlDelRangeStart w:id="3599" w:author="William Mitchell" w:date="2021-05-19T13:24:00Z"/>
                      </w:sdtContent>
                    </w:sdt>
                    <w:customXmlDelRangeEnd w:id="3599"/>
                  </w:p>
                  <w:customXmlDelRangeStart w:id="3600" w:author="William Mitchell" w:date="2021-05-19T13:24:00Z"/>
                </w:sdtContent>
              </w:sdt>
              <w:customXmlDelRangeEnd w:id="3600"/>
            </w:tc>
            <w:tc>
              <w:tcPr>
                <w:tcW w:w="1077" w:type="dxa"/>
                <w:tcBorders>
                  <w:top w:val="nil"/>
                  <w:left w:val="nil"/>
                  <w:bottom w:val="single" w:sz="4" w:space="0" w:color="000000"/>
                  <w:right w:val="nil"/>
                </w:tcBorders>
                <w:shd w:val="clear" w:color="auto" w:fill="auto"/>
                <w:vAlign w:val="center"/>
              </w:tcPr>
              <w:customXmlDelRangeStart w:id="3601" w:author="William Mitchell" w:date="2021-05-19T13:24:00Z"/>
              <w:sdt>
                <w:sdtPr>
                  <w:tag w:val="goog_rdk_536"/>
                  <w:id w:val="252559981"/>
                </w:sdtPr>
                <w:sdtEndPr/>
                <w:sdtContent>
                  <w:customXmlDelRangeEnd w:id="3601"/>
                  <w:p w14:paraId="000000D6" w14:textId="044CA344" w:rsidR="001D5C46" w:rsidRDefault="00C146F4">
                    <w:pPr>
                      <w:spacing w:line="480" w:lineRule="auto"/>
                      <w:jc w:val="right"/>
                      <w:rPr>
                        <w:del w:id="3602" w:author="Billy Mitchell" w:date="2021-04-22T14:01:00Z"/>
                        <w:rFonts w:ascii="Calibri" w:eastAsia="Calibri" w:hAnsi="Calibri" w:cs="Calibri"/>
                        <w:color w:val="000000"/>
                      </w:rPr>
                    </w:pPr>
                    <w:customXmlDelRangeStart w:id="3603" w:author="William Mitchell" w:date="2021-05-19T13:24:00Z"/>
                    <w:sdt>
                      <w:sdtPr>
                        <w:tag w:val="goog_rdk_535"/>
                        <w:id w:val="-1898195844"/>
                      </w:sdtPr>
                      <w:sdtEndPr/>
                      <w:sdtContent>
                        <w:customXmlDelRangeEnd w:id="3603"/>
                        <w:del w:id="3604" w:author="Billy Mitchell" w:date="2021-04-22T14:01:00Z">
                          <w:r w:rsidR="00D2411E">
                            <w:rPr>
                              <w:rFonts w:ascii="Calibri" w:eastAsia="Calibri" w:hAnsi="Calibri" w:cs="Calibri"/>
                              <w:color w:val="000000"/>
                            </w:rPr>
                            <w:delText>&lt;</w:delText>
                          </w:r>
                        </w:del>
                        <w:customXmlDelRangeStart w:id="3605" w:author="William Mitchell" w:date="2021-05-19T13:24:00Z"/>
                      </w:sdtContent>
                    </w:sdt>
                    <w:customXmlDelRangeEnd w:id="3605"/>
                  </w:p>
                  <w:customXmlDelRangeStart w:id="3606" w:author="William Mitchell" w:date="2021-05-19T13:24:00Z"/>
                </w:sdtContent>
              </w:sdt>
              <w:customXmlDelRangeEnd w:id="3606"/>
            </w:tc>
            <w:tc>
              <w:tcPr>
                <w:tcW w:w="810" w:type="dxa"/>
                <w:tcBorders>
                  <w:top w:val="nil"/>
                  <w:left w:val="nil"/>
                  <w:bottom w:val="single" w:sz="4" w:space="0" w:color="000000"/>
                  <w:right w:val="nil"/>
                </w:tcBorders>
                <w:shd w:val="clear" w:color="auto" w:fill="auto"/>
                <w:vAlign w:val="center"/>
              </w:tcPr>
              <w:customXmlDelRangeStart w:id="3607" w:author="William Mitchell" w:date="2021-05-19T13:24:00Z"/>
              <w:sdt>
                <w:sdtPr>
                  <w:tag w:val="goog_rdk_538"/>
                  <w:id w:val="580953768"/>
                </w:sdtPr>
                <w:sdtEndPr/>
                <w:sdtContent>
                  <w:customXmlDelRangeEnd w:id="3607"/>
                  <w:p w14:paraId="000000D7" w14:textId="036E196B" w:rsidR="001D5C46" w:rsidRDefault="00C146F4">
                    <w:pPr>
                      <w:spacing w:line="480" w:lineRule="auto"/>
                      <w:rPr>
                        <w:del w:id="3608" w:author="Billy Mitchell" w:date="2021-04-22T14:01:00Z"/>
                        <w:rFonts w:ascii="Calibri" w:eastAsia="Calibri" w:hAnsi="Calibri" w:cs="Calibri"/>
                        <w:color w:val="000000"/>
                      </w:rPr>
                    </w:pPr>
                    <w:customXmlDelRangeStart w:id="3609" w:author="William Mitchell" w:date="2021-05-19T13:24:00Z"/>
                    <w:sdt>
                      <w:sdtPr>
                        <w:tag w:val="goog_rdk_537"/>
                        <w:id w:val="856076967"/>
                      </w:sdtPr>
                      <w:sdtEndPr/>
                      <w:sdtContent>
                        <w:customXmlDelRangeEnd w:id="3609"/>
                        <w:del w:id="3610" w:author="Billy Mitchell" w:date="2021-04-22T14:01:00Z">
                          <w:r w:rsidR="00D2411E">
                            <w:rPr>
                              <w:rFonts w:ascii="Calibri" w:eastAsia="Calibri" w:hAnsi="Calibri" w:cs="Calibri"/>
                              <w:color w:val="000000"/>
                            </w:rPr>
                            <w:delText>0.001</w:delText>
                          </w:r>
                        </w:del>
                        <w:customXmlDelRangeStart w:id="3611" w:author="William Mitchell" w:date="2021-05-19T13:24:00Z"/>
                      </w:sdtContent>
                    </w:sdt>
                    <w:customXmlDelRangeEnd w:id="3611"/>
                  </w:p>
                  <w:customXmlDelRangeStart w:id="3612" w:author="William Mitchell" w:date="2021-05-19T13:24:00Z"/>
                </w:sdtContent>
              </w:sdt>
              <w:customXmlDelRangeEnd w:id="3612"/>
            </w:tc>
            <w:tc>
              <w:tcPr>
                <w:tcW w:w="630" w:type="dxa"/>
                <w:tcBorders>
                  <w:top w:val="nil"/>
                  <w:left w:val="nil"/>
                  <w:bottom w:val="single" w:sz="4" w:space="0" w:color="000000"/>
                  <w:right w:val="nil"/>
                </w:tcBorders>
                <w:shd w:val="clear" w:color="auto" w:fill="auto"/>
                <w:vAlign w:val="center"/>
              </w:tcPr>
              <w:customXmlDelRangeStart w:id="3613" w:author="William Mitchell" w:date="2021-05-19T13:24:00Z"/>
              <w:sdt>
                <w:sdtPr>
                  <w:tag w:val="goog_rdk_540"/>
                  <w:id w:val="-1839072064"/>
                </w:sdtPr>
                <w:sdtEndPr/>
                <w:sdtContent>
                  <w:customXmlDelRangeEnd w:id="3613"/>
                  <w:p w14:paraId="000000D8" w14:textId="5FAA384E" w:rsidR="001D5C46" w:rsidRDefault="00C146F4">
                    <w:pPr>
                      <w:spacing w:line="480" w:lineRule="auto"/>
                      <w:rPr>
                        <w:del w:id="3614" w:author="Billy Mitchell" w:date="2021-04-22T14:01:00Z"/>
                        <w:rFonts w:ascii="Calibri" w:eastAsia="Calibri" w:hAnsi="Calibri" w:cs="Calibri"/>
                        <w:color w:val="000000"/>
                      </w:rPr>
                    </w:pPr>
                    <w:customXmlDelRangeStart w:id="3615" w:author="William Mitchell" w:date="2021-05-19T13:24:00Z"/>
                    <w:sdt>
                      <w:sdtPr>
                        <w:tag w:val="goog_rdk_539"/>
                        <w:id w:val="-827433785"/>
                      </w:sdtPr>
                      <w:sdtEndPr/>
                      <w:sdtContent>
                        <w:customXmlDelRangeEnd w:id="3615"/>
                        <w:del w:id="3616" w:author="Billy Mitchell" w:date="2021-04-22T14:01:00Z">
                          <w:r w:rsidR="00D2411E">
                            <w:rPr>
                              <w:rFonts w:ascii="Calibri" w:eastAsia="Calibri" w:hAnsi="Calibri" w:cs="Calibri"/>
                              <w:color w:val="000000"/>
                            </w:rPr>
                            <w:delText>***</w:delText>
                          </w:r>
                        </w:del>
                        <w:customXmlDelRangeStart w:id="3617" w:author="William Mitchell" w:date="2021-05-19T13:24:00Z"/>
                      </w:sdtContent>
                    </w:sdt>
                    <w:customXmlDelRangeEnd w:id="3617"/>
                  </w:p>
                  <w:customXmlDelRangeStart w:id="3618" w:author="William Mitchell" w:date="2021-05-19T13:24:00Z"/>
                </w:sdtContent>
              </w:sdt>
              <w:customXmlDelRangeEnd w:id="3618"/>
            </w:tc>
          </w:tr>
          <w:customXmlDelRangeStart w:id="3619" w:author="William Mitchell" w:date="2021-05-19T13:24:00Z"/>
        </w:sdtContent>
      </w:sdt>
      <w:customXmlDelRangeEnd w:id="3619"/>
      <w:customXmlDelRangeStart w:id="3620" w:author="William Mitchell" w:date="2021-05-19T13:24:00Z"/>
      <w:sdt>
        <w:sdtPr>
          <w:tag w:val="goog_rdk_541"/>
          <w:id w:val="-1477065086"/>
        </w:sdtPr>
        <w:sdtEndPr/>
        <w:sdtContent>
          <w:customXmlDelRangeEnd w:id="3620"/>
          <w:tr w:rsidR="001D5C46" w14:paraId="4BC15C34" w14:textId="77777777">
            <w:trPr>
              <w:trHeight w:val="600"/>
              <w:del w:id="3621"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622" w:author="William Mitchell" w:date="2021-05-19T13:24:00Z"/>
              <w:sdt>
                <w:sdtPr>
                  <w:tag w:val="goog_rdk_543"/>
                  <w:id w:val="908038300"/>
                </w:sdtPr>
                <w:sdtEndPr/>
                <w:sdtContent>
                  <w:customXmlDelRangeEnd w:id="3622"/>
                  <w:p w14:paraId="000000D9" w14:textId="235ACEA4" w:rsidR="001D5C46" w:rsidRDefault="00C146F4">
                    <w:pPr>
                      <w:spacing w:line="480" w:lineRule="auto"/>
                      <w:jc w:val="center"/>
                      <w:rPr>
                        <w:del w:id="3623" w:author="Billy Mitchell" w:date="2021-04-22T14:01:00Z"/>
                        <w:i/>
                        <w:color w:val="000000"/>
                      </w:rPr>
                    </w:pPr>
                    <w:customXmlDelRangeStart w:id="3624" w:author="William Mitchell" w:date="2021-05-19T13:24:00Z"/>
                    <w:sdt>
                      <w:sdtPr>
                        <w:tag w:val="goog_rdk_542"/>
                        <w:id w:val="1213379687"/>
                      </w:sdtPr>
                      <w:sdtEndPr/>
                      <w:sdtContent>
                        <w:customXmlDelRangeEnd w:id="3624"/>
                        <w:del w:id="3625" w:author="Billy Mitchell" w:date="2021-04-22T14:01:00Z">
                          <w:r w:rsidR="00D2411E">
                            <w:rPr>
                              <w:i/>
                              <w:color w:val="000000"/>
                            </w:rPr>
                            <w:delText>Child, AMY v. Nacc</w:delText>
                          </w:r>
                        </w:del>
                        <w:customXmlDelRangeStart w:id="3626" w:author="William Mitchell" w:date="2021-05-19T13:24:00Z"/>
                      </w:sdtContent>
                    </w:sdt>
                    <w:customXmlDelRangeEnd w:id="3626"/>
                  </w:p>
                  <w:customXmlDelRangeStart w:id="3627" w:author="William Mitchell" w:date="2021-05-19T13:24:00Z"/>
                </w:sdtContent>
              </w:sdt>
              <w:customXmlDelRangeEnd w:id="3627"/>
            </w:tc>
            <w:tc>
              <w:tcPr>
                <w:tcW w:w="1463" w:type="dxa"/>
                <w:tcBorders>
                  <w:top w:val="nil"/>
                  <w:left w:val="nil"/>
                  <w:bottom w:val="single" w:sz="4" w:space="0" w:color="000000"/>
                  <w:right w:val="nil"/>
                </w:tcBorders>
                <w:shd w:val="clear" w:color="auto" w:fill="auto"/>
                <w:vAlign w:val="center"/>
              </w:tcPr>
              <w:customXmlDelRangeStart w:id="3628" w:author="William Mitchell" w:date="2021-05-19T13:24:00Z"/>
              <w:sdt>
                <w:sdtPr>
                  <w:tag w:val="goog_rdk_545"/>
                  <w:id w:val="638001187"/>
                </w:sdtPr>
                <w:sdtEndPr/>
                <w:sdtContent>
                  <w:customXmlDelRangeEnd w:id="3628"/>
                  <w:p w14:paraId="000000DA" w14:textId="6BD0EF8A" w:rsidR="001D5C46" w:rsidRDefault="00C146F4">
                    <w:pPr>
                      <w:spacing w:line="480" w:lineRule="auto"/>
                      <w:jc w:val="center"/>
                      <w:rPr>
                        <w:del w:id="3629" w:author="Billy Mitchell" w:date="2021-04-22T14:01:00Z"/>
                        <w:rFonts w:ascii="Calibri" w:eastAsia="Calibri" w:hAnsi="Calibri" w:cs="Calibri"/>
                        <w:color w:val="000000"/>
                      </w:rPr>
                    </w:pPr>
                    <w:customXmlDelRangeStart w:id="3630" w:author="William Mitchell" w:date="2021-05-19T13:24:00Z"/>
                    <w:sdt>
                      <w:sdtPr>
                        <w:tag w:val="goog_rdk_544"/>
                        <w:id w:val="69318942"/>
                      </w:sdtPr>
                      <w:sdtEndPr/>
                      <w:sdtContent>
                        <w:customXmlDelRangeEnd w:id="3630"/>
                        <w:del w:id="3631" w:author="Billy Mitchell" w:date="2021-04-22T14:01:00Z">
                          <w:r w:rsidR="00D2411E">
                            <w:rPr>
                              <w:rFonts w:ascii="Calibri" w:eastAsia="Calibri" w:hAnsi="Calibri" w:cs="Calibri"/>
                              <w:color w:val="000000"/>
                            </w:rPr>
                            <w:delText>-0.04</w:delText>
                          </w:r>
                        </w:del>
                        <w:customXmlDelRangeStart w:id="3632" w:author="William Mitchell" w:date="2021-05-19T13:24:00Z"/>
                      </w:sdtContent>
                    </w:sdt>
                    <w:customXmlDelRangeEnd w:id="3632"/>
                  </w:p>
                  <w:customXmlDelRangeStart w:id="3633" w:author="William Mitchell" w:date="2021-05-19T13:24:00Z"/>
                </w:sdtContent>
              </w:sdt>
              <w:customXmlDelRangeEnd w:id="3633"/>
            </w:tc>
            <w:tc>
              <w:tcPr>
                <w:tcW w:w="764" w:type="dxa"/>
                <w:tcBorders>
                  <w:top w:val="nil"/>
                  <w:left w:val="nil"/>
                  <w:bottom w:val="single" w:sz="4" w:space="0" w:color="000000"/>
                  <w:right w:val="nil"/>
                </w:tcBorders>
                <w:shd w:val="clear" w:color="auto" w:fill="auto"/>
                <w:vAlign w:val="center"/>
              </w:tcPr>
              <w:customXmlDelRangeStart w:id="3634" w:author="William Mitchell" w:date="2021-05-19T13:24:00Z"/>
              <w:sdt>
                <w:sdtPr>
                  <w:tag w:val="goog_rdk_547"/>
                  <w:id w:val="1444039308"/>
                </w:sdtPr>
                <w:sdtEndPr/>
                <w:sdtContent>
                  <w:customXmlDelRangeEnd w:id="3634"/>
                  <w:p w14:paraId="000000DB" w14:textId="586E894A" w:rsidR="001D5C46" w:rsidRDefault="00C146F4">
                    <w:pPr>
                      <w:spacing w:line="480" w:lineRule="auto"/>
                      <w:jc w:val="center"/>
                      <w:rPr>
                        <w:del w:id="3635" w:author="Billy Mitchell" w:date="2021-04-22T14:01:00Z"/>
                        <w:rFonts w:ascii="Calibri" w:eastAsia="Calibri" w:hAnsi="Calibri" w:cs="Calibri"/>
                        <w:color w:val="000000"/>
                      </w:rPr>
                    </w:pPr>
                    <w:customXmlDelRangeStart w:id="3636" w:author="William Mitchell" w:date="2021-05-19T13:24:00Z"/>
                    <w:sdt>
                      <w:sdtPr>
                        <w:tag w:val="goog_rdk_546"/>
                        <w:id w:val="567076248"/>
                      </w:sdtPr>
                      <w:sdtEndPr/>
                      <w:sdtContent>
                        <w:customXmlDelRangeEnd w:id="3636"/>
                        <w:del w:id="3637" w:author="Billy Mitchell" w:date="2021-04-22T14:01:00Z">
                          <w:r w:rsidR="00D2411E">
                            <w:rPr>
                              <w:rFonts w:ascii="Calibri" w:eastAsia="Calibri" w:hAnsi="Calibri" w:cs="Calibri"/>
                              <w:color w:val="000000"/>
                            </w:rPr>
                            <w:delText>0.014</w:delText>
                          </w:r>
                        </w:del>
                        <w:customXmlDelRangeStart w:id="3638" w:author="William Mitchell" w:date="2021-05-19T13:24:00Z"/>
                      </w:sdtContent>
                    </w:sdt>
                    <w:customXmlDelRangeEnd w:id="3638"/>
                  </w:p>
                  <w:customXmlDelRangeStart w:id="3639" w:author="William Mitchell" w:date="2021-05-19T13:24:00Z"/>
                </w:sdtContent>
              </w:sdt>
              <w:customXmlDelRangeEnd w:id="3639"/>
            </w:tc>
            <w:tc>
              <w:tcPr>
                <w:tcW w:w="1797" w:type="dxa"/>
                <w:tcBorders>
                  <w:top w:val="nil"/>
                  <w:left w:val="nil"/>
                  <w:bottom w:val="single" w:sz="4" w:space="0" w:color="000000"/>
                  <w:right w:val="nil"/>
                </w:tcBorders>
                <w:shd w:val="clear" w:color="auto" w:fill="auto"/>
                <w:vAlign w:val="center"/>
              </w:tcPr>
              <w:customXmlDelRangeStart w:id="3640" w:author="William Mitchell" w:date="2021-05-19T13:24:00Z"/>
              <w:sdt>
                <w:sdtPr>
                  <w:tag w:val="goog_rdk_549"/>
                  <w:id w:val="1896164866"/>
                </w:sdtPr>
                <w:sdtEndPr/>
                <w:sdtContent>
                  <w:customXmlDelRangeEnd w:id="3640"/>
                  <w:p w14:paraId="000000DC" w14:textId="1B30D10B" w:rsidR="001D5C46" w:rsidRDefault="00C146F4">
                    <w:pPr>
                      <w:spacing w:line="480" w:lineRule="auto"/>
                      <w:jc w:val="center"/>
                      <w:rPr>
                        <w:del w:id="3641" w:author="Billy Mitchell" w:date="2021-04-22T14:01:00Z"/>
                        <w:rFonts w:ascii="Calibri" w:eastAsia="Calibri" w:hAnsi="Calibri" w:cs="Calibri"/>
                        <w:color w:val="000000"/>
                      </w:rPr>
                    </w:pPr>
                    <w:customXmlDelRangeStart w:id="3642" w:author="William Mitchell" w:date="2021-05-19T13:24:00Z"/>
                    <w:sdt>
                      <w:sdtPr>
                        <w:tag w:val="goog_rdk_548"/>
                        <w:id w:val="1047269038"/>
                      </w:sdtPr>
                      <w:sdtEndPr/>
                      <w:sdtContent>
                        <w:customXmlDelRangeEnd w:id="3642"/>
                        <w:del w:id="3643" w:author="Billy Mitchell" w:date="2021-04-22T14:01:00Z">
                          <w:r w:rsidR="00D2411E">
                            <w:rPr>
                              <w:rFonts w:ascii="Calibri" w:eastAsia="Calibri" w:hAnsi="Calibri" w:cs="Calibri"/>
                              <w:color w:val="000000"/>
                            </w:rPr>
                            <w:delText>-2.834</w:delText>
                          </w:r>
                        </w:del>
                        <w:customXmlDelRangeStart w:id="3644" w:author="William Mitchell" w:date="2021-05-19T13:24:00Z"/>
                      </w:sdtContent>
                    </w:sdt>
                    <w:customXmlDelRangeEnd w:id="3644"/>
                  </w:p>
                  <w:customXmlDelRangeStart w:id="3645" w:author="William Mitchell" w:date="2021-05-19T13:24:00Z"/>
                </w:sdtContent>
              </w:sdt>
              <w:customXmlDelRangeEnd w:id="3645"/>
            </w:tc>
            <w:tc>
              <w:tcPr>
                <w:tcW w:w="723" w:type="dxa"/>
                <w:tcBorders>
                  <w:top w:val="nil"/>
                  <w:left w:val="nil"/>
                  <w:bottom w:val="single" w:sz="4" w:space="0" w:color="000000"/>
                  <w:right w:val="nil"/>
                </w:tcBorders>
                <w:shd w:val="clear" w:color="auto" w:fill="auto"/>
                <w:vAlign w:val="center"/>
              </w:tcPr>
              <w:customXmlDelRangeStart w:id="3646" w:author="William Mitchell" w:date="2021-05-19T13:24:00Z"/>
              <w:sdt>
                <w:sdtPr>
                  <w:tag w:val="goog_rdk_551"/>
                  <w:id w:val="-1913925207"/>
                </w:sdtPr>
                <w:sdtEndPr/>
                <w:sdtContent>
                  <w:customXmlDelRangeEnd w:id="3646"/>
                  <w:p w14:paraId="000000DD" w14:textId="085A60B3" w:rsidR="001D5C46" w:rsidRDefault="00C146F4">
                    <w:pPr>
                      <w:spacing w:line="480" w:lineRule="auto"/>
                      <w:jc w:val="center"/>
                      <w:rPr>
                        <w:del w:id="3647" w:author="Billy Mitchell" w:date="2021-04-22T14:01:00Z"/>
                        <w:rFonts w:ascii="Calibri" w:eastAsia="Calibri" w:hAnsi="Calibri" w:cs="Calibri"/>
                        <w:color w:val="000000"/>
                      </w:rPr>
                    </w:pPr>
                    <w:customXmlDelRangeStart w:id="3648" w:author="William Mitchell" w:date="2021-05-19T13:24:00Z"/>
                    <w:sdt>
                      <w:sdtPr>
                        <w:tag w:val="goog_rdk_550"/>
                        <w:id w:val="1661501818"/>
                      </w:sdtPr>
                      <w:sdtEndPr/>
                      <w:sdtContent>
                        <w:customXmlDelRangeEnd w:id="3648"/>
                        <w:del w:id="3649" w:author="Billy Mitchell" w:date="2021-04-22T14:01:00Z">
                          <w:r w:rsidR="00D2411E">
                            <w:rPr>
                              <w:rFonts w:ascii="Calibri" w:eastAsia="Calibri" w:hAnsi="Calibri" w:cs="Calibri"/>
                              <w:color w:val="000000"/>
                            </w:rPr>
                            <w:delText>2705</w:delText>
                          </w:r>
                        </w:del>
                        <w:customXmlDelRangeStart w:id="3650" w:author="William Mitchell" w:date="2021-05-19T13:24:00Z"/>
                      </w:sdtContent>
                    </w:sdt>
                    <w:customXmlDelRangeEnd w:id="3650"/>
                  </w:p>
                  <w:customXmlDelRangeStart w:id="3651" w:author="William Mitchell" w:date="2021-05-19T13:24:00Z"/>
                </w:sdtContent>
              </w:sdt>
              <w:customXmlDelRangeEnd w:id="3651"/>
            </w:tc>
            <w:tc>
              <w:tcPr>
                <w:tcW w:w="1077" w:type="dxa"/>
                <w:tcBorders>
                  <w:top w:val="nil"/>
                  <w:left w:val="nil"/>
                  <w:bottom w:val="single" w:sz="4" w:space="0" w:color="000000"/>
                  <w:right w:val="nil"/>
                </w:tcBorders>
                <w:shd w:val="clear" w:color="auto" w:fill="auto"/>
                <w:vAlign w:val="center"/>
              </w:tcPr>
              <w:customXmlDelRangeStart w:id="3652" w:author="William Mitchell" w:date="2021-05-19T13:24:00Z"/>
              <w:sdt>
                <w:sdtPr>
                  <w:tag w:val="goog_rdk_553"/>
                  <w:id w:val="-1265682384"/>
                </w:sdtPr>
                <w:sdtEndPr/>
                <w:sdtContent>
                  <w:customXmlDelRangeEnd w:id="3652"/>
                  <w:p w14:paraId="000000DE" w14:textId="3F7CF644" w:rsidR="001D5C46" w:rsidRDefault="00C146F4">
                    <w:pPr>
                      <w:spacing w:line="480" w:lineRule="auto"/>
                      <w:jc w:val="right"/>
                      <w:rPr>
                        <w:del w:id="3653" w:author="Billy Mitchell" w:date="2021-04-22T14:01:00Z"/>
                        <w:rFonts w:ascii="Calibri" w:eastAsia="Calibri" w:hAnsi="Calibri" w:cs="Calibri"/>
                        <w:color w:val="000000"/>
                      </w:rPr>
                    </w:pPr>
                    <w:customXmlDelRangeStart w:id="3654" w:author="William Mitchell" w:date="2021-05-19T13:24:00Z"/>
                    <w:sdt>
                      <w:sdtPr>
                        <w:tag w:val="goog_rdk_552"/>
                        <w:id w:val="-1604653282"/>
                      </w:sdtPr>
                      <w:sdtEndPr/>
                      <w:sdtContent>
                        <w:customXmlDelRangeEnd w:id="3654"/>
                        <w:customXmlDelRangeStart w:id="3655" w:author="William Mitchell" w:date="2021-05-19T13:24:00Z"/>
                      </w:sdtContent>
                    </w:sdt>
                    <w:customXmlDelRangeEnd w:id="3655"/>
                  </w:p>
                  <w:customXmlDelRangeStart w:id="3656" w:author="William Mitchell" w:date="2021-05-19T13:24:00Z"/>
                </w:sdtContent>
              </w:sdt>
              <w:customXmlDelRangeEnd w:id="3656"/>
            </w:tc>
            <w:tc>
              <w:tcPr>
                <w:tcW w:w="810" w:type="dxa"/>
                <w:tcBorders>
                  <w:top w:val="nil"/>
                  <w:left w:val="nil"/>
                  <w:bottom w:val="single" w:sz="4" w:space="0" w:color="000000"/>
                  <w:right w:val="nil"/>
                </w:tcBorders>
                <w:shd w:val="clear" w:color="auto" w:fill="auto"/>
                <w:vAlign w:val="center"/>
              </w:tcPr>
              <w:customXmlDelRangeStart w:id="3657" w:author="William Mitchell" w:date="2021-05-19T13:24:00Z"/>
              <w:sdt>
                <w:sdtPr>
                  <w:tag w:val="goog_rdk_555"/>
                  <w:id w:val="897166530"/>
                </w:sdtPr>
                <w:sdtEndPr/>
                <w:sdtContent>
                  <w:customXmlDelRangeEnd w:id="3657"/>
                  <w:p w14:paraId="000000DF" w14:textId="676BB168" w:rsidR="001D5C46" w:rsidRDefault="00C146F4">
                    <w:pPr>
                      <w:spacing w:line="480" w:lineRule="auto"/>
                      <w:rPr>
                        <w:del w:id="3658" w:author="Billy Mitchell" w:date="2021-04-22T14:01:00Z"/>
                        <w:rFonts w:ascii="Calibri" w:eastAsia="Calibri" w:hAnsi="Calibri" w:cs="Calibri"/>
                        <w:color w:val="000000"/>
                      </w:rPr>
                    </w:pPr>
                    <w:customXmlDelRangeStart w:id="3659" w:author="William Mitchell" w:date="2021-05-19T13:24:00Z"/>
                    <w:sdt>
                      <w:sdtPr>
                        <w:tag w:val="goog_rdk_554"/>
                        <w:id w:val="-835999498"/>
                      </w:sdtPr>
                      <w:sdtEndPr/>
                      <w:sdtContent>
                        <w:customXmlDelRangeEnd w:id="3659"/>
                        <w:del w:id="3660" w:author="Billy Mitchell" w:date="2021-04-22T14:01:00Z">
                          <w:r w:rsidR="00D2411E">
                            <w:rPr>
                              <w:rFonts w:ascii="Calibri" w:eastAsia="Calibri" w:hAnsi="Calibri" w:cs="Calibri"/>
                              <w:color w:val="000000"/>
                            </w:rPr>
                            <w:delText>0.085</w:delText>
                          </w:r>
                        </w:del>
                        <w:customXmlDelRangeStart w:id="3661" w:author="William Mitchell" w:date="2021-05-19T13:24:00Z"/>
                      </w:sdtContent>
                    </w:sdt>
                    <w:customXmlDelRangeEnd w:id="3661"/>
                  </w:p>
                  <w:customXmlDelRangeStart w:id="3662" w:author="William Mitchell" w:date="2021-05-19T13:24:00Z"/>
                </w:sdtContent>
              </w:sdt>
              <w:customXmlDelRangeEnd w:id="3662"/>
            </w:tc>
            <w:tc>
              <w:tcPr>
                <w:tcW w:w="630" w:type="dxa"/>
                <w:tcBorders>
                  <w:top w:val="nil"/>
                  <w:left w:val="nil"/>
                  <w:bottom w:val="single" w:sz="4" w:space="0" w:color="000000"/>
                  <w:right w:val="nil"/>
                </w:tcBorders>
                <w:shd w:val="clear" w:color="auto" w:fill="auto"/>
                <w:vAlign w:val="center"/>
              </w:tcPr>
              <w:customXmlDelRangeStart w:id="3663" w:author="William Mitchell" w:date="2021-05-19T13:24:00Z"/>
              <w:sdt>
                <w:sdtPr>
                  <w:tag w:val="goog_rdk_557"/>
                  <w:id w:val="247160834"/>
                </w:sdtPr>
                <w:sdtEndPr/>
                <w:sdtContent>
                  <w:customXmlDelRangeEnd w:id="3663"/>
                  <w:p w14:paraId="000000E0" w14:textId="1F0524A0" w:rsidR="001D5C46" w:rsidRDefault="00C146F4">
                    <w:pPr>
                      <w:spacing w:line="480" w:lineRule="auto"/>
                      <w:rPr>
                        <w:del w:id="3664" w:author="Billy Mitchell" w:date="2021-04-22T14:01:00Z"/>
                        <w:rFonts w:ascii="Calibri" w:eastAsia="Calibri" w:hAnsi="Calibri" w:cs="Calibri"/>
                        <w:color w:val="000000"/>
                      </w:rPr>
                    </w:pPr>
                    <w:customXmlDelRangeStart w:id="3665" w:author="William Mitchell" w:date="2021-05-19T13:24:00Z"/>
                    <w:sdt>
                      <w:sdtPr>
                        <w:tag w:val="goog_rdk_556"/>
                        <w:id w:val="-264231358"/>
                      </w:sdtPr>
                      <w:sdtEndPr/>
                      <w:sdtContent>
                        <w:customXmlDelRangeEnd w:id="3665"/>
                        <w:del w:id="3666" w:author="Billy Mitchell" w:date="2021-04-22T14:01:00Z">
                          <w:r w:rsidR="00D2411E">
                            <w:rPr>
                              <w:rFonts w:ascii="Calibri" w:eastAsia="Calibri" w:hAnsi="Calibri" w:cs="Calibri"/>
                              <w:color w:val="000000"/>
                            </w:rPr>
                            <w:delText> </w:delText>
                          </w:r>
                        </w:del>
                        <w:customXmlDelRangeStart w:id="3667" w:author="William Mitchell" w:date="2021-05-19T13:24:00Z"/>
                      </w:sdtContent>
                    </w:sdt>
                    <w:customXmlDelRangeEnd w:id="3667"/>
                  </w:p>
                  <w:customXmlDelRangeStart w:id="3668" w:author="William Mitchell" w:date="2021-05-19T13:24:00Z"/>
                </w:sdtContent>
              </w:sdt>
              <w:customXmlDelRangeEnd w:id="3668"/>
            </w:tc>
          </w:tr>
          <w:customXmlDelRangeStart w:id="3669" w:author="William Mitchell" w:date="2021-05-19T13:24:00Z"/>
        </w:sdtContent>
      </w:sdt>
      <w:customXmlDelRangeEnd w:id="3669"/>
      <w:customXmlDelRangeStart w:id="3670" w:author="William Mitchell" w:date="2021-05-19T13:24:00Z"/>
      <w:sdt>
        <w:sdtPr>
          <w:tag w:val="goog_rdk_558"/>
          <w:id w:val="85038856"/>
        </w:sdtPr>
        <w:sdtEndPr/>
        <w:sdtContent>
          <w:customXmlDelRangeEnd w:id="3670"/>
          <w:tr w:rsidR="001D5C46" w14:paraId="7B0ED183" w14:textId="77777777">
            <w:trPr>
              <w:trHeight w:val="600"/>
              <w:del w:id="3671"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672" w:author="William Mitchell" w:date="2021-05-19T13:24:00Z"/>
              <w:sdt>
                <w:sdtPr>
                  <w:tag w:val="goog_rdk_560"/>
                  <w:id w:val="1601374779"/>
                </w:sdtPr>
                <w:sdtEndPr/>
                <w:sdtContent>
                  <w:customXmlDelRangeEnd w:id="3672"/>
                  <w:p w14:paraId="000000E1" w14:textId="7456E5A4" w:rsidR="001D5C46" w:rsidRDefault="00C146F4">
                    <w:pPr>
                      <w:spacing w:line="480" w:lineRule="auto"/>
                      <w:jc w:val="center"/>
                      <w:rPr>
                        <w:del w:id="3673" w:author="Billy Mitchell" w:date="2021-04-22T14:01:00Z"/>
                        <w:i/>
                        <w:color w:val="000000"/>
                      </w:rPr>
                    </w:pPr>
                    <w:customXmlDelRangeStart w:id="3674" w:author="William Mitchell" w:date="2021-05-19T13:24:00Z"/>
                    <w:sdt>
                      <w:sdtPr>
                        <w:tag w:val="goog_rdk_559"/>
                        <w:id w:val="-706030325"/>
                      </w:sdtPr>
                      <w:sdtEndPr/>
                      <w:sdtContent>
                        <w:customXmlDelRangeEnd w:id="3674"/>
                        <w:del w:id="3675" w:author="Billy Mitchell" w:date="2021-04-22T14:01:00Z">
                          <w:r w:rsidR="00D2411E">
                            <w:rPr>
                              <w:i/>
                              <w:color w:val="000000"/>
                            </w:rPr>
                            <w:delText>Child, AMY v. vmPFC</w:delText>
                          </w:r>
                        </w:del>
                        <w:customXmlDelRangeStart w:id="3676" w:author="William Mitchell" w:date="2021-05-19T13:24:00Z"/>
                      </w:sdtContent>
                    </w:sdt>
                    <w:customXmlDelRangeEnd w:id="3676"/>
                  </w:p>
                  <w:customXmlDelRangeStart w:id="3677" w:author="William Mitchell" w:date="2021-05-19T13:24:00Z"/>
                </w:sdtContent>
              </w:sdt>
              <w:customXmlDelRangeEnd w:id="3677"/>
            </w:tc>
            <w:tc>
              <w:tcPr>
                <w:tcW w:w="1463" w:type="dxa"/>
                <w:tcBorders>
                  <w:top w:val="nil"/>
                  <w:left w:val="nil"/>
                  <w:bottom w:val="single" w:sz="4" w:space="0" w:color="000000"/>
                  <w:right w:val="nil"/>
                </w:tcBorders>
                <w:shd w:val="clear" w:color="auto" w:fill="auto"/>
                <w:vAlign w:val="center"/>
              </w:tcPr>
              <w:customXmlDelRangeStart w:id="3678" w:author="William Mitchell" w:date="2021-05-19T13:24:00Z"/>
              <w:sdt>
                <w:sdtPr>
                  <w:tag w:val="goog_rdk_562"/>
                  <w:id w:val="-715279240"/>
                </w:sdtPr>
                <w:sdtEndPr/>
                <w:sdtContent>
                  <w:customXmlDelRangeEnd w:id="3678"/>
                  <w:p w14:paraId="000000E2" w14:textId="0B265226" w:rsidR="001D5C46" w:rsidRDefault="00C146F4">
                    <w:pPr>
                      <w:spacing w:line="480" w:lineRule="auto"/>
                      <w:jc w:val="center"/>
                      <w:rPr>
                        <w:del w:id="3679" w:author="Billy Mitchell" w:date="2021-04-22T14:01:00Z"/>
                        <w:rFonts w:ascii="Calibri" w:eastAsia="Calibri" w:hAnsi="Calibri" w:cs="Calibri"/>
                        <w:color w:val="000000"/>
                      </w:rPr>
                    </w:pPr>
                    <w:customXmlDelRangeStart w:id="3680" w:author="William Mitchell" w:date="2021-05-19T13:24:00Z"/>
                    <w:sdt>
                      <w:sdtPr>
                        <w:tag w:val="goog_rdk_561"/>
                        <w:id w:val="-795131515"/>
                      </w:sdtPr>
                      <w:sdtEndPr/>
                      <w:sdtContent>
                        <w:customXmlDelRangeEnd w:id="3680"/>
                        <w:del w:id="3681" w:author="Billy Mitchell" w:date="2021-04-22T14:01:00Z">
                          <w:r w:rsidR="00D2411E">
                            <w:rPr>
                              <w:rFonts w:ascii="Calibri" w:eastAsia="Calibri" w:hAnsi="Calibri" w:cs="Calibri"/>
                              <w:color w:val="000000"/>
                            </w:rPr>
                            <w:delText>-0.097</w:delText>
                          </w:r>
                        </w:del>
                        <w:customXmlDelRangeStart w:id="3682" w:author="William Mitchell" w:date="2021-05-19T13:24:00Z"/>
                      </w:sdtContent>
                    </w:sdt>
                    <w:customXmlDelRangeEnd w:id="3682"/>
                  </w:p>
                  <w:customXmlDelRangeStart w:id="3683" w:author="William Mitchell" w:date="2021-05-19T13:24:00Z"/>
                </w:sdtContent>
              </w:sdt>
              <w:customXmlDelRangeEnd w:id="3683"/>
            </w:tc>
            <w:tc>
              <w:tcPr>
                <w:tcW w:w="764" w:type="dxa"/>
                <w:tcBorders>
                  <w:top w:val="nil"/>
                  <w:left w:val="nil"/>
                  <w:bottom w:val="single" w:sz="4" w:space="0" w:color="000000"/>
                  <w:right w:val="nil"/>
                </w:tcBorders>
                <w:shd w:val="clear" w:color="auto" w:fill="auto"/>
                <w:vAlign w:val="center"/>
              </w:tcPr>
              <w:customXmlDelRangeStart w:id="3684" w:author="William Mitchell" w:date="2021-05-19T13:24:00Z"/>
              <w:sdt>
                <w:sdtPr>
                  <w:tag w:val="goog_rdk_564"/>
                  <w:id w:val="-704411171"/>
                </w:sdtPr>
                <w:sdtEndPr/>
                <w:sdtContent>
                  <w:customXmlDelRangeEnd w:id="3684"/>
                  <w:p w14:paraId="000000E3" w14:textId="7E4F9312" w:rsidR="001D5C46" w:rsidRDefault="00C146F4">
                    <w:pPr>
                      <w:spacing w:line="480" w:lineRule="auto"/>
                      <w:jc w:val="center"/>
                      <w:rPr>
                        <w:del w:id="3685" w:author="Billy Mitchell" w:date="2021-04-22T14:01:00Z"/>
                        <w:rFonts w:ascii="Calibri" w:eastAsia="Calibri" w:hAnsi="Calibri" w:cs="Calibri"/>
                        <w:color w:val="000000"/>
                      </w:rPr>
                    </w:pPr>
                    <w:customXmlDelRangeStart w:id="3686" w:author="William Mitchell" w:date="2021-05-19T13:24:00Z"/>
                    <w:sdt>
                      <w:sdtPr>
                        <w:tag w:val="goog_rdk_563"/>
                        <w:id w:val="-983697466"/>
                      </w:sdtPr>
                      <w:sdtEndPr/>
                      <w:sdtContent>
                        <w:customXmlDelRangeEnd w:id="3686"/>
                        <w:del w:id="3687" w:author="Billy Mitchell" w:date="2021-04-22T14:01:00Z">
                          <w:r w:rsidR="00D2411E">
                            <w:rPr>
                              <w:rFonts w:ascii="Calibri" w:eastAsia="Calibri" w:hAnsi="Calibri" w:cs="Calibri"/>
                              <w:color w:val="000000"/>
                            </w:rPr>
                            <w:delText>0.015</w:delText>
                          </w:r>
                        </w:del>
                        <w:customXmlDelRangeStart w:id="3688" w:author="William Mitchell" w:date="2021-05-19T13:24:00Z"/>
                      </w:sdtContent>
                    </w:sdt>
                    <w:customXmlDelRangeEnd w:id="3688"/>
                  </w:p>
                  <w:customXmlDelRangeStart w:id="3689" w:author="William Mitchell" w:date="2021-05-19T13:24:00Z"/>
                </w:sdtContent>
              </w:sdt>
              <w:customXmlDelRangeEnd w:id="3689"/>
            </w:tc>
            <w:tc>
              <w:tcPr>
                <w:tcW w:w="1797" w:type="dxa"/>
                <w:tcBorders>
                  <w:top w:val="nil"/>
                  <w:left w:val="nil"/>
                  <w:bottom w:val="single" w:sz="4" w:space="0" w:color="000000"/>
                  <w:right w:val="nil"/>
                </w:tcBorders>
                <w:shd w:val="clear" w:color="auto" w:fill="auto"/>
                <w:vAlign w:val="center"/>
              </w:tcPr>
              <w:customXmlDelRangeStart w:id="3690" w:author="William Mitchell" w:date="2021-05-19T13:24:00Z"/>
              <w:sdt>
                <w:sdtPr>
                  <w:tag w:val="goog_rdk_566"/>
                  <w:id w:val="-996726420"/>
                </w:sdtPr>
                <w:sdtEndPr/>
                <w:sdtContent>
                  <w:customXmlDelRangeEnd w:id="3690"/>
                  <w:p w14:paraId="000000E4" w14:textId="2D2D8662" w:rsidR="001D5C46" w:rsidRDefault="00C146F4">
                    <w:pPr>
                      <w:spacing w:line="480" w:lineRule="auto"/>
                      <w:jc w:val="center"/>
                      <w:rPr>
                        <w:del w:id="3691" w:author="Billy Mitchell" w:date="2021-04-22T14:01:00Z"/>
                        <w:rFonts w:ascii="Calibri" w:eastAsia="Calibri" w:hAnsi="Calibri" w:cs="Calibri"/>
                        <w:color w:val="000000"/>
                      </w:rPr>
                    </w:pPr>
                    <w:customXmlDelRangeStart w:id="3692" w:author="William Mitchell" w:date="2021-05-19T13:24:00Z"/>
                    <w:sdt>
                      <w:sdtPr>
                        <w:tag w:val="goog_rdk_565"/>
                        <w:id w:val="794556364"/>
                      </w:sdtPr>
                      <w:sdtEndPr/>
                      <w:sdtContent>
                        <w:customXmlDelRangeEnd w:id="3692"/>
                        <w:del w:id="3693" w:author="Billy Mitchell" w:date="2021-04-22T14:01:00Z">
                          <w:r w:rsidR="00D2411E">
                            <w:rPr>
                              <w:rFonts w:ascii="Calibri" w:eastAsia="Calibri" w:hAnsi="Calibri" w:cs="Calibri"/>
                              <w:color w:val="000000"/>
                            </w:rPr>
                            <w:delText>-6.536</w:delText>
                          </w:r>
                        </w:del>
                        <w:customXmlDelRangeStart w:id="3694" w:author="William Mitchell" w:date="2021-05-19T13:24:00Z"/>
                      </w:sdtContent>
                    </w:sdt>
                    <w:customXmlDelRangeEnd w:id="3694"/>
                  </w:p>
                  <w:customXmlDelRangeStart w:id="3695" w:author="William Mitchell" w:date="2021-05-19T13:24:00Z"/>
                </w:sdtContent>
              </w:sdt>
              <w:customXmlDelRangeEnd w:id="3695"/>
            </w:tc>
            <w:tc>
              <w:tcPr>
                <w:tcW w:w="723" w:type="dxa"/>
                <w:tcBorders>
                  <w:top w:val="nil"/>
                  <w:left w:val="nil"/>
                  <w:bottom w:val="single" w:sz="4" w:space="0" w:color="000000"/>
                  <w:right w:val="nil"/>
                </w:tcBorders>
                <w:shd w:val="clear" w:color="auto" w:fill="auto"/>
                <w:vAlign w:val="center"/>
              </w:tcPr>
              <w:customXmlDelRangeStart w:id="3696" w:author="William Mitchell" w:date="2021-05-19T13:24:00Z"/>
              <w:sdt>
                <w:sdtPr>
                  <w:tag w:val="goog_rdk_568"/>
                  <w:id w:val="1590273963"/>
                </w:sdtPr>
                <w:sdtEndPr/>
                <w:sdtContent>
                  <w:customXmlDelRangeEnd w:id="3696"/>
                  <w:p w14:paraId="000000E5" w14:textId="7F10501A" w:rsidR="001D5C46" w:rsidRDefault="00C146F4">
                    <w:pPr>
                      <w:spacing w:line="480" w:lineRule="auto"/>
                      <w:jc w:val="center"/>
                      <w:rPr>
                        <w:del w:id="3697" w:author="Billy Mitchell" w:date="2021-04-22T14:01:00Z"/>
                        <w:rFonts w:ascii="Calibri" w:eastAsia="Calibri" w:hAnsi="Calibri" w:cs="Calibri"/>
                        <w:color w:val="000000"/>
                      </w:rPr>
                    </w:pPr>
                    <w:customXmlDelRangeStart w:id="3698" w:author="William Mitchell" w:date="2021-05-19T13:24:00Z"/>
                    <w:sdt>
                      <w:sdtPr>
                        <w:tag w:val="goog_rdk_567"/>
                        <w:id w:val="1486590090"/>
                      </w:sdtPr>
                      <w:sdtEndPr/>
                      <w:sdtContent>
                        <w:customXmlDelRangeEnd w:id="3698"/>
                        <w:del w:id="3699" w:author="Billy Mitchell" w:date="2021-04-22T14:01:00Z">
                          <w:r w:rsidR="00D2411E">
                            <w:rPr>
                              <w:rFonts w:ascii="Calibri" w:eastAsia="Calibri" w:hAnsi="Calibri" w:cs="Calibri"/>
                              <w:color w:val="000000"/>
                            </w:rPr>
                            <w:delText>2607</w:delText>
                          </w:r>
                        </w:del>
                        <w:customXmlDelRangeStart w:id="3700" w:author="William Mitchell" w:date="2021-05-19T13:24:00Z"/>
                      </w:sdtContent>
                    </w:sdt>
                    <w:customXmlDelRangeEnd w:id="3700"/>
                  </w:p>
                  <w:customXmlDelRangeStart w:id="3701" w:author="William Mitchell" w:date="2021-05-19T13:24:00Z"/>
                </w:sdtContent>
              </w:sdt>
              <w:customXmlDelRangeEnd w:id="3701"/>
            </w:tc>
            <w:tc>
              <w:tcPr>
                <w:tcW w:w="1077" w:type="dxa"/>
                <w:tcBorders>
                  <w:top w:val="nil"/>
                  <w:left w:val="nil"/>
                  <w:bottom w:val="single" w:sz="4" w:space="0" w:color="000000"/>
                  <w:right w:val="nil"/>
                </w:tcBorders>
                <w:shd w:val="clear" w:color="auto" w:fill="auto"/>
                <w:vAlign w:val="center"/>
              </w:tcPr>
              <w:customXmlDelRangeStart w:id="3702" w:author="William Mitchell" w:date="2021-05-19T13:24:00Z"/>
              <w:sdt>
                <w:sdtPr>
                  <w:tag w:val="goog_rdk_570"/>
                  <w:id w:val="1539855048"/>
                </w:sdtPr>
                <w:sdtEndPr/>
                <w:sdtContent>
                  <w:customXmlDelRangeEnd w:id="3702"/>
                  <w:p w14:paraId="000000E6" w14:textId="3DDF0A49" w:rsidR="001D5C46" w:rsidRDefault="00C146F4">
                    <w:pPr>
                      <w:spacing w:line="480" w:lineRule="auto"/>
                      <w:jc w:val="right"/>
                      <w:rPr>
                        <w:del w:id="3703" w:author="Billy Mitchell" w:date="2021-04-22T14:01:00Z"/>
                        <w:rFonts w:ascii="Calibri" w:eastAsia="Calibri" w:hAnsi="Calibri" w:cs="Calibri"/>
                        <w:color w:val="000000"/>
                      </w:rPr>
                    </w:pPr>
                    <w:customXmlDelRangeStart w:id="3704" w:author="William Mitchell" w:date="2021-05-19T13:24:00Z"/>
                    <w:sdt>
                      <w:sdtPr>
                        <w:tag w:val="goog_rdk_569"/>
                        <w:id w:val="-1351864856"/>
                      </w:sdtPr>
                      <w:sdtEndPr/>
                      <w:sdtContent>
                        <w:customXmlDelRangeEnd w:id="3704"/>
                        <w:del w:id="3705" w:author="Billy Mitchell" w:date="2021-04-22T14:01:00Z">
                          <w:r w:rsidR="00D2411E">
                            <w:rPr>
                              <w:rFonts w:ascii="Calibri" w:eastAsia="Calibri" w:hAnsi="Calibri" w:cs="Calibri"/>
                              <w:color w:val="000000"/>
                            </w:rPr>
                            <w:delText>&lt;</w:delText>
                          </w:r>
                        </w:del>
                        <w:customXmlDelRangeStart w:id="3706" w:author="William Mitchell" w:date="2021-05-19T13:24:00Z"/>
                      </w:sdtContent>
                    </w:sdt>
                    <w:customXmlDelRangeEnd w:id="3706"/>
                  </w:p>
                  <w:customXmlDelRangeStart w:id="3707" w:author="William Mitchell" w:date="2021-05-19T13:24:00Z"/>
                </w:sdtContent>
              </w:sdt>
              <w:customXmlDelRangeEnd w:id="3707"/>
            </w:tc>
            <w:tc>
              <w:tcPr>
                <w:tcW w:w="810" w:type="dxa"/>
                <w:tcBorders>
                  <w:top w:val="nil"/>
                  <w:left w:val="nil"/>
                  <w:bottom w:val="single" w:sz="4" w:space="0" w:color="000000"/>
                  <w:right w:val="nil"/>
                </w:tcBorders>
                <w:shd w:val="clear" w:color="auto" w:fill="auto"/>
                <w:vAlign w:val="center"/>
              </w:tcPr>
              <w:customXmlDelRangeStart w:id="3708" w:author="William Mitchell" w:date="2021-05-19T13:24:00Z"/>
              <w:sdt>
                <w:sdtPr>
                  <w:tag w:val="goog_rdk_572"/>
                  <w:id w:val="-660388026"/>
                </w:sdtPr>
                <w:sdtEndPr/>
                <w:sdtContent>
                  <w:customXmlDelRangeEnd w:id="3708"/>
                  <w:p w14:paraId="000000E7" w14:textId="73114E41" w:rsidR="001D5C46" w:rsidRDefault="00C146F4">
                    <w:pPr>
                      <w:spacing w:line="480" w:lineRule="auto"/>
                      <w:rPr>
                        <w:del w:id="3709" w:author="Billy Mitchell" w:date="2021-04-22T14:01:00Z"/>
                        <w:rFonts w:ascii="Calibri" w:eastAsia="Calibri" w:hAnsi="Calibri" w:cs="Calibri"/>
                        <w:color w:val="000000"/>
                      </w:rPr>
                    </w:pPr>
                    <w:customXmlDelRangeStart w:id="3710" w:author="William Mitchell" w:date="2021-05-19T13:24:00Z"/>
                    <w:sdt>
                      <w:sdtPr>
                        <w:tag w:val="goog_rdk_571"/>
                        <w:id w:val="290332545"/>
                      </w:sdtPr>
                      <w:sdtEndPr/>
                      <w:sdtContent>
                        <w:customXmlDelRangeEnd w:id="3710"/>
                        <w:del w:id="3711" w:author="Billy Mitchell" w:date="2021-04-22T14:01:00Z">
                          <w:r w:rsidR="00D2411E">
                            <w:rPr>
                              <w:rFonts w:ascii="Calibri" w:eastAsia="Calibri" w:hAnsi="Calibri" w:cs="Calibri"/>
                              <w:color w:val="000000"/>
                            </w:rPr>
                            <w:delText>0.001</w:delText>
                          </w:r>
                        </w:del>
                        <w:customXmlDelRangeStart w:id="3712" w:author="William Mitchell" w:date="2021-05-19T13:24:00Z"/>
                      </w:sdtContent>
                    </w:sdt>
                    <w:customXmlDelRangeEnd w:id="3712"/>
                  </w:p>
                  <w:customXmlDelRangeStart w:id="3713" w:author="William Mitchell" w:date="2021-05-19T13:24:00Z"/>
                </w:sdtContent>
              </w:sdt>
              <w:customXmlDelRangeEnd w:id="3713"/>
            </w:tc>
            <w:tc>
              <w:tcPr>
                <w:tcW w:w="630" w:type="dxa"/>
                <w:tcBorders>
                  <w:top w:val="nil"/>
                  <w:left w:val="nil"/>
                  <w:bottom w:val="single" w:sz="4" w:space="0" w:color="000000"/>
                  <w:right w:val="nil"/>
                </w:tcBorders>
                <w:shd w:val="clear" w:color="auto" w:fill="auto"/>
                <w:vAlign w:val="center"/>
              </w:tcPr>
              <w:customXmlDelRangeStart w:id="3714" w:author="William Mitchell" w:date="2021-05-19T13:24:00Z"/>
              <w:sdt>
                <w:sdtPr>
                  <w:tag w:val="goog_rdk_574"/>
                  <w:id w:val="1512794465"/>
                </w:sdtPr>
                <w:sdtEndPr/>
                <w:sdtContent>
                  <w:customXmlDelRangeEnd w:id="3714"/>
                  <w:p w14:paraId="000000E8" w14:textId="3F59D541" w:rsidR="001D5C46" w:rsidRDefault="00C146F4">
                    <w:pPr>
                      <w:spacing w:line="480" w:lineRule="auto"/>
                      <w:rPr>
                        <w:del w:id="3715" w:author="Billy Mitchell" w:date="2021-04-22T14:01:00Z"/>
                        <w:rFonts w:ascii="Calibri" w:eastAsia="Calibri" w:hAnsi="Calibri" w:cs="Calibri"/>
                        <w:color w:val="000000"/>
                      </w:rPr>
                    </w:pPr>
                    <w:customXmlDelRangeStart w:id="3716" w:author="William Mitchell" w:date="2021-05-19T13:24:00Z"/>
                    <w:sdt>
                      <w:sdtPr>
                        <w:tag w:val="goog_rdk_573"/>
                        <w:id w:val="-1477838008"/>
                      </w:sdtPr>
                      <w:sdtEndPr/>
                      <w:sdtContent>
                        <w:customXmlDelRangeEnd w:id="3716"/>
                        <w:del w:id="3717" w:author="Billy Mitchell" w:date="2021-04-22T14:01:00Z">
                          <w:r w:rsidR="00D2411E">
                            <w:rPr>
                              <w:rFonts w:ascii="Calibri" w:eastAsia="Calibri" w:hAnsi="Calibri" w:cs="Calibri"/>
                              <w:color w:val="000000"/>
                            </w:rPr>
                            <w:delText>***</w:delText>
                          </w:r>
                        </w:del>
                        <w:customXmlDelRangeStart w:id="3718" w:author="William Mitchell" w:date="2021-05-19T13:24:00Z"/>
                      </w:sdtContent>
                    </w:sdt>
                    <w:customXmlDelRangeEnd w:id="3718"/>
                  </w:p>
                  <w:customXmlDelRangeStart w:id="3719" w:author="William Mitchell" w:date="2021-05-19T13:24:00Z"/>
                </w:sdtContent>
              </w:sdt>
              <w:customXmlDelRangeEnd w:id="3719"/>
            </w:tc>
          </w:tr>
          <w:customXmlDelRangeStart w:id="3720" w:author="William Mitchell" w:date="2021-05-19T13:24:00Z"/>
        </w:sdtContent>
      </w:sdt>
      <w:customXmlDelRangeEnd w:id="3720"/>
      <w:customXmlDelRangeStart w:id="3721" w:author="William Mitchell" w:date="2021-05-19T13:24:00Z"/>
      <w:sdt>
        <w:sdtPr>
          <w:tag w:val="goog_rdk_575"/>
          <w:id w:val="650632984"/>
        </w:sdtPr>
        <w:sdtEndPr/>
        <w:sdtContent>
          <w:customXmlDelRangeEnd w:id="3721"/>
          <w:tr w:rsidR="001D5C46" w14:paraId="3590E9BC" w14:textId="77777777">
            <w:trPr>
              <w:trHeight w:val="600"/>
              <w:del w:id="3722"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723" w:author="William Mitchell" w:date="2021-05-19T13:24:00Z"/>
              <w:sdt>
                <w:sdtPr>
                  <w:tag w:val="goog_rdk_577"/>
                  <w:id w:val="1410580841"/>
                </w:sdtPr>
                <w:sdtEndPr/>
                <w:sdtContent>
                  <w:customXmlDelRangeEnd w:id="3723"/>
                  <w:p w14:paraId="000000E9" w14:textId="2AFCB41E" w:rsidR="001D5C46" w:rsidRDefault="00C146F4">
                    <w:pPr>
                      <w:spacing w:line="480" w:lineRule="auto"/>
                      <w:jc w:val="center"/>
                      <w:rPr>
                        <w:del w:id="3724" w:author="Billy Mitchell" w:date="2021-04-22T14:01:00Z"/>
                        <w:i/>
                        <w:color w:val="000000"/>
                      </w:rPr>
                    </w:pPr>
                    <w:customXmlDelRangeStart w:id="3725" w:author="William Mitchell" w:date="2021-05-19T13:24:00Z"/>
                    <w:sdt>
                      <w:sdtPr>
                        <w:tag w:val="goog_rdk_576"/>
                        <w:id w:val="1902093848"/>
                      </w:sdtPr>
                      <w:sdtEndPr/>
                      <w:sdtContent>
                        <w:customXmlDelRangeEnd w:id="3725"/>
                        <w:del w:id="3726" w:author="Billy Mitchell" w:date="2021-04-22T14:01:00Z">
                          <w:r w:rsidR="00D2411E">
                            <w:rPr>
                              <w:i/>
                              <w:color w:val="000000"/>
                            </w:rPr>
                            <w:delText>Child, NAcc v. vmPFC</w:delText>
                          </w:r>
                        </w:del>
                        <w:customXmlDelRangeStart w:id="3727" w:author="William Mitchell" w:date="2021-05-19T13:24:00Z"/>
                      </w:sdtContent>
                    </w:sdt>
                    <w:customXmlDelRangeEnd w:id="3727"/>
                  </w:p>
                  <w:customXmlDelRangeStart w:id="3728" w:author="William Mitchell" w:date="2021-05-19T13:24:00Z"/>
                </w:sdtContent>
              </w:sdt>
              <w:customXmlDelRangeEnd w:id="3728"/>
            </w:tc>
            <w:tc>
              <w:tcPr>
                <w:tcW w:w="1463" w:type="dxa"/>
                <w:tcBorders>
                  <w:top w:val="nil"/>
                  <w:left w:val="nil"/>
                  <w:bottom w:val="single" w:sz="4" w:space="0" w:color="000000"/>
                  <w:right w:val="nil"/>
                </w:tcBorders>
                <w:shd w:val="clear" w:color="auto" w:fill="auto"/>
                <w:vAlign w:val="center"/>
              </w:tcPr>
              <w:customXmlDelRangeStart w:id="3729" w:author="William Mitchell" w:date="2021-05-19T13:24:00Z"/>
              <w:sdt>
                <w:sdtPr>
                  <w:tag w:val="goog_rdk_579"/>
                  <w:id w:val="1972623381"/>
                </w:sdtPr>
                <w:sdtEndPr/>
                <w:sdtContent>
                  <w:customXmlDelRangeEnd w:id="3729"/>
                  <w:p w14:paraId="000000EA" w14:textId="5112CEBF" w:rsidR="001D5C46" w:rsidRDefault="00C146F4">
                    <w:pPr>
                      <w:spacing w:line="480" w:lineRule="auto"/>
                      <w:jc w:val="center"/>
                      <w:rPr>
                        <w:del w:id="3730" w:author="Billy Mitchell" w:date="2021-04-22T14:01:00Z"/>
                        <w:rFonts w:ascii="Calibri" w:eastAsia="Calibri" w:hAnsi="Calibri" w:cs="Calibri"/>
                        <w:color w:val="000000"/>
                      </w:rPr>
                    </w:pPr>
                    <w:customXmlDelRangeStart w:id="3731" w:author="William Mitchell" w:date="2021-05-19T13:24:00Z"/>
                    <w:sdt>
                      <w:sdtPr>
                        <w:tag w:val="goog_rdk_578"/>
                        <w:id w:val="1178696618"/>
                      </w:sdtPr>
                      <w:sdtEndPr/>
                      <w:sdtContent>
                        <w:customXmlDelRangeEnd w:id="3731"/>
                        <w:del w:id="3732" w:author="Billy Mitchell" w:date="2021-04-22T14:01:00Z">
                          <w:r w:rsidR="00D2411E">
                            <w:rPr>
                              <w:rFonts w:ascii="Calibri" w:eastAsia="Calibri" w:hAnsi="Calibri" w:cs="Calibri"/>
                              <w:color w:val="000000"/>
                            </w:rPr>
                            <w:delText>-0.057</w:delText>
                          </w:r>
                        </w:del>
                        <w:customXmlDelRangeStart w:id="3733" w:author="William Mitchell" w:date="2021-05-19T13:24:00Z"/>
                      </w:sdtContent>
                    </w:sdt>
                    <w:customXmlDelRangeEnd w:id="3733"/>
                  </w:p>
                  <w:customXmlDelRangeStart w:id="3734" w:author="William Mitchell" w:date="2021-05-19T13:24:00Z"/>
                </w:sdtContent>
              </w:sdt>
              <w:customXmlDelRangeEnd w:id="3734"/>
            </w:tc>
            <w:tc>
              <w:tcPr>
                <w:tcW w:w="764" w:type="dxa"/>
                <w:tcBorders>
                  <w:top w:val="nil"/>
                  <w:left w:val="nil"/>
                  <w:bottom w:val="single" w:sz="4" w:space="0" w:color="000000"/>
                  <w:right w:val="nil"/>
                </w:tcBorders>
                <w:shd w:val="clear" w:color="auto" w:fill="auto"/>
                <w:vAlign w:val="center"/>
              </w:tcPr>
              <w:customXmlDelRangeStart w:id="3735" w:author="William Mitchell" w:date="2021-05-19T13:24:00Z"/>
              <w:sdt>
                <w:sdtPr>
                  <w:tag w:val="goog_rdk_581"/>
                  <w:id w:val="343904329"/>
                </w:sdtPr>
                <w:sdtEndPr/>
                <w:sdtContent>
                  <w:customXmlDelRangeEnd w:id="3735"/>
                  <w:p w14:paraId="000000EB" w14:textId="56A6B185" w:rsidR="001D5C46" w:rsidRDefault="00C146F4">
                    <w:pPr>
                      <w:spacing w:line="480" w:lineRule="auto"/>
                      <w:jc w:val="center"/>
                      <w:rPr>
                        <w:del w:id="3736" w:author="Billy Mitchell" w:date="2021-04-22T14:01:00Z"/>
                        <w:rFonts w:ascii="Calibri" w:eastAsia="Calibri" w:hAnsi="Calibri" w:cs="Calibri"/>
                        <w:color w:val="000000"/>
                      </w:rPr>
                    </w:pPr>
                    <w:customXmlDelRangeStart w:id="3737" w:author="William Mitchell" w:date="2021-05-19T13:24:00Z"/>
                    <w:sdt>
                      <w:sdtPr>
                        <w:tag w:val="goog_rdk_580"/>
                        <w:id w:val="-155763365"/>
                      </w:sdtPr>
                      <w:sdtEndPr/>
                      <w:sdtContent>
                        <w:customXmlDelRangeEnd w:id="3737"/>
                        <w:del w:id="3738" w:author="Billy Mitchell" w:date="2021-04-22T14:01:00Z">
                          <w:r w:rsidR="00D2411E">
                            <w:rPr>
                              <w:rFonts w:ascii="Calibri" w:eastAsia="Calibri" w:hAnsi="Calibri" w:cs="Calibri"/>
                              <w:color w:val="000000"/>
                            </w:rPr>
                            <w:delText>0.016</w:delText>
                          </w:r>
                        </w:del>
                        <w:customXmlDelRangeStart w:id="3739" w:author="William Mitchell" w:date="2021-05-19T13:24:00Z"/>
                      </w:sdtContent>
                    </w:sdt>
                    <w:customXmlDelRangeEnd w:id="3739"/>
                  </w:p>
                  <w:customXmlDelRangeStart w:id="3740" w:author="William Mitchell" w:date="2021-05-19T13:24:00Z"/>
                </w:sdtContent>
              </w:sdt>
              <w:customXmlDelRangeEnd w:id="3740"/>
            </w:tc>
            <w:tc>
              <w:tcPr>
                <w:tcW w:w="1797" w:type="dxa"/>
                <w:tcBorders>
                  <w:top w:val="nil"/>
                  <w:left w:val="nil"/>
                  <w:bottom w:val="single" w:sz="4" w:space="0" w:color="000000"/>
                  <w:right w:val="nil"/>
                </w:tcBorders>
                <w:shd w:val="clear" w:color="auto" w:fill="auto"/>
                <w:vAlign w:val="center"/>
              </w:tcPr>
              <w:customXmlDelRangeStart w:id="3741" w:author="William Mitchell" w:date="2021-05-19T13:24:00Z"/>
              <w:sdt>
                <w:sdtPr>
                  <w:tag w:val="goog_rdk_583"/>
                  <w:id w:val="772057713"/>
                </w:sdtPr>
                <w:sdtEndPr/>
                <w:sdtContent>
                  <w:customXmlDelRangeEnd w:id="3741"/>
                  <w:p w14:paraId="000000EC" w14:textId="62245545" w:rsidR="001D5C46" w:rsidRDefault="00C146F4">
                    <w:pPr>
                      <w:spacing w:line="480" w:lineRule="auto"/>
                      <w:jc w:val="center"/>
                      <w:rPr>
                        <w:del w:id="3742" w:author="Billy Mitchell" w:date="2021-04-22T14:01:00Z"/>
                        <w:rFonts w:ascii="Calibri" w:eastAsia="Calibri" w:hAnsi="Calibri" w:cs="Calibri"/>
                        <w:color w:val="000000"/>
                      </w:rPr>
                    </w:pPr>
                    <w:customXmlDelRangeStart w:id="3743" w:author="William Mitchell" w:date="2021-05-19T13:24:00Z"/>
                    <w:sdt>
                      <w:sdtPr>
                        <w:tag w:val="goog_rdk_582"/>
                        <w:id w:val="-1808230750"/>
                      </w:sdtPr>
                      <w:sdtEndPr/>
                      <w:sdtContent>
                        <w:customXmlDelRangeEnd w:id="3743"/>
                        <w:del w:id="3744" w:author="Billy Mitchell" w:date="2021-04-22T14:01:00Z">
                          <w:r w:rsidR="00D2411E">
                            <w:rPr>
                              <w:rFonts w:ascii="Calibri" w:eastAsia="Calibri" w:hAnsi="Calibri" w:cs="Calibri"/>
                              <w:color w:val="000000"/>
                            </w:rPr>
                            <w:delText>-3.571</w:delText>
                          </w:r>
                        </w:del>
                        <w:customXmlDelRangeStart w:id="3745" w:author="William Mitchell" w:date="2021-05-19T13:24:00Z"/>
                      </w:sdtContent>
                    </w:sdt>
                    <w:customXmlDelRangeEnd w:id="3745"/>
                  </w:p>
                  <w:customXmlDelRangeStart w:id="3746" w:author="William Mitchell" w:date="2021-05-19T13:24:00Z"/>
                </w:sdtContent>
              </w:sdt>
              <w:customXmlDelRangeEnd w:id="3746"/>
            </w:tc>
            <w:tc>
              <w:tcPr>
                <w:tcW w:w="723" w:type="dxa"/>
                <w:tcBorders>
                  <w:top w:val="nil"/>
                  <w:left w:val="nil"/>
                  <w:bottom w:val="single" w:sz="4" w:space="0" w:color="000000"/>
                  <w:right w:val="nil"/>
                </w:tcBorders>
                <w:shd w:val="clear" w:color="auto" w:fill="auto"/>
                <w:vAlign w:val="center"/>
              </w:tcPr>
              <w:customXmlDelRangeStart w:id="3747" w:author="William Mitchell" w:date="2021-05-19T13:24:00Z"/>
              <w:sdt>
                <w:sdtPr>
                  <w:tag w:val="goog_rdk_585"/>
                  <w:id w:val="394944381"/>
                </w:sdtPr>
                <w:sdtEndPr/>
                <w:sdtContent>
                  <w:customXmlDelRangeEnd w:id="3747"/>
                  <w:p w14:paraId="000000ED" w14:textId="4FC00EFB" w:rsidR="001D5C46" w:rsidRDefault="00C146F4">
                    <w:pPr>
                      <w:spacing w:line="480" w:lineRule="auto"/>
                      <w:jc w:val="center"/>
                      <w:rPr>
                        <w:del w:id="3748" w:author="Billy Mitchell" w:date="2021-04-22T14:01:00Z"/>
                        <w:rFonts w:ascii="Calibri" w:eastAsia="Calibri" w:hAnsi="Calibri" w:cs="Calibri"/>
                        <w:color w:val="000000"/>
                      </w:rPr>
                    </w:pPr>
                    <w:customXmlDelRangeStart w:id="3749" w:author="William Mitchell" w:date="2021-05-19T13:24:00Z"/>
                    <w:sdt>
                      <w:sdtPr>
                        <w:tag w:val="goog_rdk_584"/>
                        <w:id w:val="455376837"/>
                      </w:sdtPr>
                      <w:sdtEndPr/>
                      <w:sdtContent>
                        <w:customXmlDelRangeEnd w:id="3749"/>
                        <w:del w:id="3750" w:author="Billy Mitchell" w:date="2021-04-22T14:01:00Z">
                          <w:r w:rsidR="00D2411E">
                            <w:rPr>
                              <w:rFonts w:ascii="Calibri" w:eastAsia="Calibri" w:hAnsi="Calibri" w:cs="Calibri"/>
                              <w:color w:val="000000"/>
                            </w:rPr>
                            <w:delText>2776</w:delText>
                          </w:r>
                        </w:del>
                        <w:customXmlDelRangeStart w:id="3751" w:author="William Mitchell" w:date="2021-05-19T13:24:00Z"/>
                      </w:sdtContent>
                    </w:sdt>
                    <w:customXmlDelRangeEnd w:id="3751"/>
                  </w:p>
                  <w:customXmlDelRangeStart w:id="3752" w:author="William Mitchell" w:date="2021-05-19T13:24:00Z"/>
                </w:sdtContent>
              </w:sdt>
              <w:customXmlDelRangeEnd w:id="3752"/>
            </w:tc>
            <w:tc>
              <w:tcPr>
                <w:tcW w:w="1077" w:type="dxa"/>
                <w:tcBorders>
                  <w:top w:val="nil"/>
                  <w:left w:val="nil"/>
                  <w:bottom w:val="single" w:sz="4" w:space="0" w:color="000000"/>
                  <w:right w:val="nil"/>
                </w:tcBorders>
                <w:shd w:val="clear" w:color="auto" w:fill="auto"/>
                <w:vAlign w:val="center"/>
              </w:tcPr>
              <w:customXmlDelRangeStart w:id="3753" w:author="William Mitchell" w:date="2021-05-19T13:24:00Z"/>
              <w:sdt>
                <w:sdtPr>
                  <w:tag w:val="goog_rdk_587"/>
                  <w:id w:val="-1938902683"/>
                </w:sdtPr>
                <w:sdtEndPr/>
                <w:sdtContent>
                  <w:customXmlDelRangeEnd w:id="3753"/>
                  <w:p w14:paraId="000000EE" w14:textId="61919455" w:rsidR="001D5C46" w:rsidRDefault="00C146F4">
                    <w:pPr>
                      <w:spacing w:line="480" w:lineRule="auto"/>
                      <w:jc w:val="right"/>
                      <w:rPr>
                        <w:del w:id="3754" w:author="Billy Mitchell" w:date="2021-04-22T14:01:00Z"/>
                        <w:rFonts w:ascii="Calibri" w:eastAsia="Calibri" w:hAnsi="Calibri" w:cs="Calibri"/>
                        <w:color w:val="000000"/>
                      </w:rPr>
                    </w:pPr>
                    <w:customXmlDelRangeStart w:id="3755" w:author="William Mitchell" w:date="2021-05-19T13:24:00Z"/>
                    <w:sdt>
                      <w:sdtPr>
                        <w:tag w:val="goog_rdk_586"/>
                        <w:id w:val="-1691058765"/>
                      </w:sdtPr>
                      <w:sdtEndPr/>
                      <w:sdtContent>
                        <w:customXmlDelRangeEnd w:id="3755"/>
                        <w:del w:id="3756" w:author="Billy Mitchell" w:date="2021-04-22T14:01:00Z">
                          <w:r w:rsidR="00D2411E">
                            <w:rPr>
                              <w:rFonts w:ascii="Calibri" w:eastAsia="Calibri" w:hAnsi="Calibri" w:cs="Calibri"/>
                              <w:color w:val="000000"/>
                            </w:rPr>
                            <w:delText>&lt;</w:delText>
                          </w:r>
                        </w:del>
                        <w:customXmlDelRangeStart w:id="3757" w:author="William Mitchell" w:date="2021-05-19T13:24:00Z"/>
                      </w:sdtContent>
                    </w:sdt>
                    <w:customXmlDelRangeEnd w:id="3757"/>
                  </w:p>
                  <w:customXmlDelRangeStart w:id="3758" w:author="William Mitchell" w:date="2021-05-19T13:24:00Z"/>
                </w:sdtContent>
              </w:sdt>
              <w:customXmlDelRangeEnd w:id="3758"/>
            </w:tc>
            <w:tc>
              <w:tcPr>
                <w:tcW w:w="810" w:type="dxa"/>
                <w:tcBorders>
                  <w:top w:val="nil"/>
                  <w:left w:val="nil"/>
                  <w:bottom w:val="single" w:sz="4" w:space="0" w:color="000000"/>
                  <w:right w:val="nil"/>
                </w:tcBorders>
                <w:shd w:val="clear" w:color="auto" w:fill="auto"/>
                <w:vAlign w:val="center"/>
              </w:tcPr>
              <w:customXmlDelRangeStart w:id="3759" w:author="William Mitchell" w:date="2021-05-19T13:24:00Z"/>
              <w:sdt>
                <w:sdtPr>
                  <w:tag w:val="goog_rdk_589"/>
                  <w:id w:val="-229081431"/>
                </w:sdtPr>
                <w:sdtEndPr/>
                <w:sdtContent>
                  <w:customXmlDelRangeEnd w:id="3759"/>
                  <w:p w14:paraId="000000EF" w14:textId="0DA8B9A1" w:rsidR="001D5C46" w:rsidRDefault="00C146F4">
                    <w:pPr>
                      <w:spacing w:line="480" w:lineRule="auto"/>
                      <w:rPr>
                        <w:del w:id="3760" w:author="Billy Mitchell" w:date="2021-04-22T14:01:00Z"/>
                        <w:rFonts w:ascii="Calibri" w:eastAsia="Calibri" w:hAnsi="Calibri" w:cs="Calibri"/>
                        <w:color w:val="000000"/>
                      </w:rPr>
                    </w:pPr>
                    <w:customXmlDelRangeStart w:id="3761" w:author="William Mitchell" w:date="2021-05-19T13:24:00Z"/>
                    <w:sdt>
                      <w:sdtPr>
                        <w:tag w:val="goog_rdk_588"/>
                        <w:id w:val="-541977230"/>
                      </w:sdtPr>
                      <w:sdtEndPr/>
                      <w:sdtContent>
                        <w:customXmlDelRangeEnd w:id="3761"/>
                        <w:del w:id="3762" w:author="Billy Mitchell" w:date="2021-04-22T14:01:00Z">
                          <w:r w:rsidR="00D2411E">
                            <w:rPr>
                              <w:rFonts w:ascii="Calibri" w:eastAsia="Calibri" w:hAnsi="Calibri" w:cs="Calibri"/>
                              <w:color w:val="000000"/>
                            </w:rPr>
                            <w:delText>0.001</w:delText>
                          </w:r>
                        </w:del>
                        <w:customXmlDelRangeStart w:id="3763" w:author="William Mitchell" w:date="2021-05-19T13:24:00Z"/>
                      </w:sdtContent>
                    </w:sdt>
                    <w:customXmlDelRangeEnd w:id="3763"/>
                  </w:p>
                  <w:customXmlDelRangeStart w:id="3764" w:author="William Mitchell" w:date="2021-05-19T13:24:00Z"/>
                </w:sdtContent>
              </w:sdt>
              <w:customXmlDelRangeEnd w:id="3764"/>
            </w:tc>
            <w:tc>
              <w:tcPr>
                <w:tcW w:w="630" w:type="dxa"/>
                <w:tcBorders>
                  <w:top w:val="nil"/>
                  <w:left w:val="nil"/>
                  <w:bottom w:val="single" w:sz="4" w:space="0" w:color="000000"/>
                  <w:right w:val="nil"/>
                </w:tcBorders>
                <w:shd w:val="clear" w:color="auto" w:fill="auto"/>
                <w:vAlign w:val="center"/>
              </w:tcPr>
              <w:customXmlDelRangeStart w:id="3765" w:author="William Mitchell" w:date="2021-05-19T13:24:00Z"/>
              <w:sdt>
                <w:sdtPr>
                  <w:tag w:val="goog_rdk_591"/>
                  <w:id w:val="1716158174"/>
                </w:sdtPr>
                <w:sdtEndPr/>
                <w:sdtContent>
                  <w:customXmlDelRangeEnd w:id="3765"/>
                  <w:p w14:paraId="000000F0" w14:textId="57B08C21" w:rsidR="001D5C46" w:rsidRDefault="00C146F4">
                    <w:pPr>
                      <w:spacing w:line="480" w:lineRule="auto"/>
                      <w:rPr>
                        <w:del w:id="3766" w:author="Billy Mitchell" w:date="2021-04-22T14:01:00Z"/>
                        <w:rFonts w:ascii="Calibri" w:eastAsia="Calibri" w:hAnsi="Calibri" w:cs="Calibri"/>
                        <w:color w:val="000000"/>
                      </w:rPr>
                    </w:pPr>
                    <w:customXmlDelRangeStart w:id="3767" w:author="William Mitchell" w:date="2021-05-19T13:24:00Z"/>
                    <w:sdt>
                      <w:sdtPr>
                        <w:tag w:val="goog_rdk_590"/>
                        <w:id w:val="1941634872"/>
                      </w:sdtPr>
                      <w:sdtEndPr/>
                      <w:sdtContent>
                        <w:customXmlDelRangeEnd w:id="3767"/>
                        <w:del w:id="3768" w:author="Billy Mitchell" w:date="2021-04-22T14:01:00Z">
                          <w:r w:rsidR="00D2411E">
                            <w:rPr>
                              <w:rFonts w:ascii="Calibri" w:eastAsia="Calibri" w:hAnsi="Calibri" w:cs="Calibri"/>
                              <w:color w:val="000000"/>
                            </w:rPr>
                            <w:delText>***</w:delText>
                          </w:r>
                        </w:del>
                        <w:customXmlDelRangeStart w:id="3769" w:author="William Mitchell" w:date="2021-05-19T13:24:00Z"/>
                      </w:sdtContent>
                    </w:sdt>
                    <w:customXmlDelRangeEnd w:id="3769"/>
                  </w:p>
                  <w:customXmlDelRangeStart w:id="3770" w:author="William Mitchell" w:date="2021-05-19T13:24:00Z"/>
                </w:sdtContent>
              </w:sdt>
              <w:customXmlDelRangeEnd w:id="3770"/>
            </w:tc>
          </w:tr>
          <w:customXmlDelRangeStart w:id="3771" w:author="William Mitchell" w:date="2021-05-19T13:24:00Z"/>
        </w:sdtContent>
      </w:sdt>
      <w:customXmlDelRangeEnd w:id="3771"/>
      <w:customXmlDelRangeStart w:id="3772" w:author="William Mitchell" w:date="2021-05-19T13:24:00Z"/>
      <w:sdt>
        <w:sdtPr>
          <w:tag w:val="goog_rdk_592"/>
          <w:id w:val="-398287255"/>
        </w:sdtPr>
        <w:sdtEndPr/>
        <w:sdtContent>
          <w:customXmlDelRangeEnd w:id="3772"/>
          <w:tr w:rsidR="001D5C46" w14:paraId="003E6127" w14:textId="77777777">
            <w:trPr>
              <w:trHeight w:val="600"/>
              <w:del w:id="3773"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774" w:author="William Mitchell" w:date="2021-05-19T13:24:00Z"/>
              <w:sdt>
                <w:sdtPr>
                  <w:tag w:val="goog_rdk_594"/>
                  <w:id w:val="-593169269"/>
                </w:sdtPr>
                <w:sdtEndPr/>
                <w:sdtContent>
                  <w:customXmlDelRangeEnd w:id="3774"/>
                  <w:p w14:paraId="000000F1" w14:textId="14EE4CAF" w:rsidR="001D5C46" w:rsidRDefault="00C146F4">
                    <w:pPr>
                      <w:spacing w:line="480" w:lineRule="auto"/>
                      <w:jc w:val="center"/>
                      <w:rPr>
                        <w:del w:id="3775" w:author="Billy Mitchell" w:date="2021-04-22T14:01:00Z"/>
                        <w:i/>
                        <w:color w:val="000000"/>
                      </w:rPr>
                    </w:pPr>
                    <w:customXmlDelRangeStart w:id="3776" w:author="William Mitchell" w:date="2021-05-19T13:24:00Z"/>
                    <w:sdt>
                      <w:sdtPr>
                        <w:tag w:val="goog_rdk_593"/>
                        <w:id w:val="229356865"/>
                      </w:sdtPr>
                      <w:sdtEndPr/>
                      <w:sdtContent>
                        <w:customXmlDelRangeEnd w:id="3776"/>
                        <w:del w:id="3777" w:author="Billy Mitchell" w:date="2021-04-22T14:01:00Z">
                          <w:r w:rsidR="00D2411E">
                            <w:rPr>
                              <w:i/>
                              <w:color w:val="000000"/>
                            </w:rPr>
                            <w:delText>Adult, AMY v. Nacc</w:delText>
                          </w:r>
                        </w:del>
                        <w:customXmlDelRangeStart w:id="3778" w:author="William Mitchell" w:date="2021-05-19T13:24:00Z"/>
                      </w:sdtContent>
                    </w:sdt>
                    <w:customXmlDelRangeEnd w:id="3778"/>
                  </w:p>
                  <w:customXmlDelRangeStart w:id="3779" w:author="William Mitchell" w:date="2021-05-19T13:24:00Z"/>
                </w:sdtContent>
              </w:sdt>
              <w:customXmlDelRangeEnd w:id="3779"/>
            </w:tc>
            <w:tc>
              <w:tcPr>
                <w:tcW w:w="1463" w:type="dxa"/>
                <w:tcBorders>
                  <w:top w:val="nil"/>
                  <w:left w:val="nil"/>
                  <w:bottom w:val="single" w:sz="4" w:space="0" w:color="000000"/>
                  <w:right w:val="nil"/>
                </w:tcBorders>
                <w:shd w:val="clear" w:color="auto" w:fill="auto"/>
                <w:vAlign w:val="center"/>
              </w:tcPr>
              <w:customXmlDelRangeStart w:id="3780" w:author="William Mitchell" w:date="2021-05-19T13:24:00Z"/>
              <w:sdt>
                <w:sdtPr>
                  <w:tag w:val="goog_rdk_596"/>
                  <w:id w:val="-1920936756"/>
                </w:sdtPr>
                <w:sdtEndPr/>
                <w:sdtContent>
                  <w:customXmlDelRangeEnd w:id="3780"/>
                  <w:p w14:paraId="000000F2" w14:textId="20F87AD6" w:rsidR="001D5C46" w:rsidRDefault="00C146F4">
                    <w:pPr>
                      <w:spacing w:line="480" w:lineRule="auto"/>
                      <w:jc w:val="center"/>
                      <w:rPr>
                        <w:del w:id="3781" w:author="Billy Mitchell" w:date="2021-04-22T14:01:00Z"/>
                        <w:rFonts w:ascii="Calibri" w:eastAsia="Calibri" w:hAnsi="Calibri" w:cs="Calibri"/>
                        <w:color w:val="000000"/>
                      </w:rPr>
                    </w:pPr>
                    <w:customXmlDelRangeStart w:id="3782" w:author="William Mitchell" w:date="2021-05-19T13:24:00Z"/>
                    <w:sdt>
                      <w:sdtPr>
                        <w:tag w:val="goog_rdk_595"/>
                        <w:id w:val="-240022246"/>
                      </w:sdtPr>
                      <w:sdtEndPr/>
                      <w:sdtContent>
                        <w:customXmlDelRangeEnd w:id="3782"/>
                        <w:del w:id="3783" w:author="Billy Mitchell" w:date="2021-04-22T14:01:00Z">
                          <w:r w:rsidR="00D2411E">
                            <w:rPr>
                              <w:rFonts w:ascii="Calibri" w:eastAsia="Calibri" w:hAnsi="Calibri" w:cs="Calibri"/>
                              <w:color w:val="000000"/>
                            </w:rPr>
                            <w:delText>-0.018</w:delText>
                          </w:r>
                        </w:del>
                        <w:customXmlDelRangeStart w:id="3784" w:author="William Mitchell" w:date="2021-05-19T13:24:00Z"/>
                      </w:sdtContent>
                    </w:sdt>
                    <w:customXmlDelRangeEnd w:id="3784"/>
                  </w:p>
                  <w:customXmlDelRangeStart w:id="3785" w:author="William Mitchell" w:date="2021-05-19T13:24:00Z"/>
                </w:sdtContent>
              </w:sdt>
              <w:customXmlDelRangeEnd w:id="3785"/>
            </w:tc>
            <w:tc>
              <w:tcPr>
                <w:tcW w:w="764" w:type="dxa"/>
                <w:tcBorders>
                  <w:top w:val="nil"/>
                  <w:left w:val="nil"/>
                  <w:bottom w:val="single" w:sz="4" w:space="0" w:color="000000"/>
                  <w:right w:val="nil"/>
                </w:tcBorders>
                <w:shd w:val="clear" w:color="auto" w:fill="auto"/>
                <w:vAlign w:val="center"/>
              </w:tcPr>
              <w:customXmlDelRangeStart w:id="3786" w:author="William Mitchell" w:date="2021-05-19T13:24:00Z"/>
              <w:sdt>
                <w:sdtPr>
                  <w:tag w:val="goog_rdk_598"/>
                  <w:id w:val="-358665335"/>
                </w:sdtPr>
                <w:sdtEndPr/>
                <w:sdtContent>
                  <w:customXmlDelRangeEnd w:id="3786"/>
                  <w:p w14:paraId="000000F3" w14:textId="0EC54ADD" w:rsidR="001D5C46" w:rsidRDefault="00C146F4">
                    <w:pPr>
                      <w:spacing w:line="480" w:lineRule="auto"/>
                      <w:jc w:val="center"/>
                      <w:rPr>
                        <w:del w:id="3787" w:author="Billy Mitchell" w:date="2021-04-22T14:01:00Z"/>
                        <w:rFonts w:ascii="Calibri" w:eastAsia="Calibri" w:hAnsi="Calibri" w:cs="Calibri"/>
                        <w:color w:val="000000"/>
                      </w:rPr>
                    </w:pPr>
                    <w:customXmlDelRangeStart w:id="3788" w:author="William Mitchell" w:date="2021-05-19T13:24:00Z"/>
                    <w:sdt>
                      <w:sdtPr>
                        <w:tag w:val="goog_rdk_597"/>
                        <w:id w:val="244924518"/>
                      </w:sdtPr>
                      <w:sdtEndPr/>
                      <w:sdtContent>
                        <w:customXmlDelRangeEnd w:id="3788"/>
                        <w:del w:id="3789" w:author="Billy Mitchell" w:date="2021-04-22T14:01:00Z">
                          <w:r w:rsidR="00D2411E">
                            <w:rPr>
                              <w:rFonts w:ascii="Calibri" w:eastAsia="Calibri" w:hAnsi="Calibri" w:cs="Calibri"/>
                              <w:color w:val="000000"/>
                            </w:rPr>
                            <w:delText>0.015</w:delText>
                          </w:r>
                        </w:del>
                        <w:customXmlDelRangeStart w:id="3790" w:author="William Mitchell" w:date="2021-05-19T13:24:00Z"/>
                      </w:sdtContent>
                    </w:sdt>
                    <w:customXmlDelRangeEnd w:id="3790"/>
                  </w:p>
                  <w:customXmlDelRangeStart w:id="3791" w:author="William Mitchell" w:date="2021-05-19T13:24:00Z"/>
                </w:sdtContent>
              </w:sdt>
              <w:customXmlDelRangeEnd w:id="3791"/>
            </w:tc>
            <w:tc>
              <w:tcPr>
                <w:tcW w:w="1797" w:type="dxa"/>
                <w:tcBorders>
                  <w:top w:val="nil"/>
                  <w:left w:val="nil"/>
                  <w:bottom w:val="single" w:sz="4" w:space="0" w:color="000000"/>
                  <w:right w:val="nil"/>
                </w:tcBorders>
                <w:shd w:val="clear" w:color="auto" w:fill="auto"/>
                <w:vAlign w:val="center"/>
              </w:tcPr>
              <w:customXmlDelRangeStart w:id="3792" w:author="William Mitchell" w:date="2021-05-19T13:24:00Z"/>
              <w:sdt>
                <w:sdtPr>
                  <w:tag w:val="goog_rdk_600"/>
                  <w:id w:val="1068691379"/>
                </w:sdtPr>
                <w:sdtEndPr/>
                <w:sdtContent>
                  <w:customXmlDelRangeEnd w:id="3792"/>
                  <w:p w14:paraId="000000F4" w14:textId="457D0E1E" w:rsidR="001D5C46" w:rsidRDefault="00C146F4">
                    <w:pPr>
                      <w:spacing w:line="480" w:lineRule="auto"/>
                      <w:jc w:val="center"/>
                      <w:rPr>
                        <w:del w:id="3793" w:author="Billy Mitchell" w:date="2021-04-22T14:01:00Z"/>
                        <w:rFonts w:ascii="Calibri" w:eastAsia="Calibri" w:hAnsi="Calibri" w:cs="Calibri"/>
                        <w:color w:val="000000"/>
                      </w:rPr>
                    </w:pPr>
                    <w:customXmlDelRangeStart w:id="3794" w:author="William Mitchell" w:date="2021-05-19T13:24:00Z"/>
                    <w:sdt>
                      <w:sdtPr>
                        <w:tag w:val="goog_rdk_599"/>
                        <w:id w:val="1342740071"/>
                      </w:sdtPr>
                      <w:sdtEndPr/>
                      <w:sdtContent>
                        <w:customXmlDelRangeEnd w:id="3794"/>
                        <w:del w:id="3795" w:author="Billy Mitchell" w:date="2021-04-22T14:01:00Z">
                          <w:r w:rsidR="00D2411E">
                            <w:rPr>
                              <w:rFonts w:ascii="Calibri" w:eastAsia="Calibri" w:hAnsi="Calibri" w:cs="Calibri"/>
                              <w:color w:val="000000"/>
                            </w:rPr>
                            <w:delText>-1.209</w:delText>
                          </w:r>
                        </w:del>
                        <w:customXmlDelRangeStart w:id="3796" w:author="William Mitchell" w:date="2021-05-19T13:24:00Z"/>
                      </w:sdtContent>
                    </w:sdt>
                    <w:customXmlDelRangeEnd w:id="3796"/>
                  </w:p>
                  <w:customXmlDelRangeStart w:id="3797" w:author="William Mitchell" w:date="2021-05-19T13:24:00Z"/>
                </w:sdtContent>
              </w:sdt>
              <w:customXmlDelRangeEnd w:id="3797"/>
            </w:tc>
            <w:tc>
              <w:tcPr>
                <w:tcW w:w="723" w:type="dxa"/>
                <w:tcBorders>
                  <w:top w:val="nil"/>
                  <w:left w:val="nil"/>
                  <w:bottom w:val="single" w:sz="4" w:space="0" w:color="000000"/>
                  <w:right w:val="nil"/>
                </w:tcBorders>
                <w:shd w:val="clear" w:color="auto" w:fill="auto"/>
                <w:vAlign w:val="center"/>
              </w:tcPr>
              <w:customXmlDelRangeStart w:id="3798" w:author="William Mitchell" w:date="2021-05-19T13:24:00Z"/>
              <w:sdt>
                <w:sdtPr>
                  <w:tag w:val="goog_rdk_602"/>
                  <w:id w:val="-607040849"/>
                </w:sdtPr>
                <w:sdtEndPr/>
                <w:sdtContent>
                  <w:customXmlDelRangeEnd w:id="3798"/>
                  <w:p w14:paraId="000000F5" w14:textId="24751A19" w:rsidR="001D5C46" w:rsidRDefault="00C146F4">
                    <w:pPr>
                      <w:spacing w:line="480" w:lineRule="auto"/>
                      <w:jc w:val="center"/>
                      <w:rPr>
                        <w:del w:id="3799" w:author="Billy Mitchell" w:date="2021-04-22T14:01:00Z"/>
                        <w:rFonts w:ascii="Calibri" w:eastAsia="Calibri" w:hAnsi="Calibri" w:cs="Calibri"/>
                        <w:color w:val="000000"/>
                      </w:rPr>
                    </w:pPr>
                    <w:customXmlDelRangeStart w:id="3800" w:author="William Mitchell" w:date="2021-05-19T13:24:00Z"/>
                    <w:sdt>
                      <w:sdtPr>
                        <w:tag w:val="goog_rdk_601"/>
                        <w:id w:val="192890923"/>
                      </w:sdtPr>
                      <w:sdtEndPr/>
                      <w:sdtContent>
                        <w:customXmlDelRangeEnd w:id="3800"/>
                        <w:del w:id="3801" w:author="Billy Mitchell" w:date="2021-04-22T14:01:00Z">
                          <w:r w:rsidR="00D2411E">
                            <w:rPr>
                              <w:rFonts w:ascii="Calibri" w:eastAsia="Calibri" w:hAnsi="Calibri" w:cs="Calibri"/>
                              <w:color w:val="000000"/>
                            </w:rPr>
                            <w:delText>2005</w:delText>
                          </w:r>
                        </w:del>
                        <w:customXmlDelRangeStart w:id="3802" w:author="William Mitchell" w:date="2021-05-19T13:24:00Z"/>
                      </w:sdtContent>
                    </w:sdt>
                    <w:customXmlDelRangeEnd w:id="3802"/>
                  </w:p>
                  <w:customXmlDelRangeStart w:id="3803" w:author="William Mitchell" w:date="2021-05-19T13:24:00Z"/>
                </w:sdtContent>
              </w:sdt>
              <w:customXmlDelRangeEnd w:id="3803"/>
            </w:tc>
            <w:tc>
              <w:tcPr>
                <w:tcW w:w="1077" w:type="dxa"/>
                <w:tcBorders>
                  <w:top w:val="nil"/>
                  <w:left w:val="nil"/>
                  <w:bottom w:val="single" w:sz="4" w:space="0" w:color="000000"/>
                  <w:right w:val="nil"/>
                </w:tcBorders>
                <w:shd w:val="clear" w:color="auto" w:fill="auto"/>
                <w:vAlign w:val="center"/>
              </w:tcPr>
              <w:customXmlDelRangeStart w:id="3804" w:author="William Mitchell" w:date="2021-05-19T13:24:00Z"/>
              <w:sdt>
                <w:sdtPr>
                  <w:tag w:val="goog_rdk_604"/>
                  <w:id w:val="-1447075004"/>
                </w:sdtPr>
                <w:sdtEndPr/>
                <w:sdtContent>
                  <w:customXmlDelRangeEnd w:id="3804"/>
                  <w:p w14:paraId="000000F6" w14:textId="6A57C021" w:rsidR="001D5C46" w:rsidRDefault="00C146F4">
                    <w:pPr>
                      <w:spacing w:line="480" w:lineRule="auto"/>
                      <w:jc w:val="right"/>
                      <w:rPr>
                        <w:del w:id="3805" w:author="Billy Mitchell" w:date="2021-04-22T14:01:00Z"/>
                        <w:rFonts w:ascii="Calibri" w:eastAsia="Calibri" w:hAnsi="Calibri" w:cs="Calibri"/>
                        <w:color w:val="000000"/>
                      </w:rPr>
                    </w:pPr>
                    <w:customXmlDelRangeStart w:id="3806" w:author="William Mitchell" w:date="2021-05-19T13:24:00Z"/>
                    <w:sdt>
                      <w:sdtPr>
                        <w:tag w:val="goog_rdk_603"/>
                        <w:id w:val="1672839360"/>
                      </w:sdtPr>
                      <w:sdtEndPr/>
                      <w:sdtContent>
                        <w:customXmlDelRangeEnd w:id="3806"/>
                        <w:del w:id="3807" w:author="Billy Mitchell" w:date="2021-04-22T14:01:00Z">
                          <w:r w:rsidR="00D2411E">
                            <w:rPr>
                              <w:rFonts w:ascii="Calibri" w:eastAsia="Calibri" w:hAnsi="Calibri" w:cs="Calibri"/>
                              <w:color w:val="000000"/>
                            </w:rPr>
                            <w:delText> </w:delText>
                          </w:r>
                        </w:del>
                        <w:customXmlDelRangeStart w:id="3808" w:author="William Mitchell" w:date="2021-05-19T13:24:00Z"/>
                      </w:sdtContent>
                    </w:sdt>
                    <w:customXmlDelRangeEnd w:id="3808"/>
                  </w:p>
                  <w:customXmlDelRangeStart w:id="3809" w:author="William Mitchell" w:date="2021-05-19T13:24:00Z"/>
                </w:sdtContent>
              </w:sdt>
              <w:customXmlDelRangeEnd w:id="3809"/>
            </w:tc>
            <w:tc>
              <w:tcPr>
                <w:tcW w:w="810" w:type="dxa"/>
                <w:tcBorders>
                  <w:top w:val="nil"/>
                  <w:left w:val="nil"/>
                  <w:bottom w:val="single" w:sz="4" w:space="0" w:color="000000"/>
                  <w:right w:val="nil"/>
                </w:tcBorders>
                <w:shd w:val="clear" w:color="auto" w:fill="auto"/>
                <w:vAlign w:val="center"/>
              </w:tcPr>
              <w:customXmlDelRangeStart w:id="3810" w:author="William Mitchell" w:date="2021-05-19T13:24:00Z"/>
              <w:sdt>
                <w:sdtPr>
                  <w:tag w:val="goog_rdk_606"/>
                  <w:id w:val="-218515994"/>
                </w:sdtPr>
                <w:sdtEndPr/>
                <w:sdtContent>
                  <w:customXmlDelRangeEnd w:id="3810"/>
                  <w:p w14:paraId="000000F7" w14:textId="1AAC6399" w:rsidR="001D5C46" w:rsidRDefault="00C146F4">
                    <w:pPr>
                      <w:spacing w:line="480" w:lineRule="auto"/>
                      <w:rPr>
                        <w:del w:id="3811" w:author="Billy Mitchell" w:date="2021-04-22T14:01:00Z"/>
                        <w:rFonts w:ascii="Calibri" w:eastAsia="Calibri" w:hAnsi="Calibri" w:cs="Calibri"/>
                        <w:color w:val="000000"/>
                      </w:rPr>
                    </w:pPr>
                    <w:customXmlDelRangeStart w:id="3812" w:author="William Mitchell" w:date="2021-05-19T13:24:00Z"/>
                    <w:sdt>
                      <w:sdtPr>
                        <w:tag w:val="goog_rdk_605"/>
                        <w:id w:val="2006320270"/>
                      </w:sdtPr>
                      <w:sdtEndPr/>
                      <w:sdtContent>
                        <w:customXmlDelRangeEnd w:id="3812"/>
                        <w:del w:id="3813" w:author="Billy Mitchell" w:date="2021-04-22T14:01:00Z">
                          <w:r w:rsidR="00D2411E">
                            <w:rPr>
                              <w:rFonts w:ascii="Calibri" w:eastAsia="Calibri" w:hAnsi="Calibri" w:cs="Calibri"/>
                              <w:color w:val="000000"/>
                            </w:rPr>
                            <w:delText>1.000</w:delText>
                          </w:r>
                        </w:del>
                        <w:customXmlDelRangeStart w:id="3814" w:author="William Mitchell" w:date="2021-05-19T13:24:00Z"/>
                      </w:sdtContent>
                    </w:sdt>
                    <w:customXmlDelRangeEnd w:id="3814"/>
                  </w:p>
                  <w:customXmlDelRangeStart w:id="3815" w:author="William Mitchell" w:date="2021-05-19T13:24:00Z"/>
                </w:sdtContent>
              </w:sdt>
              <w:customXmlDelRangeEnd w:id="3815"/>
            </w:tc>
            <w:tc>
              <w:tcPr>
                <w:tcW w:w="630" w:type="dxa"/>
                <w:tcBorders>
                  <w:top w:val="nil"/>
                  <w:left w:val="nil"/>
                  <w:bottom w:val="single" w:sz="4" w:space="0" w:color="000000"/>
                  <w:right w:val="nil"/>
                </w:tcBorders>
                <w:shd w:val="clear" w:color="auto" w:fill="auto"/>
                <w:vAlign w:val="center"/>
              </w:tcPr>
              <w:customXmlDelRangeStart w:id="3816" w:author="William Mitchell" w:date="2021-05-19T13:24:00Z"/>
              <w:sdt>
                <w:sdtPr>
                  <w:tag w:val="goog_rdk_608"/>
                  <w:id w:val="1764798962"/>
                </w:sdtPr>
                <w:sdtEndPr/>
                <w:sdtContent>
                  <w:customXmlDelRangeEnd w:id="3816"/>
                  <w:p w14:paraId="000000F8" w14:textId="2C1DF936" w:rsidR="001D5C46" w:rsidRDefault="00C146F4">
                    <w:pPr>
                      <w:spacing w:line="480" w:lineRule="auto"/>
                      <w:rPr>
                        <w:del w:id="3817" w:author="Billy Mitchell" w:date="2021-04-22T14:01:00Z"/>
                        <w:rFonts w:ascii="Calibri" w:eastAsia="Calibri" w:hAnsi="Calibri" w:cs="Calibri"/>
                        <w:color w:val="000000"/>
                      </w:rPr>
                    </w:pPr>
                    <w:customXmlDelRangeStart w:id="3818" w:author="William Mitchell" w:date="2021-05-19T13:24:00Z"/>
                    <w:sdt>
                      <w:sdtPr>
                        <w:tag w:val="goog_rdk_607"/>
                        <w:id w:val="-1631772022"/>
                      </w:sdtPr>
                      <w:sdtEndPr/>
                      <w:sdtContent>
                        <w:customXmlDelRangeEnd w:id="3818"/>
                        <w:del w:id="3819" w:author="Billy Mitchell" w:date="2021-04-22T14:01:00Z">
                          <w:r w:rsidR="00D2411E">
                            <w:rPr>
                              <w:rFonts w:ascii="Calibri" w:eastAsia="Calibri" w:hAnsi="Calibri" w:cs="Calibri"/>
                              <w:color w:val="000000"/>
                            </w:rPr>
                            <w:delText> </w:delText>
                          </w:r>
                        </w:del>
                        <w:customXmlDelRangeStart w:id="3820" w:author="William Mitchell" w:date="2021-05-19T13:24:00Z"/>
                      </w:sdtContent>
                    </w:sdt>
                    <w:customXmlDelRangeEnd w:id="3820"/>
                  </w:p>
                  <w:customXmlDelRangeStart w:id="3821" w:author="William Mitchell" w:date="2021-05-19T13:24:00Z"/>
                </w:sdtContent>
              </w:sdt>
              <w:customXmlDelRangeEnd w:id="3821"/>
            </w:tc>
          </w:tr>
          <w:customXmlDelRangeStart w:id="3822" w:author="William Mitchell" w:date="2021-05-19T13:24:00Z"/>
        </w:sdtContent>
      </w:sdt>
      <w:customXmlDelRangeEnd w:id="3822"/>
      <w:customXmlDelRangeStart w:id="3823" w:author="William Mitchell" w:date="2021-05-19T13:24:00Z"/>
      <w:sdt>
        <w:sdtPr>
          <w:tag w:val="goog_rdk_609"/>
          <w:id w:val="-2102017629"/>
        </w:sdtPr>
        <w:sdtEndPr/>
        <w:sdtContent>
          <w:customXmlDelRangeEnd w:id="3823"/>
          <w:tr w:rsidR="001D5C46" w14:paraId="72FBCFAD" w14:textId="77777777">
            <w:trPr>
              <w:trHeight w:val="600"/>
              <w:del w:id="3824"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825" w:author="William Mitchell" w:date="2021-05-19T13:24:00Z"/>
              <w:sdt>
                <w:sdtPr>
                  <w:tag w:val="goog_rdk_611"/>
                  <w:id w:val="-368382585"/>
                </w:sdtPr>
                <w:sdtEndPr/>
                <w:sdtContent>
                  <w:customXmlDelRangeEnd w:id="3825"/>
                  <w:p w14:paraId="000000F9" w14:textId="6CB17EE2" w:rsidR="001D5C46" w:rsidRDefault="00C146F4">
                    <w:pPr>
                      <w:spacing w:line="480" w:lineRule="auto"/>
                      <w:jc w:val="center"/>
                      <w:rPr>
                        <w:del w:id="3826" w:author="Billy Mitchell" w:date="2021-04-22T14:01:00Z"/>
                        <w:i/>
                        <w:color w:val="000000"/>
                      </w:rPr>
                    </w:pPr>
                    <w:customXmlDelRangeStart w:id="3827" w:author="William Mitchell" w:date="2021-05-19T13:24:00Z"/>
                    <w:sdt>
                      <w:sdtPr>
                        <w:tag w:val="goog_rdk_610"/>
                        <w:id w:val="-2078116130"/>
                      </w:sdtPr>
                      <w:sdtEndPr/>
                      <w:sdtContent>
                        <w:customXmlDelRangeEnd w:id="3827"/>
                        <w:del w:id="3828" w:author="Billy Mitchell" w:date="2021-04-22T14:01:00Z">
                          <w:r w:rsidR="00D2411E">
                            <w:rPr>
                              <w:i/>
                              <w:color w:val="000000"/>
                            </w:rPr>
                            <w:delText>Adult, AMY v. vmPFC</w:delText>
                          </w:r>
                        </w:del>
                        <w:customXmlDelRangeStart w:id="3829" w:author="William Mitchell" w:date="2021-05-19T13:24:00Z"/>
                      </w:sdtContent>
                    </w:sdt>
                    <w:customXmlDelRangeEnd w:id="3829"/>
                  </w:p>
                  <w:customXmlDelRangeStart w:id="3830" w:author="William Mitchell" w:date="2021-05-19T13:24:00Z"/>
                </w:sdtContent>
              </w:sdt>
              <w:customXmlDelRangeEnd w:id="3830"/>
            </w:tc>
            <w:tc>
              <w:tcPr>
                <w:tcW w:w="1463" w:type="dxa"/>
                <w:tcBorders>
                  <w:top w:val="nil"/>
                  <w:left w:val="nil"/>
                  <w:bottom w:val="single" w:sz="4" w:space="0" w:color="000000"/>
                  <w:right w:val="nil"/>
                </w:tcBorders>
                <w:shd w:val="clear" w:color="auto" w:fill="auto"/>
                <w:vAlign w:val="center"/>
              </w:tcPr>
              <w:customXmlDelRangeStart w:id="3831" w:author="William Mitchell" w:date="2021-05-19T13:24:00Z"/>
              <w:sdt>
                <w:sdtPr>
                  <w:tag w:val="goog_rdk_613"/>
                  <w:id w:val="-406147910"/>
                </w:sdtPr>
                <w:sdtEndPr/>
                <w:sdtContent>
                  <w:customXmlDelRangeEnd w:id="3831"/>
                  <w:p w14:paraId="000000FA" w14:textId="0A9A1B19" w:rsidR="001D5C46" w:rsidRDefault="00C146F4">
                    <w:pPr>
                      <w:spacing w:line="480" w:lineRule="auto"/>
                      <w:jc w:val="center"/>
                      <w:rPr>
                        <w:del w:id="3832" w:author="Billy Mitchell" w:date="2021-04-22T14:01:00Z"/>
                        <w:rFonts w:ascii="Calibri" w:eastAsia="Calibri" w:hAnsi="Calibri" w:cs="Calibri"/>
                        <w:color w:val="000000"/>
                      </w:rPr>
                    </w:pPr>
                    <w:customXmlDelRangeStart w:id="3833" w:author="William Mitchell" w:date="2021-05-19T13:24:00Z"/>
                    <w:sdt>
                      <w:sdtPr>
                        <w:tag w:val="goog_rdk_612"/>
                        <w:id w:val="-1006820155"/>
                      </w:sdtPr>
                      <w:sdtEndPr/>
                      <w:sdtContent>
                        <w:customXmlDelRangeEnd w:id="3833"/>
                        <w:del w:id="3834" w:author="Billy Mitchell" w:date="2021-04-22T14:01:00Z">
                          <w:r w:rsidR="00D2411E">
                            <w:rPr>
                              <w:rFonts w:ascii="Calibri" w:eastAsia="Calibri" w:hAnsi="Calibri" w:cs="Calibri"/>
                              <w:color w:val="000000"/>
                            </w:rPr>
                            <w:delText>-0.017</w:delText>
                          </w:r>
                        </w:del>
                        <w:customXmlDelRangeStart w:id="3835" w:author="William Mitchell" w:date="2021-05-19T13:24:00Z"/>
                      </w:sdtContent>
                    </w:sdt>
                    <w:customXmlDelRangeEnd w:id="3835"/>
                  </w:p>
                  <w:customXmlDelRangeStart w:id="3836" w:author="William Mitchell" w:date="2021-05-19T13:24:00Z"/>
                </w:sdtContent>
              </w:sdt>
              <w:customXmlDelRangeEnd w:id="3836"/>
            </w:tc>
            <w:tc>
              <w:tcPr>
                <w:tcW w:w="764" w:type="dxa"/>
                <w:tcBorders>
                  <w:top w:val="nil"/>
                  <w:left w:val="nil"/>
                  <w:bottom w:val="single" w:sz="4" w:space="0" w:color="000000"/>
                  <w:right w:val="nil"/>
                </w:tcBorders>
                <w:shd w:val="clear" w:color="auto" w:fill="auto"/>
                <w:vAlign w:val="center"/>
              </w:tcPr>
              <w:customXmlDelRangeStart w:id="3837" w:author="William Mitchell" w:date="2021-05-19T13:24:00Z"/>
              <w:sdt>
                <w:sdtPr>
                  <w:tag w:val="goog_rdk_615"/>
                  <w:id w:val="-1956630720"/>
                </w:sdtPr>
                <w:sdtEndPr/>
                <w:sdtContent>
                  <w:customXmlDelRangeEnd w:id="3837"/>
                  <w:p w14:paraId="000000FB" w14:textId="179852C8" w:rsidR="001D5C46" w:rsidRDefault="00C146F4">
                    <w:pPr>
                      <w:spacing w:line="480" w:lineRule="auto"/>
                      <w:jc w:val="center"/>
                      <w:rPr>
                        <w:del w:id="3838" w:author="Billy Mitchell" w:date="2021-04-22T14:01:00Z"/>
                        <w:rFonts w:ascii="Calibri" w:eastAsia="Calibri" w:hAnsi="Calibri" w:cs="Calibri"/>
                        <w:color w:val="000000"/>
                      </w:rPr>
                    </w:pPr>
                    <w:customXmlDelRangeStart w:id="3839" w:author="William Mitchell" w:date="2021-05-19T13:24:00Z"/>
                    <w:sdt>
                      <w:sdtPr>
                        <w:tag w:val="goog_rdk_614"/>
                        <w:id w:val="-1018073185"/>
                      </w:sdtPr>
                      <w:sdtEndPr/>
                      <w:sdtContent>
                        <w:customXmlDelRangeEnd w:id="3839"/>
                        <w:del w:id="3840" w:author="Billy Mitchell" w:date="2021-04-22T14:01:00Z">
                          <w:r w:rsidR="00D2411E">
                            <w:rPr>
                              <w:rFonts w:ascii="Calibri" w:eastAsia="Calibri" w:hAnsi="Calibri" w:cs="Calibri"/>
                              <w:color w:val="000000"/>
                            </w:rPr>
                            <w:delText>0.015</w:delText>
                          </w:r>
                        </w:del>
                        <w:customXmlDelRangeStart w:id="3841" w:author="William Mitchell" w:date="2021-05-19T13:24:00Z"/>
                      </w:sdtContent>
                    </w:sdt>
                    <w:customXmlDelRangeEnd w:id="3841"/>
                  </w:p>
                  <w:customXmlDelRangeStart w:id="3842" w:author="William Mitchell" w:date="2021-05-19T13:24:00Z"/>
                </w:sdtContent>
              </w:sdt>
              <w:customXmlDelRangeEnd w:id="3842"/>
            </w:tc>
            <w:tc>
              <w:tcPr>
                <w:tcW w:w="1797" w:type="dxa"/>
                <w:tcBorders>
                  <w:top w:val="nil"/>
                  <w:left w:val="nil"/>
                  <w:bottom w:val="single" w:sz="4" w:space="0" w:color="000000"/>
                  <w:right w:val="nil"/>
                </w:tcBorders>
                <w:shd w:val="clear" w:color="auto" w:fill="auto"/>
                <w:vAlign w:val="center"/>
              </w:tcPr>
              <w:customXmlDelRangeStart w:id="3843" w:author="William Mitchell" w:date="2021-05-19T13:24:00Z"/>
              <w:sdt>
                <w:sdtPr>
                  <w:tag w:val="goog_rdk_617"/>
                  <w:id w:val="1934548930"/>
                </w:sdtPr>
                <w:sdtEndPr/>
                <w:sdtContent>
                  <w:customXmlDelRangeEnd w:id="3843"/>
                  <w:p w14:paraId="000000FC" w14:textId="6CE8E764" w:rsidR="001D5C46" w:rsidRDefault="00C146F4">
                    <w:pPr>
                      <w:spacing w:line="480" w:lineRule="auto"/>
                      <w:jc w:val="center"/>
                      <w:rPr>
                        <w:del w:id="3844" w:author="Billy Mitchell" w:date="2021-04-22T14:01:00Z"/>
                        <w:rFonts w:ascii="Calibri" w:eastAsia="Calibri" w:hAnsi="Calibri" w:cs="Calibri"/>
                        <w:color w:val="000000"/>
                      </w:rPr>
                    </w:pPr>
                    <w:customXmlDelRangeStart w:id="3845" w:author="William Mitchell" w:date="2021-05-19T13:24:00Z"/>
                    <w:sdt>
                      <w:sdtPr>
                        <w:tag w:val="goog_rdk_616"/>
                        <w:id w:val="-46837386"/>
                      </w:sdtPr>
                      <w:sdtEndPr/>
                      <w:sdtContent>
                        <w:customXmlDelRangeEnd w:id="3845"/>
                        <w:del w:id="3846" w:author="Billy Mitchell" w:date="2021-04-22T14:01:00Z">
                          <w:r w:rsidR="00D2411E">
                            <w:rPr>
                              <w:rFonts w:ascii="Calibri" w:eastAsia="Calibri" w:hAnsi="Calibri" w:cs="Calibri"/>
                              <w:color w:val="000000"/>
                            </w:rPr>
                            <w:delText>-1.136</w:delText>
                          </w:r>
                        </w:del>
                        <w:customXmlDelRangeStart w:id="3847" w:author="William Mitchell" w:date="2021-05-19T13:24:00Z"/>
                      </w:sdtContent>
                    </w:sdt>
                    <w:customXmlDelRangeEnd w:id="3847"/>
                  </w:p>
                  <w:customXmlDelRangeStart w:id="3848" w:author="William Mitchell" w:date="2021-05-19T13:24:00Z"/>
                </w:sdtContent>
              </w:sdt>
              <w:customXmlDelRangeEnd w:id="3848"/>
            </w:tc>
            <w:tc>
              <w:tcPr>
                <w:tcW w:w="723" w:type="dxa"/>
                <w:tcBorders>
                  <w:top w:val="nil"/>
                  <w:left w:val="nil"/>
                  <w:bottom w:val="single" w:sz="4" w:space="0" w:color="000000"/>
                  <w:right w:val="nil"/>
                </w:tcBorders>
                <w:shd w:val="clear" w:color="auto" w:fill="auto"/>
                <w:vAlign w:val="center"/>
              </w:tcPr>
              <w:customXmlDelRangeStart w:id="3849" w:author="William Mitchell" w:date="2021-05-19T13:24:00Z"/>
              <w:sdt>
                <w:sdtPr>
                  <w:tag w:val="goog_rdk_619"/>
                  <w:id w:val="1487818950"/>
                </w:sdtPr>
                <w:sdtEndPr/>
                <w:sdtContent>
                  <w:customXmlDelRangeEnd w:id="3849"/>
                  <w:p w14:paraId="000000FD" w14:textId="3E2871D3" w:rsidR="001D5C46" w:rsidRDefault="00C146F4">
                    <w:pPr>
                      <w:spacing w:line="480" w:lineRule="auto"/>
                      <w:jc w:val="center"/>
                      <w:rPr>
                        <w:del w:id="3850" w:author="Billy Mitchell" w:date="2021-04-22T14:01:00Z"/>
                        <w:rFonts w:ascii="Calibri" w:eastAsia="Calibri" w:hAnsi="Calibri" w:cs="Calibri"/>
                        <w:color w:val="000000"/>
                      </w:rPr>
                    </w:pPr>
                    <w:customXmlDelRangeStart w:id="3851" w:author="William Mitchell" w:date="2021-05-19T13:24:00Z"/>
                    <w:sdt>
                      <w:sdtPr>
                        <w:tag w:val="goog_rdk_618"/>
                        <w:id w:val="2116011273"/>
                      </w:sdtPr>
                      <w:sdtEndPr/>
                      <w:sdtContent>
                        <w:customXmlDelRangeEnd w:id="3851"/>
                        <w:del w:id="3852" w:author="Billy Mitchell" w:date="2021-04-22T14:01:00Z">
                          <w:r w:rsidR="00D2411E">
                            <w:rPr>
                              <w:rFonts w:ascii="Calibri" w:eastAsia="Calibri" w:hAnsi="Calibri" w:cs="Calibri"/>
                              <w:color w:val="000000"/>
                            </w:rPr>
                            <w:delText>2018</w:delText>
                          </w:r>
                        </w:del>
                        <w:customXmlDelRangeStart w:id="3853" w:author="William Mitchell" w:date="2021-05-19T13:24:00Z"/>
                      </w:sdtContent>
                    </w:sdt>
                    <w:customXmlDelRangeEnd w:id="3853"/>
                  </w:p>
                  <w:customXmlDelRangeStart w:id="3854" w:author="William Mitchell" w:date="2021-05-19T13:24:00Z"/>
                </w:sdtContent>
              </w:sdt>
              <w:customXmlDelRangeEnd w:id="3854"/>
            </w:tc>
            <w:tc>
              <w:tcPr>
                <w:tcW w:w="1077" w:type="dxa"/>
                <w:tcBorders>
                  <w:top w:val="nil"/>
                  <w:left w:val="nil"/>
                  <w:bottom w:val="single" w:sz="4" w:space="0" w:color="000000"/>
                  <w:right w:val="nil"/>
                </w:tcBorders>
                <w:shd w:val="clear" w:color="auto" w:fill="auto"/>
                <w:vAlign w:val="center"/>
              </w:tcPr>
              <w:customXmlDelRangeStart w:id="3855" w:author="William Mitchell" w:date="2021-05-19T13:24:00Z"/>
              <w:sdt>
                <w:sdtPr>
                  <w:tag w:val="goog_rdk_621"/>
                  <w:id w:val="1709751783"/>
                </w:sdtPr>
                <w:sdtEndPr/>
                <w:sdtContent>
                  <w:customXmlDelRangeEnd w:id="3855"/>
                  <w:p w14:paraId="000000FE" w14:textId="3156832B" w:rsidR="001D5C46" w:rsidRDefault="00C146F4">
                    <w:pPr>
                      <w:spacing w:line="480" w:lineRule="auto"/>
                      <w:jc w:val="right"/>
                      <w:rPr>
                        <w:del w:id="3856" w:author="Billy Mitchell" w:date="2021-04-22T14:01:00Z"/>
                        <w:rFonts w:ascii="Calibri" w:eastAsia="Calibri" w:hAnsi="Calibri" w:cs="Calibri"/>
                        <w:color w:val="000000"/>
                      </w:rPr>
                    </w:pPr>
                    <w:customXmlDelRangeStart w:id="3857" w:author="William Mitchell" w:date="2021-05-19T13:24:00Z"/>
                    <w:sdt>
                      <w:sdtPr>
                        <w:tag w:val="goog_rdk_620"/>
                        <w:id w:val="446281889"/>
                      </w:sdtPr>
                      <w:sdtEndPr/>
                      <w:sdtContent>
                        <w:customXmlDelRangeEnd w:id="3857"/>
                        <w:del w:id="3858" w:author="Billy Mitchell" w:date="2021-04-22T14:01:00Z">
                          <w:r w:rsidR="00D2411E">
                            <w:rPr>
                              <w:rFonts w:ascii="Calibri" w:eastAsia="Calibri" w:hAnsi="Calibri" w:cs="Calibri"/>
                              <w:color w:val="000000"/>
                            </w:rPr>
                            <w:delText> </w:delText>
                          </w:r>
                        </w:del>
                        <w:customXmlDelRangeStart w:id="3859" w:author="William Mitchell" w:date="2021-05-19T13:24:00Z"/>
                      </w:sdtContent>
                    </w:sdt>
                    <w:customXmlDelRangeEnd w:id="3859"/>
                  </w:p>
                  <w:customXmlDelRangeStart w:id="3860" w:author="William Mitchell" w:date="2021-05-19T13:24:00Z"/>
                </w:sdtContent>
              </w:sdt>
              <w:customXmlDelRangeEnd w:id="3860"/>
            </w:tc>
            <w:tc>
              <w:tcPr>
                <w:tcW w:w="810" w:type="dxa"/>
                <w:tcBorders>
                  <w:top w:val="nil"/>
                  <w:left w:val="nil"/>
                  <w:bottom w:val="single" w:sz="4" w:space="0" w:color="000000"/>
                  <w:right w:val="nil"/>
                </w:tcBorders>
                <w:shd w:val="clear" w:color="auto" w:fill="auto"/>
                <w:vAlign w:val="center"/>
              </w:tcPr>
              <w:customXmlDelRangeStart w:id="3861" w:author="William Mitchell" w:date="2021-05-19T13:24:00Z"/>
              <w:sdt>
                <w:sdtPr>
                  <w:tag w:val="goog_rdk_623"/>
                  <w:id w:val="1336185856"/>
                </w:sdtPr>
                <w:sdtEndPr/>
                <w:sdtContent>
                  <w:customXmlDelRangeEnd w:id="3861"/>
                  <w:p w14:paraId="000000FF" w14:textId="3B3C840C" w:rsidR="001D5C46" w:rsidRDefault="00C146F4">
                    <w:pPr>
                      <w:spacing w:line="480" w:lineRule="auto"/>
                      <w:rPr>
                        <w:del w:id="3862" w:author="Billy Mitchell" w:date="2021-04-22T14:01:00Z"/>
                        <w:rFonts w:ascii="Calibri" w:eastAsia="Calibri" w:hAnsi="Calibri" w:cs="Calibri"/>
                        <w:color w:val="000000"/>
                      </w:rPr>
                    </w:pPr>
                    <w:customXmlDelRangeStart w:id="3863" w:author="William Mitchell" w:date="2021-05-19T13:24:00Z"/>
                    <w:sdt>
                      <w:sdtPr>
                        <w:tag w:val="goog_rdk_622"/>
                        <w:id w:val="-1346240025"/>
                      </w:sdtPr>
                      <w:sdtEndPr/>
                      <w:sdtContent>
                        <w:customXmlDelRangeEnd w:id="3863"/>
                        <w:del w:id="3864" w:author="Billy Mitchell" w:date="2021-04-22T14:01:00Z">
                          <w:r w:rsidR="00D2411E">
                            <w:rPr>
                              <w:rFonts w:ascii="Calibri" w:eastAsia="Calibri" w:hAnsi="Calibri" w:cs="Calibri"/>
                              <w:color w:val="000000"/>
                            </w:rPr>
                            <w:delText>1.000</w:delText>
                          </w:r>
                        </w:del>
                        <w:customXmlDelRangeStart w:id="3865" w:author="William Mitchell" w:date="2021-05-19T13:24:00Z"/>
                      </w:sdtContent>
                    </w:sdt>
                    <w:customXmlDelRangeEnd w:id="3865"/>
                  </w:p>
                  <w:customXmlDelRangeStart w:id="3866" w:author="William Mitchell" w:date="2021-05-19T13:24:00Z"/>
                </w:sdtContent>
              </w:sdt>
              <w:customXmlDelRangeEnd w:id="3866"/>
            </w:tc>
            <w:tc>
              <w:tcPr>
                <w:tcW w:w="630" w:type="dxa"/>
                <w:tcBorders>
                  <w:top w:val="nil"/>
                  <w:left w:val="nil"/>
                  <w:bottom w:val="single" w:sz="4" w:space="0" w:color="000000"/>
                  <w:right w:val="nil"/>
                </w:tcBorders>
                <w:shd w:val="clear" w:color="auto" w:fill="auto"/>
                <w:vAlign w:val="center"/>
              </w:tcPr>
              <w:customXmlDelRangeStart w:id="3867" w:author="William Mitchell" w:date="2021-05-19T13:24:00Z"/>
              <w:sdt>
                <w:sdtPr>
                  <w:tag w:val="goog_rdk_625"/>
                  <w:id w:val="-1079139322"/>
                </w:sdtPr>
                <w:sdtEndPr/>
                <w:sdtContent>
                  <w:customXmlDelRangeEnd w:id="3867"/>
                  <w:p w14:paraId="00000100" w14:textId="5D1E4107" w:rsidR="001D5C46" w:rsidRDefault="00C146F4">
                    <w:pPr>
                      <w:spacing w:line="480" w:lineRule="auto"/>
                      <w:rPr>
                        <w:del w:id="3868" w:author="Billy Mitchell" w:date="2021-04-22T14:01:00Z"/>
                        <w:rFonts w:ascii="Calibri" w:eastAsia="Calibri" w:hAnsi="Calibri" w:cs="Calibri"/>
                        <w:color w:val="000000"/>
                      </w:rPr>
                    </w:pPr>
                    <w:customXmlDelRangeStart w:id="3869" w:author="William Mitchell" w:date="2021-05-19T13:24:00Z"/>
                    <w:sdt>
                      <w:sdtPr>
                        <w:tag w:val="goog_rdk_624"/>
                        <w:id w:val="447589936"/>
                      </w:sdtPr>
                      <w:sdtEndPr/>
                      <w:sdtContent>
                        <w:customXmlDelRangeEnd w:id="3869"/>
                        <w:del w:id="3870" w:author="Billy Mitchell" w:date="2021-04-22T14:01:00Z">
                          <w:r w:rsidR="00D2411E">
                            <w:rPr>
                              <w:rFonts w:ascii="Calibri" w:eastAsia="Calibri" w:hAnsi="Calibri" w:cs="Calibri"/>
                              <w:color w:val="000000"/>
                            </w:rPr>
                            <w:delText> </w:delText>
                          </w:r>
                        </w:del>
                        <w:customXmlDelRangeStart w:id="3871" w:author="William Mitchell" w:date="2021-05-19T13:24:00Z"/>
                      </w:sdtContent>
                    </w:sdt>
                    <w:customXmlDelRangeEnd w:id="3871"/>
                  </w:p>
                  <w:customXmlDelRangeStart w:id="3872" w:author="William Mitchell" w:date="2021-05-19T13:24:00Z"/>
                </w:sdtContent>
              </w:sdt>
              <w:customXmlDelRangeEnd w:id="3872"/>
            </w:tc>
          </w:tr>
          <w:customXmlDelRangeStart w:id="3873" w:author="William Mitchell" w:date="2021-05-19T13:24:00Z"/>
        </w:sdtContent>
      </w:sdt>
      <w:customXmlDelRangeEnd w:id="3873"/>
      <w:customXmlDelRangeStart w:id="3874" w:author="William Mitchell" w:date="2021-05-19T13:24:00Z"/>
      <w:sdt>
        <w:sdtPr>
          <w:tag w:val="goog_rdk_626"/>
          <w:id w:val="-481385845"/>
        </w:sdtPr>
        <w:sdtEndPr/>
        <w:sdtContent>
          <w:customXmlDelRangeEnd w:id="3874"/>
          <w:tr w:rsidR="001D5C46" w14:paraId="46061030" w14:textId="77777777">
            <w:trPr>
              <w:trHeight w:val="600"/>
              <w:del w:id="3875"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876" w:author="William Mitchell" w:date="2021-05-19T13:24:00Z"/>
              <w:sdt>
                <w:sdtPr>
                  <w:tag w:val="goog_rdk_628"/>
                  <w:id w:val="-45838101"/>
                </w:sdtPr>
                <w:sdtEndPr/>
                <w:sdtContent>
                  <w:customXmlDelRangeEnd w:id="3876"/>
                  <w:p w14:paraId="00000101" w14:textId="476972C7" w:rsidR="001D5C46" w:rsidRDefault="00C146F4">
                    <w:pPr>
                      <w:spacing w:line="480" w:lineRule="auto"/>
                      <w:jc w:val="center"/>
                      <w:rPr>
                        <w:del w:id="3877" w:author="Billy Mitchell" w:date="2021-04-22T14:01:00Z"/>
                        <w:i/>
                        <w:color w:val="000000"/>
                      </w:rPr>
                    </w:pPr>
                    <w:customXmlDelRangeStart w:id="3878" w:author="William Mitchell" w:date="2021-05-19T13:24:00Z"/>
                    <w:sdt>
                      <w:sdtPr>
                        <w:tag w:val="goog_rdk_627"/>
                        <w:id w:val="-133644362"/>
                      </w:sdtPr>
                      <w:sdtEndPr/>
                      <w:sdtContent>
                        <w:customXmlDelRangeEnd w:id="3878"/>
                        <w:del w:id="3879" w:author="Billy Mitchell" w:date="2021-04-22T14:01:00Z">
                          <w:r w:rsidR="00D2411E">
                            <w:rPr>
                              <w:i/>
                              <w:color w:val="000000"/>
                            </w:rPr>
                            <w:delText>Adult, NAcc v. vmPFC</w:delText>
                          </w:r>
                        </w:del>
                        <w:customXmlDelRangeStart w:id="3880" w:author="William Mitchell" w:date="2021-05-19T13:24:00Z"/>
                      </w:sdtContent>
                    </w:sdt>
                    <w:customXmlDelRangeEnd w:id="3880"/>
                  </w:p>
                  <w:customXmlDelRangeStart w:id="3881" w:author="William Mitchell" w:date="2021-05-19T13:24:00Z"/>
                </w:sdtContent>
              </w:sdt>
              <w:customXmlDelRangeEnd w:id="3881"/>
            </w:tc>
            <w:tc>
              <w:tcPr>
                <w:tcW w:w="1463" w:type="dxa"/>
                <w:tcBorders>
                  <w:top w:val="nil"/>
                  <w:left w:val="nil"/>
                  <w:bottom w:val="single" w:sz="4" w:space="0" w:color="000000"/>
                  <w:right w:val="nil"/>
                </w:tcBorders>
                <w:shd w:val="clear" w:color="auto" w:fill="auto"/>
                <w:vAlign w:val="center"/>
              </w:tcPr>
              <w:customXmlDelRangeStart w:id="3882" w:author="William Mitchell" w:date="2021-05-19T13:24:00Z"/>
              <w:sdt>
                <w:sdtPr>
                  <w:tag w:val="goog_rdk_630"/>
                  <w:id w:val="-1109506602"/>
                </w:sdtPr>
                <w:sdtEndPr/>
                <w:sdtContent>
                  <w:customXmlDelRangeEnd w:id="3882"/>
                  <w:p w14:paraId="00000102" w14:textId="0D8CDE07" w:rsidR="001D5C46" w:rsidRDefault="00C146F4">
                    <w:pPr>
                      <w:spacing w:line="480" w:lineRule="auto"/>
                      <w:jc w:val="center"/>
                      <w:rPr>
                        <w:del w:id="3883" w:author="Billy Mitchell" w:date="2021-04-22T14:01:00Z"/>
                        <w:rFonts w:ascii="Calibri" w:eastAsia="Calibri" w:hAnsi="Calibri" w:cs="Calibri"/>
                        <w:color w:val="000000"/>
                      </w:rPr>
                    </w:pPr>
                    <w:customXmlDelRangeStart w:id="3884" w:author="William Mitchell" w:date="2021-05-19T13:24:00Z"/>
                    <w:sdt>
                      <w:sdtPr>
                        <w:tag w:val="goog_rdk_629"/>
                        <w:id w:val="-189372385"/>
                      </w:sdtPr>
                      <w:sdtEndPr/>
                      <w:sdtContent>
                        <w:customXmlDelRangeEnd w:id="3884"/>
                        <w:del w:id="3885" w:author="Billy Mitchell" w:date="2021-04-22T14:01:00Z">
                          <w:r w:rsidR="00D2411E">
                            <w:rPr>
                              <w:rFonts w:ascii="Calibri" w:eastAsia="Calibri" w:hAnsi="Calibri" w:cs="Calibri"/>
                              <w:color w:val="000000"/>
                            </w:rPr>
                            <w:delText>0.001</w:delText>
                          </w:r>
                        </w:del>
                        <w:customXmlDelRangeStart w:id="3886" w:author="William Mitchell" w:date="2021-05-19T13:24:00Z"/>
                      </w:sdtContent>
                    </w:sdt>
                    <w:customXmlDelRangeEnd w:id="3886"/>
                  </w:p>
                  <w:customXmlDelRangeStart w:id="3887" w:author="William Mitchell" w:date="2021-05-19T13:24:00Z"/>
                </w:sdtContent>
              </w:sdt>
              <w:customXmlDelRangeEnd w:id="3887"/>
            </w:tc>
            <w:tc>
              <w:tcPr>
                <w:tcW w:w="764" w:type="dxa"/>
                <w:tcBorders>
                  <w:top w:val="nil"/>
                  <w:left w:val="nil"/>
                  <w:bottom w:val="single" w:sz="4" w:space="0" w:color="000000"/>
                  <w:right w:val="nil"/>
                </w:tcBorders>
                <w:shd w:val="clear" w:color="auto" w:fill="auto"/>
                <w:vAlign w:val="center"/>
              </w:tcPr>
              <w:customXmlDelRangeStart w:id="3888" w:author="William Mitchell" w:date="2021-05-19T13:24:00Z"/>
              <w:sdt>
                <w:sdtPr>
                  <w:tag w:val="goog_rdk_632"/>
                  <w:id w:val="1775284185"/>
                </w:sdtPr>
                <w:sdtEndPr/>
                <w:sdtContent>
                  <w:customXmlDelRangeEnd w:id="3888"/>
                  <w:p w14:paraId="00000103" w14:textId="1249CCB7" w:rsidR="001D5C46" w:rsidRDefault="00C146F4">
                    <w:pPr>
                      <w:spacing w:line="480" w:lineRule="auto"/>
                      <w:jc w:val="center"/>
                      <w:rPr>
                        <w:del w:id="3889" w:author="Billy Mitchell" w:date="2021-04-22T14:01:00Z"/>
                        <w:rFonts w:ascii="Calibri" w:eastAsia="Calibri" w:hAnsi="Calibri" w:cs="Calibri"/>
                        <w:color w:val="000000"/>
                      </w:rPr>
                    </w:pPr>
                    <w:customXmlDelRangeStart w:id="3890" w:author="William Mitchell" w:date="2021-05-19T13:24:00Z"/>
                    <w:sdt>
                      <w:sdtPr>
                        <w:tag w:val="goog_rdk_631"/>
                        <w:id w:val="2014337959"/>
                      </w:sdtPr>
                      <w:sdtEndPr/>
                      <w:sdtContent>
                        <w:customXmlDelRangeEnd w:id="3890"/>
                        <w:del w:id="3891" w:author="Billy Mitchell" w:date="2021-04-22T14:01:00Z">
                          <w:r w:rsidR="00D2411E">
                            <w:rPr>
                              <w:rFonts w:ascii="Calibri" w:eastAsia="Calibri" w:hAnsi="Calibri" w:cs="Calibri"/>
                              <w:color w:val="000000"/>
                            </w:rPr>
                            <w:delText>0.017</w:delText>
                          </w:r>
                        </w:del>
                        <w:customXmlDelRangeStart w:id="3892" w:author="William Mitchell" w:date="2021-05-19T13:24:00Z"/>
                      </w:sdtContent>
                    </w:sdt>
                    <w:customXmlDelRangeEnd w:id="3892"/>
                  </w:p>
                  <w:customXmlDelRangeStart w:id="3893" w:author="William Mitchell" w:date="2021-05-19T13:24:00Z"/>
                </w:sdtContent>
              </w:sdt>
              <w:customXmlDelRangeEnd w:id="3893"/>
            </w:tc>
            <w:tc>
              <w:tcPr>
                <w:tcW w:w="1797" w:type="dxa"/>
                <w:tcBorders>
                  <w:top w:val="nil"/>
                  <w:left w:val="nil"/>
                  <w:bottom w:val="single" w:sz="4" w:space="0" w:color="000000"/>
                  <w:right w:val="nil"/>
                </w:tcBorders>
                <w:shd w:val="clear" w:color="auto" w:fill="auto"/>
                <w:vAlign w:val="center"/>
              </w:tcPr>
              <w:customXmlDelRangeStart w:id="3894" w:author="William Mitchell" w:date="2021-05-19T13:24:00Z"/>
              <w:sdt>
                <w:sdtPr>
                  <w:tag w:val="goog_rdk_634"/>
                  <w:id w:val="1916749858"/>
                </w:sdtPr>
                <w:sdtEndPr/>
                <w:sdtContent>
                  <w:customXmlDelRangeEnd w:id="3894"/>
                  <w:p w14:paraId="00000104" w14:textId="5733A84F" w:rsidR="001D5C46" w:rsidRDefault="00C146F4">
                    <w:pPr>
                      <w:spacing w:line="480" w:lineRule="auto"/>
                      <w:jc w:val="center"/>
                      <w:rPr>
                        <w:del w:id="3895" w:author="Billy Mitchell" w:date="2021-04-22T14:01:00Z"/>
                        <w:rFonts w:ascii="Calibri" w:eastAsia="Calibri" w:hAnsi="Calibri" w:cs="Calibri"/>
                        <w:color w:val="000000"/>
                      </w:rPr>
                    </w:pPr>
                    <w:customXmlDelRangeStart w:id="3896" w:author="William Mitchell" w:date="2021-05-19T13:24:00Z"/>
                    <w:sdt>
                      <w:sdtPr>
                        <w:tag w:val="goog_rdk_633"/>
                        <w:id w:val="1785541894"/>
                      </w:sdtPr>
                      <w:sdtEndPr/>
                      <w:sdtContent>
                        <w:customXmlDelRangeEnd w:id="3896"/>
                        <w:del w:id="3897" w:author="Billy Mitchell" w:date="2021-04-22T14:01:00Z">
                          <w:r w:rsidR="00D2411E">
                            <w:rPr>
                              <w:rFonts w:ascii="Calibri" w:eastAsia="Calibri" w:hAnsi="Calibri" w:cs="Calibri"/>
                              <w:color w:val="000000"/>
                            </w:rPr>
                            <w:delText>0.072</w:delText>
                          </w:r>
                        </w:del>
                        <w:customXmlDelRangeStart w:id="3898" w:author="William Mitchell" w:date="2021-05-19T13:24:00Z"/>
                      </w:sdtContent>
                    </w:sdt>
                    <w:customXmlDelRangeEnd w:id="3898"/>
                  </w:p>
                  <w:customXmlDelRangeStart w:id="3899" w:author="William Mitchell" w:date="2021-05-19T13:24:00Z"/>
                </w:sdtContent>
              </w:sdt>
              <w:customXmlDelRangeEnd w:id="3899"/>
            </w:tc>
            <w:tc>
              <w:tcPr>
                <w:tcW w:w="723" w:type="dxa"/>
                <w:tcBorders>
                  <w:top w:val="nil"/>
                  <w:left w:val="nil"/>
                  <w:bottom w:val="single" w:sz="4" w:space="0" w:color="000000"/>
                  <w:right w:val="nil"/>
                </w:tcBorders>
                <w:shd w:val="clear" w:color="auto" w:fill="auto"/>
                <w:vAlign w:val="center"/>
              </w:tcPr>
              <w:customXmlDelRangeStart w:id="3900" w:author="William Mitchell" w:date="2021-05-19T13:24:00Z"/>
              <w:sdt>
                <w:sdtPr>
                  <w:tag w:val="goog_rdk_636"/>
                  <w:id w:val="-1900664922"/>
                </w:sdtPr>
                <w:sdtEndPr/>
                <w:sdtContent>
                  <w:customXmlDelRangeEnd w:id="3900"/>
                  <w:p w14:paraId="00000105" w14:textId="40D473DA" w:rsidR="001D5C46" w:rsidRDefault="00C146F4">
                    <w:pPr>
                      <w:spacing w:line="480" w:lineRule="auto"/>
                      <w:jc w:val="center"/>
                      <w:rPr>
                        <w:del w:id="3901" w:author="Billy Mitchell" w:date="2021-04-22T14:01:00Z"/>
                        <w:rFonts w:ascii="Calibri" w:eastAsia="Calibri" w:hAnsi="Calibri" w:cs="Calibri"/>
                        <w:color w:val="000000"/>
                      </w:rPr>
                    </w:pPr>
                    <w:customXmlDelRangeStart w:id="3902" w:author="William Mitchell" w:date="2021-05-19T13:24:00Z"/>
                    <w:sdt>
                      <w:sdtPr>
                        <w:tag w:val="goog_rdk_635"/>
                        <w:id w:val="-2096692913"/>
                      </w:sdtPr>
                      <w:sdtEndPr/>
                      <w:sdtContent>
                        <w:customXmlDelRangeEnd w:id="3902"/>
                        <w:del w:id="3903" w:author="Billy Mitchell" w:date="2021-04-22T14:01:00Z">
                          <w:r w:rsidR="00D2411E">
                            <w:rPr>
                              <w:rFonts w:ascii="Calibri" w:eastAsia="Calibri" w:hAnsi="Calibri" w:cs="Calibri"/>
                              <w:color w:val="000000"/>
                            </w:rPr>
                            <w:delText>2238</w:delText>
                          </w:r>
                        </w:del>
                        <w:customXmlDelRangeStart w:id="3904" w:author="William Mitchell" w:date="2021-05-19T13:24:00Z"/>
                      </w:sdtContent>
                    </w:sdt>
                    <w:customXmlDelRangeEnd w:id="3904"/>
                  </w:p>
                  <w:customXmlDelRangeStart w:id="3905" w:author="William Mitchell" w:date="2021-05-19T13:24:00Z"/>
                </w:sdtContent>
              </w:sdt>
              <w:customXmlDelRangeEnd w:id="3905"/>
            </w:tc>
            <w:tc>
              <w:tcPr>
                <w:tcW w:w="1077" w:type="dxa"/>
                <w:tcBorders>
                  <w:top w:val="nil"/>
                  <w:left w:val="nil"/>
                  <w:bottom w:val="single" w:sz="4" w:space="0" w:color="000000"/>
                  <w:right w:val="nil"/>
                </w:tcBorders>
                <w:shd w:val="clear" w:color="auto" w:fill="auto"/>
                <w:vAlign w:val="center"/>
              </w:tcPr>
              <w:customXmlDelRangeStart w:id="3906" w:author="William Mitchell" w:date="2021-05-19T13:24:00Z"/>
              <w:sdt>
                <w:sdtPr>
                  <w:tag w:val="goog_rdk_638"/>
                  <w:id w:val="767814737"/>
                </w:sdtPr>
                <w:sdtEndPr/>
                <w:sdtContent>
                  <w:customXmlDelRangeEnd w:id="3906"/>
                  <w:p w14:paraId="00000106" w14:textId="0E6A4E1C" w:rsidR="001D5C46" w:rsidRDefault="00C146F4">
                    <w:pPr>
                      <w:spacing w:line="480" w:lineRule="auto"/>
                      <w:jc w:val="right"/>
                      <w:rPr>
                        <w:del w:id="3907" w:author="Billy Mitchell" w:date="2021-04-22T14:01:00Z"/>
                        <w:rFonts w:ascii="Calibri" w:eastAsia="Calibri" w:hAnsi="Calibri" w:cs="Calibri"/>
                        <w:color w:val="000000"/>
                      </w:rPr>
                    </w:pPr>
                    <w:customXmlDelRangeStart w:id="3908" w:author="William Mitchell" w:date="2021-05-19T13:24:00Z"/>
                    <w:sdt>
                      <w:sdtPr>
                        <w:tag w:val="goog_rdk_637"/>
                        <w:id w:val="1310904782"/>
                      </w:sdtPr>
                      <w:sdtEndPr/>
                      <w:sdtContent>
                        <w:customXmlDelRangeEnd w:id="3908"/>
                        <w:del w:id="3909" w:author="Billy Mitchell" w:date="2021-04-22T14:01:00Z">
                          <w:r w:rsidR="00D2411E">
                            <w:rPr>
                              <w:rFonts w:ascii="Calibri" w:eastAsia="Calibri" w:hAnsi="Calibri" w:cs="Calibri"/>
                              <w:color w:val="000000"/>
                            </w:rPr>
                            <w:delText> </w:delText>
                          </w:r>
                        </w:del>
                        <w:customXmlDelRangeStart w:id="3910" w:author="William Mitchell" w:date="2021-05-19T13:24:00Z"/>
                      </w:sdtContent>
                    </w:sdt>
                    <w:customXmlDelRangeEnd w:id="3910"/>
                  </w:p>
                  <w:customXmlDelRangeStart w:id="3911" w:author="William Mitchell" w:date="2021-05-19T13:24:00Z"/>
                </w:sdtContent>
              </w:sdt>
              <w:customXmlDelRangeEnd w:id="3911"/>
            </w:tc>
            <w:tc>
              <w:tcPr>
                <w:tcW w:w="810" w:type="dxa"/>
                <w:tcBorders>
                  <w:top w:val="nil"/>
                  <w:left w:val="nil"/>
                  <w:bottom w:val="single" w:sz="4" w:space="0" w:color="000000"/>
                  <w:right w:val="nil"/>
                </w:tcBorders>
                <w:shd w:val="clear" w:color="auto" w:fill="auto"/>
                <w:vAlign w:val="center"/>
              </w:tcPr>
              <w:customXmlDelRangeStart w:id="3912" w:author="William Mitchell" w:date="2021-05-19T13:24:00Z"/>
              <w:sdt>
                <w:sdtPr>
                  <w:tag w:val="goog_rdk_640"/>
                  <w:id w:val="1730961994"/>
                </w:sdtPr>
                <w:sdtEndPr/>
                <w:sdtContent>
                  <w:customXmlDelRangeEnd w:id="3912"/>
                  <w:p w14:paraId="00000107" w14:textId="18FE48DD" w:rsidR="001D5C46" w:rsidRDefault="00C146F4">
                    <w:pPr>
                      <w:spacing w:line="480" w:lineRule="auto"/>
                      <w:rPr>
                        <w:del w:id="3913" w:author="Billy Mitchell" w:date="2021-04-22T14:01:00Z"/>
                        <w:rFonts w:ascii="Calibri" w:eastAsia="Calibri" w:hAnsi="Calibri" w:cs="Calibri"/>
                        <w:color w:val="000000"/>
                      </w:rPr>
                    </w:pPr>
                    <w:customXmlDelRangeStart w:id="3914" w:author="William Mitchell" w:date="2021-05-19T13:24:00Z"/>
                    <w:sdt>
                      <w:sdtPr>
                        <w:tag w:val="goog_rdk_639"/>
                        <w:id w:val="1260709739"/>
                      </w:sdtPr>
                      <w:sdtEndPr/>
                      <w:sdtContent>
                        <w:customXmlDelRangeEnd w:id="3914"/>
                        <w:del w:id="3915" w:author="Billy Mitchell" w:date="2021-04-22T14:01:00Z">
                          <w:r w:rsidR="00D2411E">
                            <w:rPr>
                              <w:rFonts w:ascii="Calibri" w:eastAsia="Calibri" w:hAnsi="Calibri" w:cs="Calibri"/>
                              <w:color w:val="000000"/>
                            </w:rPr>
                            <w:delText>1.000</w:delText>
                          </w:r>
                        </w:del>
                        <w:customXmlDelRangeStart w:id="3916" w:author="William Mitchell" w:date="2021-05-19T13:24:00Z"/>
                      </w:sdtContent>
                    </w:sdt>
                    <w:customXmlDelRangeEnd w:id="3916"/>
                  </w:p>
                  <w:customXmlDelRangeStart w:id="3917" w:author="William Mitchell" w:date="2021-05-19T13:24:00Z"/>
                </w:sdtContent>
              </w:sdt>
              <w:customXmlDelRangeEnd w:id="3917"/>
            </w:tc>
            <w:tc>
              <w:tcPr>
                <w:tcW w:w="630" w:type="dxa"/>
                <w:tcBorders>
                  <w:top w:val="nil"/>
                  <w:left w:val="nil"/>
                  <w:bottom w:val="single" w:sz="4" w:space="0" w:color="000000"/>
                  <w:right w:val="nil"/>
                </w:tcBorders>
                <w:shd w:val="clear" w:color="auto" w:fill="auto"/>
                <w:vAlign w:val="center"/>
              </w:tcPr>
              <w:customXmlDelRangeStart w:id="3918" w:author="William Mitchell" w:date="2021-05-19T13:24:00Z"/>
              <w:sdt>
                <w:sdtPr>
                  <w:tag w:val="goog_rdk_642"/>
                  <w:id w:val="-1289276294"/>
                </w:sdtPr>
                <w:sdtEndPr/>
                <w:sdtContent>
                  <w:customXmlDelRangeEnd w:id="3918"/>
                  <w:p w14:paraId="00000108" w14:textId="2F0AABB1" w:rsidR="001D5C46" w:rsidRDefault="00C146F4">
                    <w:pPr>
                      <w:spacing w:line="480" w:lineRule="auto"/>
                      <w:rPr>
                        <w:del w:id="3919" w:author="Billy Mitchell" w:date="2021-04-22T14:01:00Z"/>
                        <w:rFonts w:ascii="Calibri" w:eastAsia="Calibri" w:hAnsi="Calibri" w:cs="Calibri"/>
                        <w:color w:val="000000"/>
                      </w:rPr>
                    </w:pPr>
                    <w:customXmlDelRangeStart w:id="3920" w:author="William Mitchell" w:date="2021-05-19T13:24:00Z"/>
                    <w:sdt>
                      <w:sdtPr>
                        <w:tag w:val="goog_rdk_641"/>
                        <w:id w:val="-127242336"/>
                      </w:sdtPr>
                      <w:sdtEndPr/>
                      <w:sdtContent>
                        <w:customXmlDelRangeEnd w:id="3920"/>
                        <w:del w:id="3921" w:author="Billy Mitchell" w:date="2021-04-22T14:01:00Z">
                          <w:r w:rsidR="00D2411E">
                            <w:rPr>
                              <w:rFonts w:ascii="Calibri" w:eastAsia="Calibri" w:hAnsi="Calibri" w:cs="Calibri"/>
                              <w:color w:val="000000"/>
                            </w:rPr>
                            <w:delText> </w:delText>
                          </w:r>
                        </w:del>
                        <w:customXmlDelRangeStart w:id="3922" w:author="William Mitchell" w:date="2021-05-19T13:24:00Z"/>
                      </w:sdtContent>
                    </w:sdt>
                    <w:customXmlDelRangeEnd w:id="3922"/>
                  </w:p>
                  <w:customXmlDelRangeStart w:id="3923" w:author="William Mitchell" w:date="2021-05-19T13:24:00Z"/>
                </w:sdtContent>
              </w:sdt>
              <w:customXmlDelRangeEnd w:id="3923"/>
            </w:tc>
          </w:tr>
          <w:customXmlDelRangeStart w:id="3924" w:author="William Mitchell" w:date="2021-05-19T13:24:00Z"/>
        </w:sdtContent>
      </w:sdt>
      <w:customXmlDelRangeEnd w:id="3924"/>
      <w:customXmlDelRangeStart w:id="3925" w:author="William Mitchell" w:date="2021-05-19T13:24:00Z"/>
      <w:sdt>
        <w:sdtPr>
          <w:tag w:val="goog_rdk_643"/>
          <w:id w:val="1208680328"/>
        </w:sdtPr>
        <w:sdtEndPr/>
        <w:sdtContent>
          <w:customXmlDelRangeEnd w:id="3925"/>
          <w:tr w:rsidR="001D5C46" w14:paraId="3A4FD75A" w14:textId="77777777">
            <w:trPr>
              <w:trHeight w:val="600"/>
              <w:del w:id="3926"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927" w:author="William Mitchell" w:date="2021-05-19T13:24:00Z"/>
              <w:sdt>
                <w:sdtPr>
                  <w:tag w:val="goog_rdk_645"/>
                  <w:id w:val="-29800621"/>
                </w:sdtPr>
                <w:sdtEndPr/>
                <w:sdtContent>
                  <w:customXmlDelRangeEnd w:id="3927"/>
                  <w:p w14:paraId="00000109" w14:textId="4AC9B745" w:rsidR="001D5C46" w:rsidRDefault="00C146F4">
                    <w:pPr>
                      <w:spacing w:line="480" w:lineRule="auto"/>
                      <w:jc w:val="center"/>
                      <w:rPr>
                        <w:del w:id="3928" w:author="Billy Mitchell" w:date="2021-04-22T14:01:00Z"/>
                        <w:i/>
                        <w:color w:val="000000"/>
                      </w:rPr>
                    </w:pPr>
                    <w:customXmlDelRangeStart w:id="3929" w:author="William Mitchell" w:date="2021-05-19T13:24:00Z"/>
                    <w:sdt>
                      <w:sdtPr>
                        <w:tag w:val="goog_rdk_644"/>
                        <w:id w:val="269051549"/>
                      </w:sdtPr>
                      <w:sdtEndPr/>
                      <w:sdtContent>
                        <w:customXmlDelRangeEnd w:id="3929"/>
                        <w:del w:id="3930" w:author="Billy Mitchell" w:date="2021-04-22T14:01:00Z">
                          <w:r w:rsidR="00D2411E">
                            <w:rPr>
                              <w:i/>
                              <w:color w:val="000000"/>
                            </w:rPr>
                            <w:delText xml:space="preserve">AMY, Child &amp; NAcc, Adult v.              AMY, Adult &amp; NAcc, Child </w:delText>
                          </w:r>
                        </w:del>
                        <w:customXmlDelRangeStart w:id="3931" w:author="William Mitchell" w:date="2021-05-19T13:24:00Z"/>
                      </w:sdtContent>
                    </w:sdt>
                    <w:customXmlDelRangeEnd w:id="3931"/>
                  </w:p>
                  <w:customXmlDelRangeStart w:id="3932" w:author="William Mitchell" w:date="2021-05-19T13:24:00Z"/>
                </w:sdtContent>
              </w:sdt>
              <w:customXmlDelRangeEnd w:id="3932"/>
            </w:tc>
            <w:tc>
              <w:tcPr>
                <w:tcW w:w="1463" w:type="dxa"/>
                <w:tcBorders>
                  <w:top w:val="nil"/>
                  <w:left w:val="nil"/>
                  <w:bottom w:val="single" w:sz="4" w:space="0" w:color="000000"/>
                  <w:right w:val="nil"/>
                </w:tcBorders>
                <w:shd w:val="clear" w:color="auto" w:fill="auto"/>
                <w:vAlign w:val="center"/>
              </w:tcPr>
              <w:customXmlDelRangeStart w:id="3933" w:author="William Mitchell" w:date="2021-05-19T13:24:00Z"/>
              <w:sdt>
                <w:sdtPr>
                  <w:tag w:val="goog_rdk_647"/>
                  <w:id w:val="695730113"/>
                </w:sdtPr>
                <w:sdtEndPr/>
                <w:sdtContent>
                  <w:customXmlDelRangeEnd w:id="3933"/>
                  <w:p w14:paraId="0000010A" w14:textId="0AC3F402" w:rsidR="001D5C46" w:rsidRDefault="00C146F4">
                    <w:pPr>
                      <w:spacing w:line="480" w:lineRule="auto"/>
                      <w:jc w:val="center"/>
                      <w:rPr>
                        <w:del w:id="3934" w:author="Billy Mitchell" w:date="2021-04-22T14:01:00Z"/>
                        <w:rFonts w:ascii="Calibri" w:eastAsia="Calibri" w:hAnsi="Calibri" w:cs="Calibri"/>
                        <w:color w:val="000000"/>
                      </w:rPr>
                    </w:pPr>
                    <w:customXmlDelRangeStart w:id="3935" w:author="William Mitchell" w:date="2021-05-19T13:24:00Z"/>
                    <w:sdt>
                      <w:sdtPr>
                        <w:tag w:val="goog_rdk_646"/>
                        <w:id w:val="-1908140778"/>
                      </w:sdtPr>
                      <w:sdtEndPr/>
                      <w:sdtContent>
                        <w:customXmlDelRangeEnd w:id="3935"/>
                        <w:del w:id="3936" w:author="Billy Mitchell" w:date="2021-04-22T14:01:00Z">
                          <w:r w:rsidR="00D2411E">
                            <w:rPr>
                              <w:rFonts w:ascii="Calibri" w:eastAsia="Calibri" w:hAnsi="Calibri" w:cs="Calibri"/>
                              <w:color w:val="000000"/>
                            </w:rPr>
                            <w:delText>-0.014</w:delText>
                          </w:r>
                        </w:del>
                        <w:customXmlDelRangeStart w:id="3937" w:author="William Mitchell" w:date="2021-05-19T13:24:00Z"/>
                      </w:sdtContent>
                    </w:sdt>
                    <w:customXmlDelRangeEnd w:id="3937"/>
                  </w:p>
                  <w:customXmlDelRangeStart w:id="3938" w:author="William Mitchell" w:date="2021-05-19T13:24:00Z"/>
                </w:sdtContent>
              </w:sdt>
              <w:customXmlDelRangeEnd w:id="3938"/>
            </w:tc>
            <w:tc>
              <w:tcPr>
                <w:tcW w:w="764" w:type="dxa"/>
                <w:tcBorders>
                  <w:top w:val="nil"/>
                  <w:left w:val="nil"/>
                  <w:bottom w:val="single" w:sz="4" w:space="0" w:color="000000"/>
                  <w:right w:val="nil"/>
                </w:tcBorders>
                <w:shd w:val="clear" w:color="auto" w:fill="auto"/>
                <w:vAlign w:val="center"/>
              </w:tcPr>
              <w:customXmlDelRangeStart w:id="3939" w:author="William Mitchell" w:date="2021-05-19T13:24:00Z"/>
              <w:sdt>
                <w:sdtPr>
                  <w:tag w:val="goog_rdk_649"/>
                  <w:id w:val="437803607"/>
                </w:sdtPr>
                <w:sdtEndPr/>
                <w:sdtContent>
                  <w:customXmlDelRangeEnd w:id="3939"/>
                  <w:p w14:paraId="0000010B" w14:textId="0205A5EC" w:rsidR="001D5C46" w:rsidRDefault="00C146F4">
                    <w:pPr>
                      <w:spacing w:line="480" w:lineRule="auto"/>
                      <w:jc w:val="center"/>
                      <w:rPr>
                        <w:del w:id="3940" w:author="Billy Mitchell" w:date="2021-04-22T14:01:00Z"/>
                        <w:rFonts w:ascii="Calibri" w:eastAsia="Calibri" w:hAnsi="Calibri" w:cs="Calibri"/>
                        <w:color w:val="000000"/>
                      </w:rPr>
                    </w:pPr>
                    <w:customXmlDelRangeStart w:id="3941" w:author="William Mitchell" w:date="2021-05-19T13:24:00Z"/>
                    <w:sdt>
                      <w:sdtPr>
                        <w:tag w:val="goog_rdk_648"/>
                        <w:id w:val="258032140"/>
                      </w:sdtPr>
                      <w:sdtEndPr/>
                      <w:sdtContent>
                        <w:customXmlDelRangeEnd w:id="3941"/>
                        <w:del w:id="3942" w:author="Billy Mitchell" w:date="2021-04-22T14:01:00Z">
                          <w:r w:rsidR="00D2411E">
                            <w:rPr>
                              <w:rFonts w:ascii="Calibri" w:eastAsia="Calibri" w:hAnsi="Calibri" w:cs="Calibri"/>
                              <w:color w:val="000000"/>
                            </w:rPr>
                            <w:delText>0.010</w:delText>
                          </w:r>
                        </w:del>
                        <w:customXmlDelRangeStart w:id="3943" w:author="William Mitchell" w:date="2021-05-19T13:24:00Z"/>
                      </w:sdtContent>
                    </w:sdt>
                    <w:customXmlDelRangeEnd w:id="3943"/>
                  </w:p>
                  <w:customXmlDelRangeStart w:id="3944" w:author="William Mitchell" w:date="2021-05-19T13:24:00Z"/>
                </w:sdtContent>
              </w:sdt>
              <w:customXmlDelRangeEnd w:id="3944"/>
            </w:tc>
            <w:tc>
              <w:tcPr>
                <w:tcW w:w="1797" w:type="dxa"/>
                <w:tcBorders>
                  <w:top w:val="nil"/>
                  <w:left w:val="nil"/>
                  <w:bottom w:val="single" w:sz="4" w:space="0" w:color="000000"/>
                  <w:right w:val="nil"/>
                </w:tcBorders>
                <w:shd w:val="clear" w:color="auto" w:fill="auto"/>
                <w:vAlign w:val="center"/>
              </w:tcPr>
              <w:customXmlDelRangeStart w:id="3945" w:author="William Mitchell" w:date="2021-05-19T13:24:00Z"/>
              <w:sdt>
                <w:sdtPr>
                  <w:tag w:val="goog_rdk_651"/>
                  <w:id w:val="1342051288"/>
                </w:sdtPr>
                <w:sdtEndPr/>
                <w:sdtContent>
                  <w:customXmlDelRangeEnd w:id="3945"/>
                  <w:p w14:paraId="0000010C" w14:textId="196C4A6B" w:rsidR="001D5C46" w:rsidRDefault="00C146F4">
                    <w:pPr>
                      <w:spacing w:line="480" w:lineRule="auto"/>
                      <w:jc w:val="center"/>
                      <w:rPr>
                        <w:del w:id="3946" w:author="Billy Mitchell" w:date="2021-04-22T14:01:00Z"/>
                        <w:rFonts w:ascii="Calibri" w:eastAsia="Calibri" w:hAnsi="Calibri" w:cs="Calibri"/>
                        <w:color w:val="000000"/>
                      </w:rPr>
                    </w:pPr>
                    <w:customXmlDelRangeStart w:id="3947" w:author="William Mitchell" w:date="2021-05-19T13:24:00Z"/>
                    <w:sdt>
                      <w:sdtPr>
                        <w:tag w:val="goog_rdk_650"/>
                        <w:id w:val="356857286"/>
                      </w:sdtPr>
                      <w:sdtEndPr/>
                      <w:sdtContent>
                        <w:customXmlDelRangeEnd w:id="3947"/>
                        <w:del w:id="3948" w:author="Billy Mitchell" w:date="2021-04-22T14:01:00Z">
                          <w:r w:rsidR="00D2411E">
                            <w:rPr>
                              <w:rFonts w:ascii="Calibri" w:eastAsia="Calibri" w:hAnsi="Calibri" w:cs="Calibri"/>
                              <w:color w:val="000000"/>
                            </w:rPr>
                            <w:delText>-1.351</w:delText>
                          </w:r>
                        </w:del>
                        <w:customXmlDelRangeStart w:id="3949" w:author="William Mitchell" w:date="2021-05-19T13:24:00Z"/>
                      </w:sdtContent>
                    </w:sdt>
                    <w:customXmlDelRangeEnd w:id="3949"/>
                  </w:p>
                  <w:customXmlDelRangeStart w:id="3950" w:author="William Mitchell" w:date="2021-05-19T13:24:00Z"/>
                </w:sdtContent>
              </w:sdt>
              <w:customXmlDelRangeEnd w:id="3950"/>
            </w:tc>
            <w:tc>
              <w:tcPr>
                <w:tcW w:w="723" w:type="dxa"/>
                <w:tcBorders>
                  <w:top w:val="nil"/>
                  <w:left w:val="nil"/>
                  <w:bottom w:val="single" w:sz="4" w:space="0" w:color="000000"/>
                  <w:right w:val="nil"/>
                </w:tcBorders>
                <w:shd w:val="clear" w:color="auto" w:fill="auto"/>
                <w:vAlign w:val="center"/>
              </w:tcPr>
              <w:customXmlDelRangeStart w:id="3951" w:author="William Mitchell" w:date="2021-05-19T13:24:00Z"/>
              <w:sdt>
                <w:sdtPr>
                  <w:tag w:val="goog_rdk_653"/>
                  <w:id w:val="-1767830113"/>
                </w:sdtPr>
                <w:sdtEndPr/>
                <w:sdtContent>
                  <w:customXmlDelRangeEnd w:id="3951"/>
                  <w:p w14:paraId="0000010D" w14:textId="58A9242A" w:rsidR="001D5C46" w:rsidRDefault="00C146F4">
                    <w:pPr>
                      <w:spacing w:line="480" w:lineRule="auto"/>
                      <w:jc w:val="center"/>
                      <w:rPr>
                        <w:del w:id="3952" w:author="Billy Mitchell" w:date="2021-04-22T14:01:00Z"/>
                        <w:rFonts w:ascii="Calibri" w:eastAsia="Calibri" w:hAnsi="Calibri" w:cs="Calibri"/>
                        <w:color w:val="000000"/>
                      </w:rPr>
                    </w:pPr>
                    <w:customXmlDelRangeStart w:id="3953" w:author="William Mitchell" w:date="2021-05-19T13:24:00Z"/>
                    <w:sdt>
                      <w:sdtPr>
                        <w:tag w:val="goog_rdk_652"/>
                        <w:id w:val="2123877563"/>
                      </w:sdtPr>
                      <w:sdtEndPr/>
                      <w:sdtContent>
                        <w:customXmlDelRangeEnd w:id="3953"/>
                        <w:del w:id="3954" w:author="Billy Mitchell" w:date="2021-04-22T14:01:00Z">
                          <w:r w:rsidR="00D2411E">
                            <w:rPr>
                              <w:rFonts w:ascii="Calibri" w:eastAsia="Calibri" w:hAnsi="Calibri" w:cs="Calibri"/>
                              <w:color w:val="000000"/>
                            </w:rPr>
                            <w:delText>5033</w:delText>
                          </w:r>
                        </w:del>
                        <w:customXmlDelRangeStart w:id="3955" w:author="William Mitchell" w:date="2021-05-19T13:24:00Z"/>
                      </w:sdtContent>
                    </w:sdt>
                    <w:customXmlDelRangeEnd w:id="3955"/>
                  </w:p>
                  <w:customXmlDelRangeStart w:id="3956" w:author="William Mitchell" w:date="2021-05-19T13:24:00Z"/>
                </w:sdtContent>
              </w:sdt>
              <w:customXmlDelRangeEnd w:id="3956"/>
            </w:tc>
            <w:tc>
              <w:tcPr>
                <w:tcW w:w="1077" w:type="dxa"/>
                <w:tcBorders>
                  <w:top w:val="nil"/>
                  <w:left w:val="nil"/>
                  <w:bottom w:val="single" w:sz="4" w:space="0" w:color="000000"/>
                  <w:right w:val="nil"/>
                </w:tcBorders>
                <w:shd w:val="clear" w:color="auto" w:fill="auto"/>
                <w:vAlign w:val="center"/>
              </w:tcPr>
              <w:customXmlDelRangeStart w:id="3957" w:author="William Mitchell" w:date="2021-05-19T13:24:00Z"/>
              <w:sdt>
                <w:sdtPr>
                  <w:tag w:val="goog_rdk_655"/>
                  <w:id w:val="134377427"/>
                </w:sdtPr>
                <w:sdtEndPr/>
                <w:sdtContent>
                  <w:customXmlDelRangeEnd w:id="3957"/>
                  <w:p w14:paraId="0000010E" w14:textId="4E5A66FC" w:rsidR="001D5C46" w:rsidRDefault="00C146F4">
                    <w:pPr>
                      <w:spacing w:line="480" w:lineRule="auto"/>
                      <w:rPr>
                        <w:del w:id="3958" w:author="Billy Mitchell" w:date="2021-04-22T14:01:00Z"/>
                        <w:rFonts w:ascii="Calibri" w:eastAsia="Calibri" w:hAnsi="Calibri" w:cs="Calibri"/>
                        <w:color w:val="000000"/>
                      </w:rPr>
                    </w:pPr>
                    <w:customXmlDelRangeStart w:id="3959" w:author="William Mitchell" w:date="2021-05-19T13:24:00Z"/>
                    <w:sdt>
                      <w:sdtPr>
                        <w:tag w:val="goog_rdk_654"/>
                        <w:id w:val="-664780797"/>
                      </w:sdtPr>
                      <w:sdtEndPr/>
                      <w:sdtContent>
                        <w:customXmlDelRangeEnd w:id="3959"/>
                        <w:del w:id="3960" w:author="Billy Mitchell" w:date="2021-04-22T14:01:00Z">
                          <w:r w:rsidR="00D2411E">
                            <w:rPr>
                              <w:rFonts w:ascii="Calibri" w:eastAsia="Calibri" w:hAnsi="Calibri" w:cs="Calibri"/>
                              <w:color w:val="000000"/>
                            </w:rPr>
                            <w:delText> </w:delText>
                          </w:r>
                        </w:del>
                        <w:customXmlDelRangeStart w:id="3961" w:author="William Mitchell" w:date="2021-05-19T13:24:00Z"/>
                      </w:sdtContent>
                    </w:sdt>
                    <w:customXmlDelRangeEnd w:id="3961"/>
                  </w:p>
                  <w:customXmlDelRangeStart w:id="3962" w:author="William Mitchell" w:date="2021-05-19T13:24:00Z"/>
                </w:sdtContent>
              </w:sdt>
              <w:customXmlDelRangeEnd w:id="3962"/>
            </w:tc>
            <w:tc>
              <w:tcPr>
                <w:tcW w:w="810" w:type="dxa"/>
                <w:tcBorders>
                  <w:top w:val="nil"/>
                  <w:left w:val="nil"/>
                  <w:bottom w:val="single" w:sz="4" w:space="0" w:color="000000"/>
                  <w:right w:val="nil"/>
                </w:tcBorders>
                <w:shd w:val="clear" w:color="auto" w:fill="auto"/>
                <w:vAlign w:val="center"/>
              </w:tcPr>
              <w:customXmlDelRangeStart w:id="3963" w:author="William Mitchell" w:date="2021-05-19T13:24:00Z"/>
              <w:sdt>
                <w:sdtPr>
                  <w:tag w:val="goog_rdk_657"/>
                  <w:id w:val="1710449173"/>
                </w:sdtPr>
                <w:sdtEndPr/>
                <w:sdtContent>
                  <w:customXmlDelRangeEnd w:id="3963"/>
                  <w:p w14:paraId="0000010F" w14:textId="437E2F77" w:rsidR="001D5C46" w:rsidRDefault="00C146F4">
                    <w:pPr>
                      <w:spacing w:line="480" w:lineRule="auto"/>
                      <w:rPr>
                        <w:del w:id="3964" w:author="Billy Mitchell" w:date="2021-04-22T14:01:00Z"/>
                        <w:rFonts w:ascii="Calibri" w:eastAsia="Calibri" w:hAnsi="Calibri" w:cs="Calibri"/>
                        <w:color w:val="000000"/>
                      </w:rPr>
                    </w:pPr>
                    <w:customXmlDelRangeStart w:id="3965" w:author="William Mitchell" w:date="2021-05-19T13:24:00Z"/>
                    <w:sdt>
                      <w:sdtPr>
                        <w:tag w:val="goog_rdk_656"/>
                        <w:id w:val="1068462930"/>
                      </w:sdtPr>
                      <w:sdtEndPr/>
                      <w:sdtContent>
                        <w:customXmlDelRangeEnd w:id="3965"/>
                        <w:del w:id="3966" w:author="Billy Mitchell" w:date="2021-04-22T14:01:00Z">
                          <w:r w:rsidR="00D2411E">
                            <w:rPr>
                              <w:rFonts w:ascii="Calibri" w:eastAsia="Calibri" w:hAnsi="Calibri" w:cs="Calibri"/>
                              <w:color w:val="000000"/>
                            </w:rPr>
                            <w:delText>1.000</w:delText>
                          </w:r>
                        </w:del>
                        <w:customXmlDelRangeStart w:id="3967" w:author="William Mitchell" w:date="2021-05-19T13:24:00Z"/>
                      </w:sdtContent>
                    </w:sdt>
                    <w:customXmlDelRangeEnd w:id="3967"/>
                  </w:p>
                  <w:customXmlDelRangeStart w:id="3968" w:author="William Mitchell" w:date="2021-05-19T13:24:00Z"/>
                </w:sdtContent>
              </w:sdt>
              <w:customXmlDelRangeEnd w:id="3968"/>
            </w:tc>
            <w:tc>
              <w:tcPr>
                <w:tcW w:w="630" w:type="dxa"/>
                <w:tcBorders>
                  <w:top w:val="nil"/>
                  <w:left w:val="nil"/>
                  <w:bottom w:val="single" w:sz="4" w:space="0" w:color="000000"/>
                  <w:right w:val="nil"/>
                </w:tcBorders>
                <w:shd w:val="clear" w:color="auto" w:fill="auto"/>
                <w:vAlign w:val="center"/>
              </w:tcPr>
              <w:customXmlDelRangeStart w:id="3969" w:author="William Mitchell" w:date="2021-05-19T13:24:00Z"/>
              <w:sdt>
                <w:sdtPr>
                  <w:tag w:val="goog_rdk_659"/>
                  <w:id w:val="-1968964018"/>
                </w:sdtPr>
                <w:sdtEndPr/>
                <w:sdtContent>
                  <w:customXmlDelRangeEnd w:id="3969"/>
                  <w:p w14:paraId="00000110" w14:textId="46050CD2" w:rsidR="001D5C46" w:rsidRDefault="00C146F4">
                    <w:pPr>
                      <w:spacing w:line="480" w:lineRule="auto"/>
                      <w:rPr>
                        <w:del w:id="3970" w:author="Billy Mitchell" w:date="2021-04-22T14:01:00Z"/>
                        <w:rFonts w:ascii="Calibri" w:eastAsia="Calibri" w:hAnsi="Calibri" w:cs="Calibri"/>
                        <w:color w:val="000000"/>
                      </w:rPr>
                    </w:pPr>
                    <w:customXmlDelRangeStart w:id="3971" w:author="William Mitchell" w:date="2021-05-19T13:24:00Z"/>
                    <w:sdt>
                      <w:sdtPr>
                        <w:tag w:val="goog_rdk_658"/>
                        <w:id w:val="526293172"/>
                      </w:sdtPr>
                      <w:sdtEndPr/>
                      <w:sdtContent>
                        <w:customXmlDelRangeEnd w:id="3971"/>
                        <w:del w:id="3972" w:author="Billy Mitchell" w:date="2021-04-22T14:01:00Z">
                          <w:r w:rsidR="00D2411E">
                            <w:rPr>
                              <w:rFonts w:ascii="Calibri" w:eastAsia="Calibri" w:hAnsi="Calibri" w:cs="Calibri"/>
                              <w:color w:val="000000"/>
                            </w:rPr>
                            <w:delText> </w:delText>
                          </w:r>
                        </w:del>
                        <w:customXmlDelRangeStart w:id="3973" w:author="William Mitchell" w:date="2021-05-19T13:24:00Z"/>
                      </w:sdtContent>
                    </w:sdt>
                    <w:customXmlDelRangeEnd w:id="3973"/>
                  </w:p>
                  <w:customXmlDelRangeStart w:id="3974" w:author="William Mitchell" w:date="2021-05-19T13:24:00Z"/>
                </w:sdtContent>
              </w:sdt>
              <w:customXmlDelRangeEnd w:id="3974"/>
            </w:tc>
          </w:tr>
          <w:customXmlDelRangeStart w:id="3975" w:author="William Mitchell" w:date="2021-05-19T13:24:00Z"/>
        </w:sdtContent>
      </w:sdt>
      <w:customXmlDelRangeEnd w:id="3975"/>
      <w:customXmlDelRangeStart w:id="3976" w:author="William Mitchell" w:date="2021-05-19T13:24:00Z"/>
      <w:sdt>
        <w:sdtPr>
          <w:tag w:val="goog_rdk_660"/>
          <w:id w:val="-268231489"/>
        </w:sdtPr>
        <w:sdtEndPr/>
        <w:sdtContent>
          <w:customXmlDelRangeEnd w:id="3976"/>
          <w:tr w:rsidR="001D5C46" w14:paraId="4D9569A3" w14:textId="77777777">
            <w:trPr>
              <w:trHeight w:val="600"/>
              <w:del w:id="3977" w:author="Billy Mitchell" w:date="2021-04-22T14:01:00Z"/>
            </w:trPr>
            <w:tc>
              <w:tcPr>
                <w:tcW w:w="3484" w:type="dxa"/>
                <w:tcBorders>
                  <w:top w:val="nil"/>
                  <w:left w:val="nil"/>
                  <w:bottom w:val="single" w:sz="4" w:space="0" w:color="000000"/>
                  <w:right w:val="nil"/>
                </w:tcBorders>
                <w:shd w:val="clear" w:color="auto" w:fill="auto"/>
                <w:vAlign w:val="center"/>
              </w:tcPr>
              <w:customXmlDelRangeStart w:id="3978" w:author="William Mitchell" w:date="2021-05-19T13:24:00Z"/>
              <w:sdt>
                <w:sdtPr>
                  <w:tag w:val="goog_rdk_662"/>
                  <w:id w:val="-1986230184"/>
                </w:sdtPr>
                <w:sdtEndPr/>
                <w:sdtContent>
                  <w:customXmlDelRangeEnd w:id="3978"/>
                  <w:p w14:paraId="00000111" w14:textId="42D11056" w:rsidR="001D5C46" w:rsidRDefault="00C146F4">
                    <w:pPr>
                      <w:spacing w:line="480" w:lineRule="auto"/>
                      <w:jc w:val="center"/>
                      <w:rPr>
                        <w:del w:id="3979" w:author="Billy Mitchell" w:date="2021-04-22T14:01:00Z"/>
                        <w:i/>
                        <w:color w:val="000000"/>
                      </w:rPr>
                    </w:pPr>
                    <w:customXmlDelRangeStart w:id="3980" w:author="William Mitchell" w:date="2021-05-19T13:24:00Z"/>
                    <w:sdt>
                      <w:sdtPr>
                        <w:tag w:val="goog_rdk_661"/>
                        <w:id w:val="1824936918"/>
                      </w:sdtPr>
                      <w:sdtEndPr/>
                      <w:sdtContent>
                        <w:customXmlDelRangeEnd w:id="3980"/>
                        <w:del w:id="3981" w:author="Billy Mitchell" w:date="2021-04-22T14:01:00Z">
                          <w:r w:rsidR="00D2411E">
                            <w:rPr>
                              <w:i/>
                              <w:color w:val="000000"/>
                            </w:rPr>
                            <w:delText xml:space="preserve">AMY, Child &amp; vmPFC, Adult v.          AMY, Adult &amp; vmPFC, Child </w:delText>
                          </w:r>
                        </w:del>
                        <w:customXmlDelRangeStart w:id="3982" w:author="William Mitchell" w:date="2021-05-19T13:24:00Z"/>
                      </w:sdtContent>
                    </w:sdt>
                    <w:customXmlDelRangeEnd w:id="3982"/>
                  </w:p>
                  <w:customXmlDelRangeStart w:id="3983" w:author="William Mitchell" w:date="2021-05-19T13:24:00Z"/>
                </w:sdtContent>
              </w:sdt>
              <w:customXmlDelRangeEnd w:id="3983"/>
            </w:tc>
            <w:tc>
              <w:tcPr>
                <w:tcW w:w="1463" w:type="dxa"/>
                <w:tcBorders>
                  <w:top w:val="nil"/>
                  <w:left w:val="nil"/>
                  <w:bottom w:val="single" w:sz="4" w:space="0" w:color="000000"/>
                  <w:right w:val="nil"/>
                </w:tcBorders>
                <w:shd w:val="clear" w:color="auto" w:fill="auto"/>
                <w:vAlign w:val="center"/>
              </w:tcPr>
              <w:customXmlDelRangeStart w:id="3984" w:author="William Mitchell" w:date="2021-05-19T13:24:00Z"/>
              <w:sdt>
                <w:sdtPr>
                  <w:tag w:val="goog_rdk_664"/>
                  <w:id w:val="592525993"/>
                </w:sdtPr>
                <w:sdtEndPr/>
                <w:sdtContent>
                  <w:customXmlDelRangeEnd w:id="3984"/>
                  <w:p w14:paraId="00000112" w14:textId="719203BA" w:rsidR="001D5C46" w:rsidRDefault="00C146F4">
                    <w:pPr>
                      <w:spacing w:line="480" w:lineRule="auto"/>
                      <w:jc w:val="center"/>
                      <w:rPr>
                        <w:del w:id="3985" w:author="Billy Mitchell" w:date="2021-04-22T14:01:00Z"/>
                        <w:rFonts w:ascii="Calibri" w:eastAsia="Calibri" w:hAnsi="Calibri" w:cs="Calibri"/>
                        <w:color w:val="000000"/>
                      </w:rPr>
                    </w:pPr>
                    <w:customXmlDelRangeStart w:id="3986" w:author="William Mitchell" w:date="2021-05-19T13:24:00Z"/>
                    <w:sdt>
                      <w:sdtPr>
                        <w:tag w:val="goog_rdk_663"/>
                        <w:id w:val="-225995809"/>
                      </w:sdtPr>
                      <w:sdtEndPr/>
                      <w:sdtContent>
                        <w:customXmlDelRangeEnd w:id="3986"/>
                        <w:del w:id="3987" w:author="Billy Mitchell" w:date="2021-04-22T14:01:00Z">
                          <w:r w:rsidR="00D2411E">
                            <w:rPr>
                              <w:rFonts w:ascii="Calibri" w:eastAsia="Calibri" w:hAnsi="Calibri" w:cs="Calibri"/>
                              <w:color w:val="000000"/>
                            </w:rPr>
                            <w:delText>-0.047</w:delText>
                          </w:r>
                        </w:del>
                        <w:customXmlDelRangeStart w:id="3988" w:author="William Mitchell" w:date="2021-05-19T13:24:00Z"/>
                      </w:sdtContent>
                    </w:sdt>
                    <w:customXmlDelRangeEnd w:id="3988"/>
                  </w:p>
                  <w:customXmlDelRangeStart w:id="3989" w:author="William Mitchell" w:date="2021-05-19T13:24:00Z"/>
                </w:sdtContent>
              </w:sdt>
              <w:customXmlDelRangeEnd w:id="3989"/>
            </w:tc>
            <w:tc>
              <w:tcPr>
                <w:tcW w:w="764" w:type="dxa"/>
                <w:tcBorders>
                  <w:top w:val="nil"/>
                  <w:left w:val="nil"/>
                  <w:bottom w:val="single" w:sz="4" w:space="0" w:color="000000"/>
                  <w:right w:val="nil"/>
                </w:tcBorders>
                <w:shd w:val="clear" w:color="auto" w:fill="auto"/>
                <w:vAlign w:val="center"/>
              </w:tcPr>
              <w:customXmlDelRangeStart w:id="3990" w:author="William Mitchell" w:date="2021-05-19T13:24:00Z"/>
              <w:sdt>
                <w:sdtPr>
                  <w:tag w:val="goog_rdk_666"/>
                  <w:id w:val="515202352"/>
                </w:sdtPr>
                <w:sdtEndPr/>
                <w:sdtContent>
                  <w:customXmlDelRangeEnd w:id="3990"/>
                  <w:p w14:paraId="00000113" w14:textId="0C106E6D" w:rsidR="001D5C46" w:rsidRDefault="00C146F4">
                    <w:pPr>
                      <w:spacing w:line="480" w:lineRule="auto"/>
                      <w:jc w:val="center"/>
                      <w:rPr>
                        <w:del w:id="3991" w:author="Billy Mitchell" w:date="2021-04-22T14:01:00Z"/>
                        <w:rFonts w:ascii="Calibri" w:eastAsia="Calibri" w:hAnsi="Calibri" w:cs="Calibri"/>
                        <w:color w:val="000000"/>
                      </w:rPr>
                    </w:pPr>
                    <w:customXmlDelRangeStart w:id="3992" w:author="William Mitchell" w:date="2021-05-19T13:24:00Z"/>
                    <w:sdt>
                      <w:sdtPr>
                        <w:tag w:val="goog_rdk_665"/>
                        <w:id w:val="-1365209672"/>
                      </w:sdtPr>
                      <w:sdtEndPr/>
                      <w:sdtContent>
                        <w:customXmlDelRangeEnd w:id="3992"/>
                        <w:del w:id="3993" w:author="Billy Mitchell" w:date="2021-04-22T14:01:00Z">
                          <w:r w:rsidR="00D2411E">
                            <w:rPr>
                              <w:rFonts w:ascii="Calibri" w:eastAsia="Calibri" w:hAnsi="Calibri" w:cs="Calibri"/>
                              <w:color w:val="000000"/>
                            </w:rPr>
                            <w:delText>0.011</w:delText>
                          </w:r>
                        </w:del>
                        <w:customXmlDelRangeStart w:id="3994" w:author="William Mitchell" w:date="2021-05-19T13:24:00Z"/>
                      </w:sdtContent>
                    </w:sdt>
                    <w:customXmlDelRangeEnd w:id="3994"/>
                  </w:p>
                  <w:customXmlDelRangeStart w:id="3995" w:author="William Mitchell" w:date="2021-05-19T13:24:00Z"/>
                </w:sdtContent>
              </w:sdt>
              <w:customXmlDelRangeEnd w:id="3995"/>
            </w:tc>
            <w:tc>
              <w:tcPr>
                <w:tcW w:w="1797" w:type="dxa"/>
                <w:tcBorders>
                  <w:top w:val="nil"/>
                  <w:left w:val="nil"/>
                  <w:bottom w:val="single" w:sz="4" w:space="0" w:color="000000"/>
                  <w:right w:val="nil"/>
                </w:tcBorders>
                <w:shd w:val="clear" w:color="auto" w:fill="auto"/>
                <w:vAlign w:val="center"/>
              </w:tcPr>
              <w:customXmlDelRangeStart w:id="3996" w:author="William Mitchell" w:date="2021-05-19T13:24:00Z"/>
              <w:sdt>
                <w:sdtPr>
                  <w:tag w:val="goog_rdk_668"/>
                  <w:id w:val="-1158528640"/>
                </w:sdtPr>
                <w:sdtEndPr/>
                <w:sdtContent>
                  <w:customXmlDelRangeEnd w:id="3996"/>
                  <w:p w14:paraId="00000114" w14:textId="6147F76B" w:rsidR="001D5C46" w:rsidRDefault="00C146F4">
                    <w:pPr>
                      <w:spacing w:line="480" w:lineRule="auto"/>
                      <w:jc w:val="center"/>
                      <w:rPr>
                        <w:del w:id="3997" w:author="Billy Mitchell" w:date="2021-04-22T14:01:00Z"/>
                        <w:rFonts w:ascii="Calibri" w:eastAsia="Calibri" w:hAnsi="Calibri" w:cs="Calibri"/>
                        <w:color w:val="000000"/>
                      </w:rPr>
                    </w:pPr>
                    <w:customXmlDelRangeStart w:id="3998" w:author="William Mitchell" w:date="2021-05-19T13:24:00Z"/>
                    <w:sdt>
                      <w:sdtPr>
                        <w:tag w:val="goog_rdk_667"/>
                        <w:id w:val="1601137818"/>
                      </w:sdtPr>
                      <w:sdtEndPr/>
                      <w:sdtContent>
                        <w:customXmlDelRangeEnd w:id="3998"/>
                        <w:del w:id="3999" w:author="Billy Mitchell" w:date="2021-04-22T14:01:00Z">
                          <w:r w:rsidR="00D2411E">
                            <w:rPr>
                              <w:rFonts w:ascii="Calibri" w:eastAsia="Calibri" w:hAnsi="Calibri" w:cs="Calibri"/>
                              <w:color w:val="000000"/>
                            </w:rPr>
                            <w:delText>-4.327</w:delText>
                          </w:r>
                        </w:del>
                        <w:customXmlDelRangeStart w:id="4000" w:author="William Mitchell" w:date="2021-05-19T13:24:00Z"/>
                      </w:sdtContent>
                    </w:sdt>
                    <w:customXmlDelRangeEnd w:id="4000"/>
                  </w:p>
                  <w:customXmlDelRangeStart w:id="4001" w:author="William Mitchell" w:date="2021-05-19T13:24:00Z"/>
                </w:sdtContent>
              </w:sdt>
              <w:customXmlDelRangeEnd w:id="4001"/>
            </w:tc>
            <w:tc>
              <w:tcPr>
                <w:tcW w:w="723" w:type="dxa"/>
                <w:tcBorders>
                  <w:top w:val="nil"/>
                  <w:left w:val="nil"/>
                  <w:bottom w:val="single" w:sz="4" w:space="0" w:color="000000"/>
                  <w:right w:val="nil"/>
                </w:tcBorders>
                <w:shd w:val="clear" w:color="auto" w:fill="auto"/>
                <w:vAlign w:val="center"/>
              </w:tcPr>
              <w:customXmlDelRangeStart w:id="4002" w:author="William Mitchell" w:date="2021-05-19T13:24:00Z"/>
              <w:sdt>
                <w:sdtPr>
                  <w:tag w:val="goog_rdk_670"/>
                  <w:id w:val="-1776861639"/>
                </w:sdtPr>
                <w:sdtEndPr/>
                <w:sdtContent>
                  <w:customXmlDelRangeEnd w:id="4002"/>
                  <w:p w14:paraId="00000115" w14:textId="37BDB770" w:rsidR="001D5C46" w:rsidRDefault="00C146F4">
                    <w:pPr>
                      <w:spacing w:line="480" w:lineRule="auto"/>
                      <w:jc w:val="center"/>
                      <w:rPr>
                        <w:del w:id="4003" w:author="Billy Mitchell" w:date="2021-04-22T14:01:00Z"/>
                        <w:rFonts w:ascii="Calibri" w:eastAsia="Calibri" w:hAnsi="Calibri" w:cs="Calibri"/>
                        <w:color w:val="000000"/>
                      </w:rPr>
                    </w:pPr>
                    <w:customXmlDelRangeStart w:id="4004" w:author="William Mitchell" w:date="2021-05-19T13:24:00Z"/>
                    <w:sdt>
                      <w:sdtPr>
                        <w:tag w:val="goog_rdk_669"/>
                        <w:id w:val="278454137"/>
                      </w:sdtPr>
                      <w:sdtEndPr/>
                      <w:sdtContent>
                        <w:customXmlDelRangeEnd w:id="4004"/>
                        <w:del w:id="4005" w:author="Billy Mitchell" w:date="2021-04-22T14:01:00Z">
                          <w:r w:rsidR="00D2411E">
                            <w:rPr>
                              <w:rFonts w:ascii="Calibri" w:eastAsia="Calibri" w:hAnsi="Calibri" w:cs="Calibri"/>
                              <w:color w:val="000000"/>
                            </w:rPr>
                            <w:delText>5026</w:delText>
                          </w:r>
                        </w:del>
                        <w:customXmlDelRangeStart w:id="4006" w:author="William Mitchell" w:date="2021-05-19T13:24:00Z"/>
                      </w:sdtContent>
                    </w:sdt>
                    <w:customXmlDelRangeEnd w:id="4006"/>
                  </w:p>
                  <w:customXmlDelRangeStart w:id="4007" w:author="William Mitchell" w:date="2021-05-19T13:24:00Z"/>
                </w:sdtContent>
              </w:sdt>
              <w:customXmlDelRangeEnd w:id="4007"/>
            </w:tc>
            <w:tc>
              <w:tcPr>
                <w:tcW w:w="1077" w:type="dxa"/>
                <w:tcBorders>
                  <w:top w:val="nil"/>
                  <w:left w:val="nil"/>
                  <w:bottom w:val="single" w:sz="4" w:space="0" w:color="000000"/>
                  <w:right w:val="nil"/>
                </w:tcBorders>
                <w:shd w:val="clear" w:color="auto" w:fill="auto"/>
                <w:vAlign w:val="center"/>
              </w:tcPr>
              <w:customXmlDelRangeStart w:id="4008" w:author="William Mitchell" w:date="2021-05-19T13:24:00Z"/>
              <w:sdt>
                <w:sdtPr>
                  <w:tag w:val="goog_rdk_672"/>
                  <w:id w:val="556978681"/>
                </w:sdtPr>
                <w:sdtEndPr/>
                <w:sdtContent>
                  <w:customXmlDelRangeEnd w:id="4008"/>
                  <w:p w14:paraId="00000116" w14:textId="76F4D67F" w:rsidR="001D5C46" w:rsidRDefault="00C146F4">
                    <w:pPr>
                      <w:spacing w:line="480" w:lineRule="auto"/>
                      <w:jc w:val="right"/>
                      <w:rPr>
                        <w:del w:id="4009" w:author="Billy Mitchell" w:date="2021-04-22T14:01:00Z"/>
                        <w:rFonts w:ascii="Calibri" w:eastAsia="Calibri" w:hAnsi="Calibri" w:cs="Calibri"/>
                        <w:color w:val="000000"/>
                      </w:rPr>
                    </w:pPr>
                    <w:customXmlDelRangeStart w:id="4010" w:author="William Mitchell" w:date="2021-05-19T13:24:00Z"/>
                    <w:sdt>
                      <w:sdtPr>
                        <w:tag w:val="goog_rdk_671"/>
                        <w:id w:val="1777364158"/>
                      </w:sdtPr>
                      <w:sdtEndPr/>
                      <w:sdtContent>
                        <w:customXmlDelRangeEnd w:id="4010"/>
                        <w:del w:id="4011" w:author="Billy Mitchell" w:date="2021-04-22T14:01:00Z">
                          <w:r w:rsidR="00D2411E">
                            <w:rPr>
                              <w:rFonts w:ascii="Calibri" w:eastAsia="Calibri" w:hAnsi="Calibri" w:cs="Calibri"/>
                              <w:color w:val="000000"/>
                            </w:rPr>
                            <w:delText>&lt;</w:delText>
                          </w:r>
                        </w:del>
                        <w:customXmlDelRangeStart w:id="4012" w:author="William Mitchell" w:date="2021-05-19T13:24:00Z"/>
                      </w:sdtContent>
                    </w:sdt>
                    <w:customXmlDelRangeEnd w:id="4012"/>
                  </w:p>
                  <w:customXmlDelRangeStart w:id="4013" w:author="William Mitchell" w:date="2021-05-19T13:24:00Z"/>
                </w:sdtContent>
              </w:sdt>
              <w:customXmlDelRangeEnd w:id="4013"/>
            </w:tc>
            <w:tc>
              <w:tcPr>
                <w:tcW w:w="810" w:type="dxa"/>
                <w:tcBorders>
                  <w:top w:val="nil"/>
                  <w:left w:val="nil"/>
                  <w:bottom w:val="single" w:sz="4" w:space="0" w:color="000000"/>
                  <w:right w:val="nil"/>
                </w:tcBorders>
                <w:shd w:val="clear" w:color="auto" w:fill="auto"/>
                <w:vAlign w:val="center"/>
              </w:tcPr>
              <w:customXmlDelRangeStart w:id="4014" w:author="William Mitchell" w:date="2021-05-19T13:24:00Z"/>
              <w:sdt>
                <w:sdtPr>
                  <w:tag w:val="goog_rdk_674"/>
                  <w:id w:val="-973976672"/>
                </w:sdtPr>
                <w:sdtEndPr/>
                <w:sdtContent>
                  <w:customXmlDelRangeEnd w:id="4014"/>
                  <w:p w14:paraId="00000117" w14:textId="60485386" w:rsidR="001D5C46" w:rsidRDefault="00C146F4">
                    <w:pPr>
                      <w:spacing w:line="480" w:lineRule="auto"/>
                      <w:rPr>
                        <w:del w:id="4015" w:author="Billy Mitchell" w:date="2021-04-22T14:01:00Z"/>
                        <w:rFonts w:ascii="Calibri" w:eastAsia="Calibri" w:hAnsi="Calibri" w:cs="Calibri"/>
                        <w:color w:val="000000"/>
                      </w:rPr>
                    </w:pPr>
                    <w:customXmlDelRangeStart w:id="4016" w:author="William Mitchell" w:date="2021-05-19T13:24:00Z"/>
                    <w:sdt>
                      <w:sdtPr>
                        <w:tag w:val="goog_rdk_673"/>
                        <w:id w:val="-1534416720"/>
                      </w:sdtPr>
                      <w:sdtEndPr/>
                      <w:sdtContent>
                        <w:customXmlDelRangeEnd w:id="4016"/>
                        <w:del w:id="4017" w:author="Billy Mitchell" w:date="2021-04-22T14:01:00Z">
                          <w:r w:rsidR="00D2411E">
                            <w:rPr>
                              <w:rFonts w:ascii="Calibri" w:eastAsia="Calibri" w:hAnsi="Calibri" w:cs="Calibri"/>
                              <w:color w:val="000000"/>
                            </w:rPr>
                            <w:delText>0.001</w:delText>
                          </w:r>
                        </w:del>
                        <w:customXmlDelRangeStart w:id="4018" w:author="William Mitchell" w:date="2021-05-19T13:24:00Z"/>
                      </w:sdtContent>
                    </w:sdt>
                    <w:customXmlDelRangeEnd w:id="4018"/>
                  </w:p>
                  <w:customXmlDelRangeStart w:id="4019" w:author="William Mitchell" w:date="2021-05-19T13:24:00Z"/>
                </w:sdtContent>
              </w:sdt>
              <w:customXmlDelRangeEnd w:id="4019"/>
            </w:tc>
            <w:tc>
              <w:tcPr>
                <w:tcW w:w="630" w:type="dxa"/>
                <w:tcBorders>
                  <w:top w:val="nil"/>
                  <w:left w:val="nil"/>
                  <w:bottom w:val="single" w:sz="4" w:space="0" w:color="000000"/>
                  <w:right w:val="nil"/>
                </w:tcBorders>
                <w:shd w:val="clear" w:color="auto" w:fill="auto"/>
                <w:vAlign w:val="center"/>
              </w:tcPr>
              <w:customXmlDelRangeStart w:id="4020" w:author="William Mitchell" w:date="2021-05-19T13:24:00Z"/>
              <w:sdt>
                <w:sdtPr>
                  <w:tag w:val="goog_rdk_676"/>
                  <w:id w:val="1192263024"/>
                </w:sdtPr>
                <w:sdtEndPr/>
                <w:sdtContent>
                  <w:customXmlDelRangeEnd w:id="4020"/>
                  <w:p w14:paraId="00000118" w14:textId="52E8AA10" w:rsidR="001D5C46" w:rsidRDefault="00C146F4">
                    <w:pPr>
                      <w:spacing w:line="480" w:lineRule="auto"/>
                      <w:rPr>
                        <w:del w:id="4021" w:author="Billy Mitchell" w:date="2021-04-22T14:01:00Z"/>
                        <w:rFonts w:ascii="Calibri" w:eastAsia="Calibri" w:hAnsi="Calibri" w:cs="Calibri"/>
                        <w:color w:val="000000"/>
                      </w:rPr>
                    </w:pPr>
                    <w:customXmlDelRangeStart w:id="4022" w:author="William Mitchell" w:date="2021-05-19T13:24:00Z"/>
                    <w:sdt>
                      <w:sdtPr>
                        <w:tag w:val="goog_rdk_675"/>
                        <w:id w:val="2059656572"/>
                      </w:sdtPr>
                      <w:sdtEndPr/>
                      <w:sdtContent>
                        <w:customXmlDelRangeEnd w:id="4022"/>
                        <w:del w:id="4023" w:author="Billy Mitchell" w:date="2021-04-22T14:01:00Z">
                          <w:r w:rsidR="00D2411E">
                            <w:rPr>
                              <w:rFonts w:ascii="Calibri" w:eastAsia="Calibri" w:hAnsi="Calibri" w:cs="Calibri"/>
                              <w:color w:val="000000"/>
                            </w:rPr>
                            <w:delText>***</w:delText>
                          </w:r>
                        </w:del>
                        <w:customXmlDelRangeStart w:id="4024" w:author="William Mitchell" w:date="2021-05-19T13:24:00Z"/>
                      </w:sdtContent>
                    </w:sdt>
                    <w:customXmlDelRangeEnd w:id="4024"/>
                  </w:p>
                  <w:customXmlDelRangeStart w:id="4025" w:author="William Mitchell" w:date="2021-05-19T13:24:00Z"/>
                </w:sdtContent>
              </w:sdt>
              <w:customXmlDelRangeEnd w:id="4025"/>
            </w:tc>
          </w:tr>
          <w:customXmlDelRangeStart w:id="4026" w:author="William Mitchell" w:date="2021-05-19T13:24:00Z"/>
        </w:sdtContent>
      </w:sdt>
      <w:customXmlDelRangeEnd w:id="4026"/>
      <w:customXmlDelRangeStart w:id="4027" w:author="William Mitchell" w:date="2021-05-19T13:24:00Z"/>
      <w:sdt>
        <w:sdtPr>
          <w:tag w:val="goog_rdk_677"/>
          <w:id w:val="-1974199811"/>
        </w:sdtPr>
        <w:sdtEndPr/>
        <w:sdtContent>
          <w:customXmlDelRangeEnd w:id="4027"/>
          <w:tr w:rsidR="001D5C46" w14:paraId="12864C52" w14:textId="77777777">
            <w:trPr>
              <w:trHeight w:val="600"/>
              <w:del w:id="4028" w:author="Billy Mitchell" w:date="2021-04-22T14:01:00Z"/>
            </w:trPr>
            <w:tc>
              <w:tcPr>
                <w:tcW w:w="3484" w:type="dxa"/>
                <w:tcBorders>
                  <w:top w:val="nil"/>
                  <w:left w:val="nil"/>
                  <w:bottom w:val="nil"/>
                  <w:right w:val="nil"/>
                </w:tcBorders>
                <w:shd w:val="clear" w:color="auto" w:fill="auto"/>
                <w:vAlign w:val="center"/>
              </w:tcPr>
              <w:customXmlDelRangeStart w:id="4029" w:author="William Mitchell" w:date="2021-05-19T13:24:00Z"/>
              <w:sdt>
                <w:sdtPr>
                  <w:tag w:val="goog_rdk_679"/>
                  <w:id w:val="2124426110"/>
                </w:sdtPr>
                <w:sdtEndPr/>
                <w:sdtContent>
                  <w:customXmlDelRangeEnd w:id="4029"/>
                  <w:p w14:paraId="00000119" w14:textId="60B713F8" w:rsidR="001D5C46" w:rsidRDefault="00C146F4">
                    <w:pPr>
                      <w:spacing w:line="480" w:lineRule="auto"/>
                      <w:jc w:val="center"/>
                      <w:rPr>
                        <w:del w:id="4030" w:author="Billy Mitchell" w:date="2021-04-22T14:01:00Z"/>
                        <w:i/>
                        <w:color w:val="000000"/>
                      </w:rPr>
                    </w:pPr>
                    <w:customXmlDelRangeStart w:id="4031" w:author="William Mitchell" w:date="2021-05-19T13:24:00Z"/>
                    <w:sdt>
                      <w:sdtPr>
                        <w:tag w:val="goog_rdk_678"/>
                        <w:id w:val="633990066"/>
                      </w:sdtPr>
                      <w:sdtEndPr/>
                      <w:sdtContent>
                        <w:customXmlDelRangeEnd w:id="4031"/>
                        <w:del w:id="4032" w:author="Billy Mitchell" w:date="2021-04-22T14:01:00Z">
                          <w:r w:rsidR="00D2411E">
                            <w:rPr>
                              <w:i/>
                              <w:color w:val="000000"/>
                            </w:rPr>
                            <w:delText>Nacc, Child &amp; vmPFC, Adult v.       Nacc, Adults &amp; vmPFC, Child</w:delText>
                          </w:r>
                        </w:del>
                        <w:customXmlDelRangeStart w:id="4033" w:author="William Mitchell" w:date="2021-05-19T13:24:00Z"/>
                      </w:sdtContent>
                    </w:sdt>
                    <w:customXmlDelRangeEnd w:id="4033"/>
                  </w:p>
                  <w:customXmlDelRangeStart w:id="4034" w:author="William Mitchell" w:date="2021-05-19T13:24:00Z"/>
                </w:sdtContent>
              </w:sdt>
              <w:customXmlDelRangeEnd w:id="4034"/>
            </w:tc>
            <w:tc>
              <w:tcPr>
                <w:tcW w:w="1463" w:type="dxa"/>
                <w:tcBorders>
                  <w:top w:val="nil"/>
                  <w:left w:val="nil"/>
                  <w:bottom w:val="nil"/>
                  <w:right w:val="nil"/>
                </w:tcBorders>
                <w:shd w:val="clear" w:color="auto" w:fill="auto"/>
                <w:vAlign w:val="center"/>
              </w:tcPr>
              <w:customXmlDelRangeStart w:id="4035" w:author="William Mitchell" w:date="2021-05-19T13:24:00Z"/>
              <w:sdt>
                <w:sdtPr>
                  <w:tag w:val="goog_rdk_681"/>
                  <w:id w:val="1790856841"/>
                </w:sdtPr>
                <w:sdtEndPr/>
                <w:sdtContent>
                  <w:customXmlDelRangeEnd w:id="4035"/>
                  <w:p w14:paraId="0000011A" w14:textId="303B077F" w:rsidR="001D5C46" w:rsidRDefault="00C146F4">
                    <w:pPr>
                      <w:spacing w:line="480" w:lineRule="auto"/>
                      <w:jc w:val="center"/>
                      <w:rPr>
                        <w:del w:id="4036" w:author="Billy Mitchell" w:date="2021-04-22T14:01:00Z"/>
                        <w:rFonts w:ascii="Calibri" w:eastAsia="Calibri" w:hAnsi="Calibri" w:cs="Calibri"/>
                        <w:color w:val="000000"/>
                      </w:rPr>
                    </w:pPr>
                    <w:customXmlDelRangeStart w:id="4037" w:author="William Mitchell" w:date="2021-05-19T13:24:00Z"/>
                    <w:sdt>
                      <w:sdtPr>
                        <w:tag w:val="goog_rdk_680"/>
                        <w:id w:val="-1019149281"/>
                      </w:sdtPr>
                      <w:sdtEndPr/>
                      <w:sdtContent>
                        <w:customXmlDelRangeEnd w:id="4037"/>
                        <w:del w:id="4038" w:author="Billy Mitchell" w:date="2021-04-22T14:01:00Z">
                          <w:r w:rsidR="00D2411E">
                            <w:rPr>
                              <w:rFonts w:ascii="Calibri" w:eastAsia="Calibri" w:hAnsi="Calibri" w:cs="Calibri"/>
                              <w:color w:val="000000"/>
                            </w:rPr>
                            <w:delText>0.033</w:delText>
                          </w:r>
                        </w:del>
                        <w:customXmlDelRangeStart w:id="4039" w:author="William Mitchell" w:date="2021-05-19T13:24:00Z"/>
                      </w:sdtContent>
                    </w:sdt>
                    <w:customXmlDelRangeEnd w:id="4039"/>
                  </w:p>
                  <w:customXmlDelRangeStart w:id="4040" w:author="William Mitchell" w:date="2021-05-19T13:24:00Z"/>
                </w:sdtContent>
              </w:sdt>
              <w:customXmlDelRangeEnd w:id="4040"/>
            </w:tc>
            <w:tc>
              <w:tcPr>
                <w:tcW w:w="764" w:type="dxa"/>
                <w:tcBorders>
                  <w:top w:val="nil"/>
                  <w:left w:val="nil"/>
                  <w:bottom w:val="nil"/>
                  <w:right w:val="nil"/>
                </w:tcBorders>
                <w:shd w:val="clear" w:color="auto" w:fill="auto"/>
                <w:vAlign w:val="center"/>
              </w:tcPr>
              <w:customXmlDelRangeStart w:id="4041" w:author="William Mitchell" w:date="2021-05-19T13:24:00Z"/>
              <w:sdt>
                <w:sdtPr>
                  <w:tag w:val="goog_rdk_683"/>
                  <w:id w:val="-132247701"/>
                </w:sdtPr>
                <w:sdtEndPr/>
                <w:sdtContent>
                  <w:customXmlDelRangeEnd w:id="4041"/>
                  <w:p w14:paraId="0000011B" w14:textId="2EC74101" w:rsidR="001D5C46" w:rsidRDefault="00C146F4">
                    <w:pPr>
                      <w:spacing w:line="480" w:lineRule="auto"/>
                      <w:jc w:val="center"/>
                      <w:rPr>
                        <w:del w:id="4042" w:author="Billy Mitchell" w:date="2021-04-22T14:01:00Z"/>
                        <w:rFonts w:ascii="Calibri" w:eastAsia="Calibri" w:hAnsi="Calibri" w:cs="Calibri"/>
                        <w:color w:val="000000"/>
                      </w:rPr>
                    </w:pPr>
                    <w:customXmlDelRangeStart w:id="4043" w:author="William Mitchell" w:date="2021-05-19T13:24:00Z"/>
                    <w:sdt>
                      <w:sdtPr>
                        <w:tag w:val="goog_rdk_682"/>
                        <w:id w:val="752558314"/>
                      </w:sdtPr>
                      <w:sdtEndPr/>
                      <w:sdtContent>
                        <w:customXmlDelRangeEnd w:id="4043"/>
                        <w:del w:id="4044" w:author="Billy Mitchell" w:date="2021-04-22T14:01:00Z">
                          <w:r w:rsidR="00D2411E">
                            <w:rPr>
                              <w:rFonts w:ascii="Calibri" w:eastAsia="Calibri" w:hAnsi="Calibri" w:cs="Calibri"/>
                              <w:color w:val="000000"/>
                            </w:rPr>
                            <w:delText>0.012</w:delText>
                          </w:r>
                        </w:del>
                        <w:customXmlDelRangeStart w:id="4045" w:author="William Mitchell" w:date="2021-05-19T13:24:00Z"/>
                      </w:sdtContent>
                    </w:sdt>
                    <w:customXmlDelRangeEnd w:id="4045"/>
                  </w:p>
                  <w:customXmlDelRangeStart w:id="4046" w:author="William Mitchell" w:date="2021-05-19T13:24:00Z"/>
                </w:sdtContent>
              </w:sdt>
              <w:customXmlDelRangeEnd w:id="4046"/>
            </w:tc>
            <w:tc>
              <w:tcPr>
                <w:tcW w:w="1797" w:type="dxa"/>
                <w:tcBorders>
                  <w:top w:val="nil"/>
                  <w:left w:val="nil"/>
                  <w:bottom w:val="nil"/>
                  <w:right w:val="nil"/>
                </w:tcBorders>
                <w:shd w:val="clear" w:color="auto" w:fill="auto"/>
                <w:vAlign w:val="center"/>
              </w:tcPr>
              <w:customXmlDelRangeStart w:id="4047" w:author="William Mitchell" w:date="2021-05-19T13:24:00Z"/>
              <w:sdt>
                <w:sdtPr>
                  <w:tag w:val="goog_rdk_685"/>
                  <w:id w:val="-1564402172"/>
                </w:sdtPr>
                <w:sdtEndPr/>
                <w:sdtContent>
                  <w:customXmlDelRangeEnd w:id="4047"/>
                  <w:p w14:paraId="0000011C" w14:textId="291286A3" w:rsidR="001D5C46" w:rsidRDefault="00C146F4">
                    <w:pPr>
                      <w:spacing w:line="480" w:lineRule="auto"/>
                      <w:jc w:val="center"/>
                      <w:rPr>
                        <w:del w:id="4048" w:author="Billy Mitchell" w:date="2021-04-22T14:01:00Z"/>
                        <w:rFonts w:ascii="Calibri" w:eastAsia="Calibri" w:hAnsi="Calibri" w:cs="Calibri"/>
                        <w:color w:val="000000"/>
                      </w:rPr>
                    </w:pPr>
                    <w:customXmlDelRangeStart w:id="4049" w:author="William Mitchell" w:date="2021-05-19T13:24:00Z"/>
                    <w:sdt>
                      <w:sdtPr>
                        <w:tag w:val="goog_rdk_684"/>
                        <w:id w:val="-823964407"/>
                      </w:sdtPr>
                      <w:sdtEndPr/>
                      <w:sdtContent>
                        <w:customXmlDelRangeEnd w:id="4049"/>
                        <w:del w:id="4050" w:author="Billy Mitchell" w:date="2021-04-22T14:01:00Z">
                          <w:r w:rsidR="00D2411E">
                            <w:rPr>
                              <w:rFonts w:ascii="Calibri" w:eastAsia="Calibri" w:hAnsi="Calibri" w:cs="Calibri"/>
                              <w:color w:val="000000"/>
                            </w:rPr>
                            <w:delText>2.723</w:delText>
                          </w:r>
                        </w:del>
                        <w:customXmlDelRangeStart w:id="4051" w:author="William Mitchell" w:date="2021-05-19T13:24:00Z"/>
                      </w:sdtContent>
                    </w:sdt>
                    <w:customXmlDelRangeEnd w:id="4051"/>
                  </w:p>
                  <w:customXmlDelRangeStart w:id="4052" w:author="William Mitchell" w:date="2021-05-19T13:24:00Z"/>
                </w:sdtContent>
              </w:sdt>
              <w:customXmlDelRangeEnd w:id="4052"/>
            </w:tc>
            <w:tc>
              <w:tcPr>
                <w:tcW w:w="723" w:type="dxa"/>
                <w:tcBorders>
                  <w:top w:val="nil"/>
                  <w:left w:val="nil"/>
                  <w:bottom w:val="nil"/>
                  <w:right w:val="nil"/>
                </w:tcBorders>
                <w:shd w:val="clear" w:color="auto" w:fill="auto"/>
                <w:vAlign w:val="center"/>
              </w:tcPr>
              <w:customXmlDelRangeStart w:id="4053" w:author="William Mitchell" w:date="2021-05-19T13:24:00Z"/>
              <w:sdt>
                <w:sdtPr>
                  <w:tag w:val="goog_rdk_687"/>
                  <w:id w:val="902642707"/>
                </w:sdtPr>
                <w:sdtEndPr/>
                <w:sdtContent>
                  <w:customXmlDelRangeEnd w:id="4053"/>
                  <w:p w14:paraId="0000011D" w14:textId="5397B53B" w:rsidR="001D5C46" w:rsidRDefault="00C146F4">
                    <w:pPr>
                      <w:spacing w:line="480" w:lineRule="auto"/>
                      <w:jc w:val="center"/>
                      <w:rPr>
                        <w:del w:id="4054" w:author="Billy Mitchell" w:date="2021-04-22T14:01:00Z"/>
                        <w:rFonts w:ascii="Calibri" w:eastAsia="Calibri" w:hAnsi="Calibri" w:cs="Calibri"/>
                        <w:color w:val="000000"/>
                      </w:rPr>
                    </w:pPr>
                    <w:customXmlDelRangeStart w:id="4055" w:author="William Mitchell" w:date="2021-05-19T13:24:00Z"/>
                    <w:sdt>
                      <w:sdtPr>
                        <w:tag w:val="goog_rdk_686"/>
                        <w:id w:val="-713192421"/>
                      </w:sdtPr>
                      <w:sdtEndPr/>
                      <w:sdtContent>
                        <w:customXmlDelRangeEnd w:id="4055"/>
                        <w:del w:id="4056" w:author="Billy Mitchell" w:date="2021-04-22T14:01:00Z">
                          <w:r w:rsidR="00D2411E">
                            <w:rPr>
                              <w:rFonts w:ascii="Calibri" w:eastAsia="Calibri" w:hAnsi="Calibri" w:cs="Calibri"/>
                              <w:color w:val="000000"/>
                            </w:rPr>
                            <w:delText>5018</w:delText>
                          </w:r>
                        </w:del>
                        <w:customXmlDelRangeStart w:id="4057" w:author="William Mitchell" w:date="2021-05-19T13:24:00Z"/>
                      </w:sdtContent>
                    </w:sdt>
                    <w:customXmlDelRangeEnd w:id="4057"/>
                  </w:p>
                  <w:customXmlDelRangeStart w:id="4058" w:author="William Mitchell" w:date="2021-05-19T13:24:00Z"/>
                </w:sdtContent>
              </w:sdt>
              <w:customXmlDelRangeEnd w:id="4058"/>
            </w:tc>
            <w:tc>
              <w:tcPr>
                <w:tcW w:w="1077" w:type="dxa"/>
                <w:tcBorders>
                  <w:top w:val="nil"/>
                  <w:left w:val="nil"/>
                  <w:bottom w:val="nil"/>
                  <w:right w:val="nil"/>
                </w:tcBorders>
                <w:shd w:val="clear" w:color="auto" w:fill="auto"/>
                <w:vAlign w:val="center"/>
              </w:tcPr>
              <w:customXmlDelRangeStart w:id="4059" w:author="William Mitchell" w:date="2021-05-19T13:24:00Z"/>
              <w:sdt>
                <w:sdtPr>
                  <w:tag w:val="goog_rdk_689"/>
                  <w:id w:val="484048693"/>
                </w:sdtPr>
                <w:sdtEndPr/>
                <w:sdtContent>
                  <w:customXmlDelRangeEnd w:id="4059"/>
                  <w:p w14:paraId="0000011E" w14:textId="4508D633" w:rsidR="001D5C46" w:rsidRDefault="00C146F4">
                    <w:pPr>
                      <w:spacing w:line="480" w:lineRule="auto"/>
                      <w:rPr>
                        <w:del w:id="4060" w:author="Billy Mitchell" w:date="2021-04-22T14:01:00Z"/>
                        <w:rFonts w:ascii="Calibri" w:eastAsia="Calibri" w:hAnsi="Calibri" w:cs="Calibri"/>
                        <w:color w:val="000000"/>
                      </w:rPr>
                    </w:pPr>
                    <w:customXmlDelRangeStart w:id="4061" w:author="William Mitchell" w:date="2021-05-19T13:24:00Z"/>
                    <w:sdt>
                      <w:sdtPr>
                        <w:tag w:val="goog_rdk_688"/>
                        <w:id w:val="7416123"/>
                      </w:sdtPr>
                      <w:sdtEndPr/>
                      <w:sdtContent>
                        <w:customXmlDelRangeEnd w:id="4061"/>
                        <w:del w:id="4062" w:author="Billy Mitchell" w:date="2021-04-22T14:01:00Z">
                          <w:r w:rsidR="00D2411E">
                            <w:rPr>
                              <w:rFonts w:ascii="Calibri" w:eastAsia="Calibri" w:hAnsi="Calibri" w:cs="Calibri"/>
                              <w:color w:val="000000"/>
                            </w:rPr>
                            <w:delText> </w:delText>
                          </w:r>
                        </w:del>
                        <w:customXmlDelRangeStart w:id="4063" w:author="William Mitchell" w:date="2021-05-19T13:24:00Z"/>
                      </w:sdtContent>
                    </w:sdt>
                    <w:customXmlDelRangeEnd w:id="4063"/>
                  </w:p>
                  <w:customXmlDelRangeStart w:id="4064" w:author="William Mitchell" w:date="2021-05-19T13:24:00Z"/>
                </w:sdtContent>
              </w:sdt>
              <w:customXmlDelRangeEnd w:id="4064"/>
            </w:tc>
            <w:tc>
              <w:tcPr>
                <w:tcW w:w="810" w:type="dxa"/>
                <w:tcBorders>
                  <w:top w:val="nil"/>
                  <w:left w:val="nil"/>
                  <w:bottom w:val="nil"/>
                  <w:right w:val="nil"/>
                </w:tcBorders>
                <w:shd w:val="clear" w:color="auto" w:fill="auto"/>
                <w:vAlign w:val="center"/>
              </w:tcPr>
              <w:customXmlDelRangeStart w:id="4065" w:author="William Mitchell" w:date="2021-05-19T13:24:00Z"/>
              <w:sdt>
                <w:sdtPr>
                  <w:tag w:val="goog_rdk_691"/>
                  <w:id w:val="2070526042"/>
                </w:sdtPr>
                <w:sdtEndPr/>
                <w:sdtContent>
                  <w:customXmlDelRangeEnd w:id="4065"/>
                  <w:p w14:paraId="0000011F" w14:textId="312ADD41" w:rsidR="001D5C46" w:rsidRDefault="00C146F4">
                    <w:pPr>
                      <w:spacing w:line="480" w:lineRule="auto"/>
                      <w:rPr>
                        <w:del w:id="4066" w:author="Billy Mitchell" w:date="2021-04-22T14:01:00Z"/>
                        <w:rFonts w:ascii="Calibri" w:eastAsia="Calibri" w:hAnsi="Calibri" w:cs="Calibri"/>
                        <w:color w:val="000000"/>
                      </w:rPr>
                    </w:pPr>
                    <w:customXmlDelRangeStart w:id="4067" w:author="William Mitchell" w:date="2021-05-19T13:24:00Z"/>
                    <w:sdt>
                      <w:sdtPr>
                        <w:tag w:val="goog_rdk_690"/>
                        <w:id w:val="235665448"/>
                      </w:sdtPr>
                      <w:sdtEndPr/>
                      <w:sdtContent>
                        <w:customXmlDelRangeEnd w:id="4067"/>
                        <w:del w:id="4068" w:author="Billy Mitchell" w:date="2021-04-22T14:01:00Z">
                          <w:r w:rsidR="00D2411E">
                            <w:rPr>
                              <w:rFonts w:ascii="Calibri" w:eastAsia="Calibri" w:hAnsi="Calibri" w:cs="Calibri"/>
                              <w:color w:val="000000"/>
                            </w:rPr>
                            <w:delText>0.102</w:delText>
                          </w:r>
                        </w:del>
                        <w:customXmlDelRangeStart w:id="4069" w:author="William Mitchell" w:date="2021-05-19T13:24:00Z"/>
                      </w:sdtContent>
                    </w:sdt>
                    <w:customXmlDelRangeEnd w:id="4069"/>
                  </w:p>
                  <w:customXmlDelRangeStart w:id="4070" w:author="William Mitchell" w:date="2021-05-19T13:24:00Z"/>
                </w:sdtContent>
              </w:sdt>
              <w:customXmlDelRangeEnd w:id="4070"/>
            </w:tc>
            <w:tc>
              <w:tcPr>
                <w:tcW w:w="630" w:type="dxa"/>
                <w:tcBorders>
                  <w:top w:val="nil"/>
                  <w:left w:val="nil"/>
                  <w:bottom w:val="nil"/>
                  <w:right w:val="nil"/>
                </w:tcBorders>
                <w:shd w:val="clear" w:color="auto" w:fill="auto"/>
                <w:vAlign w:val="center"/>
              </w:tcPr>
              <w:customXmlDelRangeStart w:id="4071" w:author="William Mitchell" w:date="2021-05-19T13:24:00Z"/>
              <w:sdt>
                <w:sdtPr>
                  <w:tag w:val="goog_rdk_693"/>
                  <w:id w:val="2044089580"/>
                </w:sdtPr>
                <w:sdtEndPr/>
                <w:sdtContent>
                  <w:customXmlDelRangeEnd w:id="4071"/>
                  <w:p w14:paraId="00000120" w14:textId="08A5EE63" w:rsidR="001D5C46" w:rsidRDefault="00C146F4">
                    <w:pPr>
                      <w:spacing w:line="480" w:lineRule="auto"/>
                      <w:rPr>
                        <w:del w:id="4072" w:author="Billy Mitchell" w:date="2021-04-22T14:01:00Z"/>
                        <w:rFonts w:ascii="Calibri" w:eastAsia="Calibri" w:hAnsi="Calibri" w:cs="Calibri"/>
                        <w:color w:val="000000"/>
                      </w:rPr>
                    </w:pPr>
                    <w:customXmlDelRangeStart w:id="4073" w:author="William Mitchell" w:date="2021-05-19T13:24:00Z"/>
                    <w:sdt>
                      <w:sdtPr>
                        <w:tag w:val="goog_rdk_692"/>
                        <w:id w:val="-1231234347"/>
                      </w:sdtPr>
                      <w:sdtEndPr/>
                      <w:sdtContent>
                        <w:customXmlDelRangeEnd w:id="4073"/>
                        <w:del w:id="4074" w:author="Billy Mitchell" w:date="2021-04-22T14:01:00Z">
                          <w:r w:rsidR="00D2411E">
                            <w:rPr>
                              <w:rFonts w:ascii="Calibri" w:eastAsia="Calibri" w:hAnsi="Calibri" w:cs="Calibri"/>
                              <w:color w:val="000000"/>
                            </w:rPr>
                            <w:delText> </w:delText>
                          </w:r>
                        </w:del>
                        <w:customXmlDelRangeStart w:id="4075" w:author="William Mitchell" w:date="2021-05-19T13:24:00Z"/>
                      </w:sdtContent>
                    </w:sdt>
                    <w:customXmlDelRangeEnd w:id="4075"/>
                  </w:p>
                  <w:customXmlDelRangeStart w:id="4076" w:author="William Mitchell" w:date="2021-05-19T13:24:00Z"/>
                </w:sdtContent>
              </w:sdt>
              <w:customXmlDelRangeEnd w:id="4076"/>
            </w:tc>
          </w:tr>
          <w:customXmlDelRangeStart w:id="4077" w:author="William Mitchell" w:date="2021-05-19T13:24:00Z"/>
        </w:sdtContent>
      </w:sdt>
      <w:customXmlDelRangeEnd w:id="4077"/>
    </w:tbl>
    <w:p w14:paraId="00000121" w14:textId="22C18877" w:rsidR="001D5C46" w:rsidRDefault="001D5C46">
      <w:pPr>
        <w:spacing w:line="480" w:lineRule="auto"/>
        <w:rPr>
          <w:b/>
          <w:color w:val="000000"/>
        </w:rPr>
      </w:pPr>
    </w:p>
    <w:p w14:paraId="00000122" w14:textId="3FC5CBCA" w:rsidR="001D5C46" w:rsidDel="001B1DC8" w:rsidRDefault="00D2411E">
      <w:pPr>
        <w:spacing w:line="480" w:lineRule="auto"/>
        <w:rPr>
          <w:del w:id="4078" w:author="Billy Mitchell" w:date="2021-05-18T18:31:00Z"/>
          <w:b/>
          <w:color w:val="000000"/>
        </w:rPr>
      </w:pPr>
      <w:del w:id="4079" w:author="Billy Mitchell" w:date="2021-05-18T18:31:00Z">
        <w:r w:rsidDel="001B1DC8">
          <w:lastRenderedPageBreak/>
          <w:br w:type="page"/>
        </w:r>
      </w:del>
    </w:p>
    <w:p w14:paraId="24A40488" w14:textId="09A74B39" w:rsidR="008B4807" w:rsidRDefault="00D2411E">
      <w:pPr>
        <w:spacing w:line="480" w:lineRule="auto"/>
      </w:pPr>
      <w:r>
        <w:lastRenderedPageBreak/>
        <w:br w:type="page"/>
      </w:r>
      <w:customXmlDelRangeStart w:id="4080" w:author="William Mitchell" w:date="2021-05-19T13:24:00Z"/>
      <w:sdt>
        <w:sdtPr>
          <w:tag w:val="goog_rdk_694"/>
          <w:id w:val="963622104"/>
        </w:sdtPr>
        <w:sdtEndPr/>
        <w:sdtContent>
          <w:customXmlDelRangeEnd w:id="4080"/>
          <w:customXmlDelRangeStart w:id="4081" w:author="William Mitchell" w:date="2021-05-19T13:24:00Z"/>
        </w:sdtContent>
      </w:sdt>
      <w:customXmlDelRangeEnd w:id="4081"/>
      <w:ins w:id="4082" w:author="Billy Mitchell" w:date="2021-05-18T18:31:00Z">
        <w:r w:rsidR="001B1DC8">
          <w:fldChar w:fldCharType="begin"/>
        </w:r>
        <w:r w:rsidR="001B1DC8">
          <w:instrText xml:space="preserve"> LINK </w:instrText>
        </w:r>
      </w:ins>
      <w:r w:rsidR="008B4807">
        <w:instrText xml:space="preserve">Excel.Sheet.12 "C:\\Users\\Administrator\\Dropbox\\My PC (UncleSplashysSaddnessEmporium)\\Desktop\\Grad School\\Projects, Current\\RSA\\Products\\Manuscript\\Tables\\Tables.xlsx" "Age &amp; Valence!R2C2:R16C9" </w:instrText>
      </w:r>
      <w:ins w:id="4083" w:author="Billy Mitchell" w:date="2021-05-18T18:31:00Z">
        <w:r w:rsidR="001B1DC8">
          <w:instrText xml:space="preserve">\a \f 4 \h </w:instrText>
        </w:r>
      </w:ins>
      <w:r w:rsidR="001B1DC8">
        <w:instrText xml:space="preserve"> \* MERGEFORMAT </w:instrText>
      </w:r>
      <w:ins w:id="4084" w:author="Billy Mitchell" w:date="2021-05-18T18:31:00Z">
        <w:r w:rsidR="008B4807">
          <w:fldChar w:fldCharType="separate"/>
        </w:r>
      </w:ins>
    </w:p>
    <w:tbl>
      <w:tblPr>
        <w:tblW w:w="9006" w:type="dxa"/>
        <w:tblLook w:val="04A0" w:firstRow="1" w:lastRow="0" w:firstColumn="1" w:lastColumn="0" w:noHBand="0" w:noVBand="1"/>
      </w:tblPr>
      <w:tblGrid>
        <w:gridCol w:w="3320"/>
        <w:gridCol w:w="1260"/>
        <w:gridCol w:w="717"/>
        <w:gridCol w:w="1173"/>
        <w:gridCol w:w="773"/>
        <w:gridCol w:w="333"/>
        <w:gridCol w:w="1071"/>
        <w:gridCol w:w="532"/>
        <w:tblGridChange w:id="4085">
          <w:tblGrid>
            <w:gridCol w:w="3320"/>
            <w:gridCol w:w="1260"/>
            <w:gridCol w:w="717"/>
            <w:gridCol w:w="1173"/>
            <w:gridCol w:w="773"/>
            <w:gridCol w:w="333"/>
            <w:gridCol w:w="1071"/>
            <w:gridCol w:w="532"/>
          </w:tblGrid>
        </w:tblGridChange>
      </w:tblGrid>
      <w:tr w:rsidR="008B4807" w:rsidRPr="008B4807" w14:paraId="5A350C9D" w14:textId="77777777" w:rsidTr="008B4807">
        <w:trPr>
          <w:divId w:val="1997344894"/>
          <w:trHeight w:val="405"/>
          <w:ins w:id="4086" w:author="Billy" w:date="2021-06-16T00:01:00Z"/>
        </w:trPr>
        <w:tc>
          <w:tcPr>
            <w:tcW w:w="3320" w:type="dxa"/>
            <w:tcBorders>
              <w:top w:val="single" w:sz="8" w:space="0" w:color="auto"/>
              <w:left w:val="single" w:sz="8" w:space="0" w:color="auto"/>
              <w:bottom w:val="single" w:sz="8" w:space="0" w:color="auto"/>
              <w:right w:val="nil"/>
            </w:tcBorders>
            <w:shd w:val="clear" w:color="000000" w:fill="F2F2F2"/>
            <w:vAlign w:val="bottom"/>
            <w:hideMark/>
          </w:tcPr>
          <w:p w14:paraId="4D46D1A0" w14:textId="2F7E8AEA" w:rsidR="008B4807" w:rsidRPr="008B4807" w:rsidRDefault="008B4807" w:rsidP="008B4807">
            <w:pPr>
              <w:jc w:val="center"/>
              <w:rPr>
                <w:ins w:id="4087" w:author="Billy" w:date="2021-06-16T00:01:00Z"/>
                <w:rFonts w:ascii="Calibri" w:eastAsia="Times New Roman" w:hAnsi="Calibri" w:cs="Calibri"/>
                <w:b/>
                <w:bCs/>
                <w:color w:val="000000"/>
                <w:sz w:val="22"/>
                <w:szCs w:val="22"/>
                <w:lang w:val="en-US"/>
                <w:rPrChange w:id="4088" w:author="Billy" w:date="2021-06-16T00:01:00Z">
                  <w:rPr>
                    <w:ins w:id="4089" w:author="Billy" w:date="2021-06-16T00:01:00Z"/>
                    <w:rFonts w:ascii="Calibri" w:hAnsi="Calibri" w:cs="Calibri"/>
                    <w:b/>
                    <w:bCs/>
                    <w:color w:val="000000"/>
                    <w:sz w:val="22"/>
                    <w:szCs w:val="22"/>
                  </w:rPr>
                </w:rPrChange>
              </w:rPr>
            </w:pPr>
            <w:ins w:id="4090" w:author="Billy" w:date="2021-06-16T00:01:00Z">
              <w:r w:rsidRPr="008B4807">
                <w:rPr>
                  <w:rFonts w:ascii="Calibri" w:eastAsia="Times New Roman" w:hAnsi="Calibri" w:cs="Calibri"/>
                  <w:b/>
                  <w:bCs/>
                  <w:color w:val="000000"/>
                  <w:sz w:val="22"/>
                  <w:szCs w:val="22"/>
                  <w:lang w:val="en-US"/>
                  <w:rPrChange w:id="4091" w:author="Billy" w:date="2021-06-16T00:01:00Z">
                    <w:rPr>
                      <w:rFonts w:ascii="Calibri" w:hAnsi="Calibri" w:cs="Calibri"/>
                      <w:b/>
                      <w:bCs/>
                      <w:color w:val="000000"/>
                      <w:sz w:val="22"/>
                      <w:szCs w:val="22"/>
                    </w:rPr>
                  </w:rPrChange>
                </w:rPr>
                <w:lastRenderedPageBreak/>
                <w:t>Contrasts</w:t>
              </w:r>
            </w:ins>
          </w:p>
        </w:tc>
        <w:tc>
          <w:tcPr>
            <w:tcW w:w="1260" w:type="dxa"/>
            <w:tcBorders>
              <w:top w:val="single" w:sz="8" w:space="0" w:color="auto"/>
              <w:left w:val="nil"/>
              <w:bottom w:val="single" w:sz="8" w:space="0" w:color="auto"/>
              <w:right w:val="nil"/>
            </w:tcBorders>
            <w:shd w:val="clear" w:color="000000" w:fill="F2F2F2"/>
            <w:noWrap/>
            <w:vAlign w:val="bottom"/>
            <w:hideMark/>
          </w:tcPr>
          <w:p w14:paraId="30E4B5CD" w14:textId="77777777" w:rsidR="008B4807" w:rsidRPr="008B4807" w:rsidRDefault="008B4807" w:rsidP="008B4807">
            <w:pPr>
              <w:spacing w:line="240" w:lineRule="auto"/>
              <w:jc w:val="center"/>
              <w:rPr>
                <w:ins w:id="4092" w:author="Billy" w:date="2021-06-16T00:01:00Z"/>
                <w:rFonts w:ascii="Calibri" w:eastAsia="Times New Roman" w:hAnsi="Calibri" w:cs="Calibri"/>
                <w:b/>
                <w:bCs/>
                <w:color w:val="000000"/>
                <w:sz w:val="22"/>
                <w:szCs w:val="22"/>
                <w:lang w:val="en-US"/>
                <w:rPrChange w:id="4093" w:author="Billy" w:date="2021-06-16T00:01:00Z">
                  <w:rPr>
                    <w:ins w:id="4094" w:author="Billy" w:date="2021-06-16T00:01:00Z"/>
                  </w:rPr>
                </w:rPrChange>
              </w:rPr>
              <w:pPrChange w:id="4095" w:author="Billy" w:date="2021-06-16T00:01:00Z">
                <w:pPr>
                  <w:jc w:val="center"/>
                </w:pPr>
              </w:pPrChange>
            </w:pPr>
            <w:ins w:id="4096" w:author="Billy" w:date="2021-06-16T00:01:00Z">
              <w:r w:rsidRPr="008B4807">
                <w:rPr>
                  <w:rFonts w:ascii="Calibri" w:eastAsia="Times New Roman" w:hAnsi="Calibri" w:cs="Calibri"/>
                  <w:b/>
                  <w:bCs/>
                  <w:color w:val="000000"/>
                  <w:sz w:val="22"/>
                  <w:szCs w:val="22"/>
                  <w:lang w:val="en-US"/>
                  <w:rPrChange w:id="4097" w:author="Billy" w:date="2021-06-16T00:01:00Z">
                    <w:rPr/>
                  </w:rPrChange>
                </w:rPr>
                <w:t>Mean Diff.</w:t>
              </w:r>
            </w:ins>
          </w:p>
        </w:tc>
        <w:tc>
          <w:tcPr>
            <w:tcW w:w="717" w:type="dxa"/>
            <w:tcBorders>
              <w:top w:val="single" w:sz="8" w:space="0" w:color="auto"/>
              <w:left w:val="nil"/>
              <w:bottom w:val="single" w:sz="8" w:space="0" w:color="auto"/>
              <w:right w:val="nil"/>
            </w:tcBorders>
            <w:shd w:val="clear" w:color="000000" w:fill="F2F2F2"/>
            <w:noWrap/>
            <w:vAlign w:val="bottom"/>
            <w:hideMark/>
          </w:tcPr>
          <w:p w14:paraId="511F48AC" w14:textId="77777777" w:rsidR="008B4807" w:rsidRPr="008B4807" w:rsidRDefault="008B4807" w:rsidP="008B4807">
            <w:pPr>
              <w:spacing w:line="240" w:lineRule="auto"/>
              <w:jc w:val="center"/>
              <w:rPr>
                <w:ins w:id="4098" w:author="Billy" w:date="2021-06-16T00:01:00Z"/>
                <w:rFonts w:ascii="Calibri" w:eastAsia="Times New Roman" w:hAnsi="Calibri" w:cs="Calibri"/>
                <w:b/>
                <w:bCs/>
                <w:color w:val="000000"/>
                <w:sz w:val="22"/>
                <w:szCs w:val="22"/>
                <w:lang w:val="en-US"/>
                <w:rPrChange w:id="4099" w:author="Billy" w:date="2021-06-16T00:01:00Z">
                  <w:rPr>
                    <w:ins w:id="4100" w:author="Billy" w:date="2021-06-16T00:01:00Z"/>
                  </w:rPr>
                </w:rPrChange>
              </w:rPr>
              <w:pPrChange w:id="4101" w:author="Billy" w:date="2021-06-16T00:01:00Z">
                <w:pPr>
                  <w:jc w:val="center"/>
                </w:pPr>
              </w:pPrChange>
            </w:pPr>
            <w:ins w:id="4102" w:author="Billy" w:date="2021-06-16T00:01:00Z">
              <w:r w:rsidRPr="008B4807">
                <w:rPr>
                  <w:rFonts w:ascii="Calibri" w:eastAsia="Times New Roman" w:hAnsi="Calibri" w:cs="Calibri"/>
                  <w:b/>
                  <w:bCs/>
                  <w:color w:val="000000"/>
                  <w:sz w:val="22"/>
                  <w:szCs w:val="22"/>
                  <w:lang w:val="en-US"/>
                  <w:rPrChange w:id="4103" w:author="Billy" w:date="2021-06-16T00:01:00Z">
                    <w:rPr/>
                  </w:rPrChange>
                </w:rPr>
                <w:t>SE</w:t>
              </w:r>
            </w:ins>
          </w:p>
        </w:tc>
        <w:tc>
          <w:tcPr>
            <w:tcW w:w="1173" w:type="dxa"/>
            <w:tcBorders>
              <w:top w:val="single" w:sz="8" w:space="0" w:color="auto"/>
              <w:left w:val="nil"/>
              <w:bottom w:val="single" w:sz="8" w:space="0" w:color="auto"/>
              <w:right w:val="nil"/>
            </w:tcBorders>
            <w:shd w:val="clear" w:color="000000" w:fill="F2F2F2"/>
            <w:noWrap/>
            <w:vAlign w:val="bottom"/>
            <w:hideMark/>
          </w:tcPr>
          <w:p w14:paraId="3833C819" w14:textId="77777777" w:rsidR="008B4807" w:rsidRPr="008B4807" w:rsidRDefault="008B4807" w:rsidP="008B4807">
            <w:pPr>
              <w:spacing w:line="240" w:lineRule="auto"/>
              <w:jc w:val="center"/>
              <w:rPr>
                <w:ins w:id="4104" w:author="Billy" w:date="2021-06-16T00:01:00Z"/>
                <w:rFonts w:ascii="Calibri" w:eastAsia="Times New Roman" w:hAnsi="Calibri" w:cs="Calibri"/>
                <w:b/>
                <w:bCs/>
                <w:color w:val="000000"/>
                <w:sz w:val="22"/>
                <w:szCs w:val="22"/>
                <w:lang w:val="en-US"/>
                <w:rPrChange w:id="4105" w:author="Billy" w:date="2021-06-16T00:01:00Z">
                  <w:rPr>
                    <w:ins w:id="4106" w:author="Billy" w:date="2021-06-16T00:01:00Z"/>
                  </w:rPr>
                </w:rPrChange>
              </w:rPr>
              <w:pPrChange w:id="4107" w:author="Billy" w:date="2021-06-16T00:01:00Z">
                <w:pPr>
                  <w:jc w:val="center"/>
                </w:pPr>
              </w:pPrChange>
            </w:pPr>
            <w:ins w:id="4108" w:author="Billy" w:date="2021-06-16T00:01:00Z">
              <w:r w:rsidRPr="008B4807">
                <w:rPr>
                  <w:rFonts w:ascii="Calibri" w:eastAsia="Times New Roman" w:hAnsi="Calibri" w:cs="Calibri"/>
                  <w:b/>
                  <w:bCs/>
                  <w:color w:val="000000"/>
                  <w:sz w:val="22"/>
                  <w:szCs w:val="22"/>
                  <w:lang w:val="en-US"/>
                  <w:rPrChange w:id="4109" w:author="Billy" w:date="2021-06-16T00:01:00Z">
                    <w:rPr/>
                  </w:rPrChange>
                </w:rPr>
                <w:t>T Statistic</w:t>
              </w:r>
            </w:ins>
          </w:p>
        </w:tc>
        <w:tc>
          <w:tcPr>
            <w:tcW w:w="600" w:type="dxa"/>
            <w:tcBorders>
              <w:top w:val="single" w:sz="8" w:space="0" w:color="auto"/>
              <w:left w:val="nil"/>
              <w:bottom w:val="single" w:sz="8" w:space="0" w:color="auto"/>
              <w:right w:val="nil"/>
            </w:tcBorders>
            <w:shd w:val="clear" w:color="000000" w:fill="F2F2F2"/>
            <w:noWrap/>
            <w:vAlign w:val="bottom"/>
            <w:hideMark/>
          </w:tcPr>
          <w:p w14:paraId="35904A37" w14:textId="77777777" w:rsidR="008B4807" w:rsidRPr="008B4807" w:rsidRDefault="008B4807" w:rsidP="008B4807">
            <w:pPr>
              <w:spacing w:line="240" w:lineRule="auto"/>
              <w:jc w:val="center"/>
              <w:rPr>
                <w:ins w:id="4110" w:author="Billy" w:date="2021-06-16T00:01:00Z"/>
                <w:rFonts w:ascii="Calibri" w:eastAsia="Times New Roman" w:hAnsi="Calibri" w:cs="Calibri"/>
                <w:b/>
                <w:bCs/>
                <w:color w:val="000000"/>
                <w:sz w:val="22"/>
                <w:szCs w:val="22"/>
                <w:lang w:val="en-US"/>
                <w:rPrChange w:id="4111" w:author="Billy" w:date="2021-06-16T00:01:00Z">
                  <w:rPr>
                    <w:ins w:id="4112" w:author="Billy" w:date="2021-06-16T00:01:00Z"/>
                  </w:rPr>
                </w:rPrChange>
              </w:rPr>
              <w:pPrChange w:id="4113" w:author="Billy" w:date="2021-06-16T00:01:00Z">
                <w:pPr>
                  <w:jc w:val="center"/>
                </w:pPr>
              </w:pPrChange>
            </w:pPr>
            <w:ins w:id="4114" w:author="Billy" w:date="2021-06-16T00:01:00Z">
              <w:r w:rsidRPr="008B4807">
                <w:rPr>
                  <w:rFonts w:ascii="Calibri" w:eastAsia="Times New Roman" w:hAnsi="Calibri" w:cs="Calibri"/>
                  <w:b/>
                  <w:bCs/>
                  <w:color w:val="000000"/>
                  <w:sz w:val="22"/>
                  <w:szCs w:val="22"/>
                  <w:lang w:val="en-US"/>
                  <w:rPrChange w:id="4115" w:author="Billy" w:date="2021-06-16T00:01:00Z">
                    <w:rPr/>
                  </w:rPrChange>
                </w:rPr>
                <w:t>df</w:t>
              </w:r>
            </w:ins>
          </w:p>
        </w:tc>
        <w:tc>
          <w:tcPr>
            <w:tcW w:w="1936" w:type="dxa"/>
            <w:gridSpan w:val="3"/>
            <w:tcBorders>
              <w:top w:val="single" w:sz="8" w:space="0" w:color="auto"/>
              <w:left w:val="nil"/>
              <w:bottom w:val="single" w:sz="8" w:space="0" w:color="auto"/>
              <w:right w:val="single" w:sz="8" w:space="0" w:color="000000"/>
            </w:tcBorders>
            <w:shd w:val="clear" w:color="000000" w:fill="F2F2F2"/>
            <w:noWrap/>
            <w:vAlign w:val="bottom"/>
            <w:hideMark/>
          </w:tcPr>
          <w:p w14:paraId="7B7BDF5E" w14:textId="77777777" w:rsidR="008B4807" w:rsidRPr="008B4807" w:rsidRDefault="008B4807" w:rsidP="008B4807">
            <w:pPr>
              <w:spacing w:line="240" w:lineRule="auto"/>
              <w:jc w:val="center"/>
              <w:rPr>
                <w:ins w:id="4116" w:author="Billy" w:date="2021-06-16T00:01:00Z"/>
                <w:rFonts w:ascii="Calibri" w:eastAsia="Times New Roman" w:hAnsi="Calibri" w:cs="Calibri"/>
                <w:b/>
                <w:bCs/>
                <w:color w:val="000000"/>
                <w:sz w:val="22"/>
                <w:szCs w:val="22"/>
                <w:lang w:val="en-US"/>
                <w:rPrChange w:id="4117" w:author="Billy" w:date="2021-06-16T00:01:00Z">
                  <w:rPr>
                    <w:ins w:id="4118" w:author="Billy" w:date="2021-06-16T00:01:00Z"/>
                  </w:rPr>
                </w:rPrChange>
              </w:rPr>
              <w:pPrChange w:id="4119" w:author="Billy" w:date="2021-06-16T00:01:00Z">
                <w:pPr>
                  <w:jc w:val="center"/>
                </w:pPr>
              </w:pPrChange>
            </w:pPr>
            <w:ins w:id="4120" w:author="Billy" w:date="2021-06-16T00:01:00Z">
              <w:r w:rsidRPr="008B4807">
                <w:rPr>
                  <w:rFonts w:ascii="Calibri" w:eastAsia="Times New Roman" w:hAnsi="Calibri" w:cs="Calibri"/>
                  <w:b/>
                  <w:bCs/>
                  <w:color w:val="000000"/>
                  <w:sz w:val="22"/>
                  <w:szCs w:val="22"/>
                  <w:lang w:val="en-US"/>
                  <w:rPrChange w:id="4121" w:author="Billy" w:date="2021-06-16T00:01:00Z">
                    <w:rPr/>
                  </w:rPrChange>
                </w:rPr>
                <w:t>Bonferroni P</w:t>
              </w:r>
            </w:ins>
          </w:p>
        </w:tc>
      </w:tr>
      <w:tr w:rsidR="008B4807" w:rsidRPr="008B4807" w14:paraId="3B1FF156" w14:textId="77777777" w:rsidTr="008B4807">
        <w:trPr>
          <w:divId w:val="1997344894"/>
          <w:trHeight w:val="600"/>
          <w:ins w:id="4122" w:author="Billy" w:date="2021-06-16T00:01:00Z"/>
        </w:trPr>
        <w:tc>
          <w:tcPr>
            <w:tcW w:w="3320" w:type="dxa"/>
            <w:tcBorders>
              <w:top w:val="nil"/>
              <w:left w:val="single" w:sz="8" w:space="0" w:color="auto"/>
              <w:bottom w:val="single" w:sz="4" w:space="0" w:color="auto"/>
              <w:right w:val="nil"/>
            </w:tcBorders>
            <w:shd w:val="clear" w:color="000000" w:fill="F2F2F2"/>
            <w:vAlign w:val="center"/>
            <w:hideMark/>
          </w:tcPr>
          <w:p w14:paraId="4031B96E" w14:textId="77777777" w:rsidR="008B4807" w:rsidRPr="008B4807" w:rsidRDefault="008B4807" w:rsidP="008B4807">
            <w:pPr>
              <w:spacing w:line="240" w:lineRule="auto"/>
              <w:jc w:val="center"/>
              <w:rPr>
                <w:ins w:id="4123" w:author="Billy" w:date="2021-06-16T00:01:00Z"/>
                <w:rFonts w:eastAsia="Times New Roman"/>
                <w:i/>
                <w:iCs/>
                <w:color w:val="000000"/>
                <w:sz w:val="20"/>
                <w:szCs w:val="20"/>
                <w:lang w:val="en-US"/>
                <w:rPrChange w:id="4124" w:author="Billy" w:date="2021-06-16T00:01:00Z">
                  <w:rPr>
                    <w:ins w:id="4125" w:author="Billy" w:date="2021-06-16T00:01:00Z"/>
                  </w:rPr>
                </w:rPrChange>
              </w:rPr>
              <w:pPrChange w:id="4126" w:author="Billy" w:date="2021-06-16T00:01:00Z">
                <w:pPr>
                  <w:jc w:val="center"/>
                </w:pPr>
              </w:pPrChange>
            </w:pPr>
            <w:ins w:id="4127" w:author="Billy" w:date="2021-06-16T00:01:00Z">
              <w:r w:rsidRPr="008B4807">
                <w:rPr>
                  <w:rFonts w:eastAsia="Times New Roman"/>
                  <w:i/>
                  <w:iCs/>
                  <w:color w:val="000000"/>
                  <w:sz w:val="20"/>
                  <w:szCs w:val="20"/>
                  <w:lang w:val="en-US"/>
                  <w:rPrChange w:id="4128" w:author="Billy" w:date="2021-06-16T00:01:00Z">
                    <w:rPr/>
                  </w:rPrChange>
                </w:rPr>
                <w:t>Positive, Child v. Adult</w:t>
              </w:r>
            </w:ins>
          </w:p>
        </w:tc>
        <w:tc>
          <w:tcPr>
            <w:tcW w:w="1260" w:type="dxa"/>
            <w:tcBorders>
              <w:top w:val="nil"/>
              <w:left w:val="nil"/>
              <w:bottom w:val="single" w:sz="4" w:space="0" w:color="auto"/>
              <w:right w:val="nil"/>
            </w:tcBorders>
            <w:shd w:val="clear" w:color="auto" w:fill="auto"/>
            <w:noWrap/>
            <w:vAlign w:val="center"/>
            <w:hideMark/>
          </w:tcPr>
          <w:p w14:paraId="4EA374FF" w14:textId="77777777" w:rsidR="008B4807" w:rsidRPr="008B4807" w:rsidRDefault="008B4807" w:rsidP="008B4807">
            <w:pPr>
              <w:spacing w:line="240" w:lineRule="auto"/>
              <w:jc w:val="center"/>
              <w:rPr>
                <w:ins w:id="4129" w:author="Billy" w:date="2021-06-16T00:01:00Z"/>
                <w:rFonts w:eastAsia="Times New Roman"/>
                <w:color w:val="000000"/>
                <w:sz w:val="20"/>
                <w:szCs w:val="20"/>
                <w:lang w:val="en-US"/>
                <w:rPrChange w:id="4130" w:author="Billy" w:date="2021-06-16T00:01:00Z">
                  <w:rPr>
                    <w:ins w:id="4131" w:author="Billy" w:date="2021-06-16T00:01:00Z"/>
                  </w:rPr>
                </w:rPrChange>
              </w:rPr>
              <w:pPrChange w:id="4132" w:author="Billy" w:date="2021-06-16T00:01:00Z">
                <w:pPr>
                  <w:jc w:val="center"/>
                </w:pPr>
              </w:pPrChange>
            </w:pPr>
            <w:ins w:id="4133" w:author="Billy" w:date="2021-06-16T00:01:00Z">
              <w:r w:rsidRPr="008B4807">
                <w:rPr>
                  <w:rFonts w:eastAsia="Times New Roman"/>
                  <w:color w:val="000000"/>
                  <w:sz w:val="20"/>
                  <w:szCs w:val="20"/>
                  <w:lang w:val="en-US"/>
                  <w:rPrChange w:id="4134" w:author="Billy" w:date="2021-06-16T00:01:00Z">
                    <w:rPr/>
                  </w:rPrChange>
                </w:rPr>
                <w:t>0.049</w:t>
              </w:r>
            </w:ins>
          </w:p>
        </w:tc>
        <w:tc>
          <w:tcPr>
            <w:tcW w:w="717" w:type="dxa"/>
            <w:tcBorders>
              <w:top w:val="nil"/>
              <w:left w:val="nil"/>
              <w:bottom w:val="single" w:sz="4" w:space="0" w:color="auto"/>
              <w:right w:val="nil"/>
            </w:tcBorders>
            <w:shd w:val="clear" w:color="auto" w:fill="auto"/>
            <w:noWrap/>
            <w:vAlign w:val="center"/>
            <w:hideMark/>
          </w:tcPr>
          <w:p w14:paraId="6FCC31C7" w14:textId="77777777" w:rsidR="008B4807" w:rsidRPr="008B4807" w:rsidRDefault="008B4807" w:rsidP="008B4807">
            <w:pPr>
              <w:spacing w:line="240" w:lineRule="auto"/>
              <w:jc w:val="center"/>
              <w:rPr>
                <w:ins w:id="4135" w:author="Billy" w:date="2021-06-16T00:01:00Z"/>
                <w:rFonts w:eastAsia="Times New Roman"/>
                <w:color w:val="000000"/>
                <w:sz w:val="20"/>
                <w:szCs w:val="20"/>
                <w:lang w:val="en-US"/>
                <w:rPrChange w:id="4136" w:author="Billy" w:date="2021-06-16T00:01:00Z">
                  <w:rPr>
                    <w:ins w:id="4137" w:author="Billy" w:date="2021-06-16T00:01:00Z"/>
                  </w:rPr>
                </w:rPrChange>
              </w:rPr>
              <w:pPrChange w:id="4138" w:author="Billy" w:date="2021-06-16T00:01:00Z">
                <w:pPr>
                  <w:jc w:val="center"/>
                </w:pPr>
              </w:pPrChange>
            </w:pPr>
            <w:ins w:id="4139" w:author="Billy" w:date="2021-06-16T00:01:00Z">
              <w:r w:rsidRPr="008B4807">
                <w:rPr>
                  <w:rFonts w:eastAsia="Times New Roman"/>
                  <w:color w:val="000000"/>
                  <w:sz w:val="20"/>
                  <w:szCs w:val="20"/>
                  <w:lang w:val="en-US"/>
                  <w:rPrChange w:id="4140" w:author="Billy" w:date="2021-06-16T00:01:00Z">
                    <w:rPr/>
                  </w:rPrChange>
                </w:rPr>
                <w:t>0.013</w:t>
              </w:r>
            </w:ins>
          </w:p>
        </w:tc>
        <w:tc>
          <w:tcPr>
            <w:tcW w:w="1173" w:type="dxa"/>
            <w:tcBorders>
              <w:top w:val="nil"/>
              <w:left w:val="nil"/>
              <w:bottom w:val="single" w:sz="4" w:space="0" w:color="auto"/>
              <w:right w:val="nil"/>
            </w:tcBorders>
            <w:shd w:val="clear" w:color="auto" w:fill="auto"/>
            <w:noWrap/>
            <w:vAlign w:val="center"/>
            <w:hideMark/>
          </w:tcPr>
          <w:p w14:paraId="079E82A7" w14:textId="77777777" w:rsidR="008B4807" w:rsidRPr="008B4807" w:rsidRDefault="008B4807" w:rsidP="008B4807">
            <w:pPr>
              <w:spacing w:line="240" w:lineRule="auto"/>
              <w:jc w:val="center"/>
              <w:rPr>
                <w:ins w:id="4141" w:author="Billy" w:date="2021-06-16T00:01:00Z"/>
                <w:rFonts w:eastAsia="Times New Roman"/>
                <w:color w:val="000000"/>
                <w:sz w:val="20"/>
                <w:szCs w:val="20"/>
                <w:lang w:val="en-US"/>
                <w:rPrChange w:id="4142" w:author="Billy" w:date="2021-06-16T00:01:00Z">
                  <w:rPr>
                    <w:ins w:id="4143" w:author="Billy" w:date="2021-06-16T00:01:00Z"/>
                  </w:rPr>
                </w:rPrChange>
              </w:rPr>
              <w:pPrChange w:id="4144" w:author="Billy" w:date="2021-06-16T00:01:00Z">
                <w:pPr>
                  <w:jc w:val="center"/>
                </w:pPr>
              </w:pPrChange>
            </w:pPr>
            <w:ins w:id="4145" w:author="Billy" w:date="2021-06-16T00:01:00Z">
              <w:r w:rsidRPr="008B4807">
                <w:rPr>
                  <w:rFonts w:eastAsia="Times New Roman"/>
                  <w:color w:val="000000"/>
                  <w:sz w:val="20"/>
                  <w:szCs w:val="20"/>
                  <w:lang w:val="en-US"/>
                  <w:rPrChange w:id="4146" w:author="Billy" w:date="2021-06-16T00:01:00Z">
                    <w:rPr/>
                  </w:rPrChange>
                </w:rPr>
                <w:t>3.872</w:t>
              </w:r>
            </w:ins>
          </w:p>
        </w:tc>
        <w:tc>
          <w:tcPr>
            <w:tcW w:w="600" w:type="dxa"/>
            <w:tcBorders>
              <w:top w:val="nil"/>
              <w:left w:val="nil"/>
              <w:bottom w:val="single" w:sz="4" w:space="0" w:color="auto"/>
              <w:right w:val="nil"/>
            </w:tcBorders>
            <w:shd w:val="clear" w:color="auto" w:fill="auto"/>
            <w:noWrap/>
            <w:vAlign w:val="center"/>
            <w:hideMark/>
          </w:tcPr>
          <w:p w14:paraId="6706EEBF" w14:textId="77777777" w:rsidR="008B4807" w:rsidRPr="008B4807" w:rsidRDefault="008B4807" w:rsidP="008B4807">
            <w:pPr>
              <w:spacing w:line="240" w:lineRule="auto"/>
              <w:jc w:val="center"/>
              <w:rPr>
                <w:ins w:id="4147" w:author="Billy" w:date="2021-06-16T00:01:00Z"/>
                <w:rFonts w:eastAsia="Times New Roman"/>
                <w:color w:val="000000"/>
                <w:sz w:val="20"/>
                <w:szCs w:val="20"/>
                <w:lang w:val="en-US"/>
                <w:rPrChange w:id="4148" w:author="Billy" w:date="2021-06-16T00:01:00Z">
                  <w:rPr>
                    <w:ins w:id="4149" w:author="Billy" w:date="2021-06-16T00:01:00Z"/>
                  </w:rPr>
                </w:rPrChange>
              </w:rPr>
              <w:pPrChange w:id="4150" w:author="Billy" w:date="2021-06-16T00:01:00Z">
                <w:pPr>
                  <w:jc w:val="center"/>
                </w:pPr>
              </w:pPrChange>
            </w:pPr>
            <w:ins w:id="4151" w:author="Billy" w:date="2021-06-16T00:01:00Z">
              <w:r w:rsidRPr="008B4807">
                <w:rPr>
                  <w:rFonts w:eastAsia="Times New Roman"/>
                  <w:color w:val="000000"/>
                  <w:sz w:val="20"/>
                  <w:szCs w:val="20"/>
                  <w:lang w:val="en-US"/>
                  <w:rPrChange w:id="4152" w:author="Billy" w:date="2021-06-16T00:01:00Z">
                    <w:rPr/>
                  </w:rPrChange>
                </w:rPr>
                <w:t>3687</w:t>
              </w:r>
            </w:ins>
          </w:p>
        </w:tc>
        <w:tc>
          <w:tcPr>
            <w:tcW w:w="333" w:type="dxa"/>
            <w:tcBorders>
              <w:top w:val="nil"/>
              <w:left w:val="nil"/>
              <w:bottom w:val="single" w:sz="4" w:space="0" w:color="auto"/>
              <w:right w:val="nil"/>
            </w:tcBorders>
            <w:shd w:val="clear" w:color="auto" w:fill="auto"/>
            <w:noWrap/>
            <w:vAlign w:val="center"/>
            <w:hideMark/>
          </w:tcPr>
          <w:p w14:paraId="10020A6E" w14:textId="77777777" w:rsidR="008B4807" w:rsidRPr="008B4807" w:rsidRDefault="008B4807" w:rsidP="008B4807">
            <w:pPr>
              <w:spacing w:line="240" w:lineRule="auto"/>
              <w:jc w:val="right"/>
              <w:rPr>
                <w:ins w:id="4153" w:author="Billy" w:date="2021-06-16T00:01:00Z"/>
                <w:rFonts w:eastAsia="Times New Roman"/>
                <w:color w:val="000000"/>
                <w:sz w:val="20"/>
                <w:szCs w:val="20"/>
                <w:lang w:val="en-US"/>
                <w:rPrChange w:id="4154" w:author="Billy" w:date="2021-06-16T00:01:00Z">
                  <w:rPr>
                    <w:ins w:id="4155" w:author="Billy" w:date="2021-06-16T00:01:00Z"/>
                  </w:rPr>
                </w:rPrChange>
              </w:rPr>
              <w:pPrChange w:id="4156" w:author="Billy" w:date="2021-06-16T00:01:00Z">
                <w:pPr>
                  <w:jc w:val="right"/>
                </w:pPr>
              </w:pPrChange>
            </w:pPr>
            <w:ins w:id="4157" w:author="Billy" w:date="2021-06-16T00:01:00Z">
              <w:r w:rsidRPr="008B4807">
                <w:rPr>
                  <w:rFonts w:eastAsia="Times New Roman"/>
                  <w:color w:val="000000"/>
                  <w:sz w:val="20"/>
                  <w:szCs w:val="20"/>
                  <w:lang w:val="en-US"/>
                  <w:rPrChange w:id="4158" w:author="Billy" w:date="2021-06-16T00:01:00Z">
                    <w:rPr/>
                  </w:rPrChange>
                </w:rPr>
                <w:t>&lt;</w:t>
              </w:r>
            </w:ins>
          </w:p>
        </w:tc>
        <w:tc>
          <w:tcPr>
            <w:tcW w:w="1071" w:type="dxa"/>
            <w:tcBorders>
              <w:top w:val="nil"/>
              <w:left w:val="nil"/>
              <w:bottom w:val="single" w:sz="4" w:space="0" w:color="auto"/>
              <w:right w:val="nil"/>
            </w:tcBorders>
            <w:shd w:val="clear" w:color="auto" w:fill="auto"/>
            <w:noWrap/>
            <w:vAlign w:val="center"/>
            <w:hideMark/>
          </w:tcPr>
          <w:p w14:paraId="3956C6CC" w14:textId="77777777" w:rsidR="008B4807" w:rsidRPr="008B4807" w:rsidRDefault="008B4807" w:rsidP="008B4807">
            <w:pPr>
              <w:spacing w:line="240" w:lineRule="auto"/>
              <w:jc w:val="right"/>
              <w:rPr>
                <w:ins w:id="4159" w:author="Billy" w:date="2021-06-16T00:01:00Z"/>
                <w:rFonts w:eastAsia="Times New Roman"/>
                <w:color w:val="000000"/>
                <w:sz w:val="20"/>
                <w:szCs w:val="20"/>
                <w:lang w:val="en-US"/>
                <w:rPrChange w:id="4160" w:author="Billy" w:date="2021-06-16T00:01:00Z">
                  <w:rPr>
                    <w:ins w:id="4161" w:author="Billy" w:date="2021-06-16T00:01:00Z"/>
                  </w:rPr>
                </w:rPrChange>
              </w:rPr>
              <w:pPrChange w:id="4162" w:author="Billy" w:date="2021-06-16T00:01:00Z">
                <w:pPr>
                  <w:jc w:val="right"/>
                </w:pPr>
              </w:pPrChange>
            </w:pPr>
            <w:ins w:id="4163" w:author="Billy" w:date="2021-06-16T00:01:00Z">
              <w:r w:rsidRPr="008B4807">
                <w:rPr>
                  <w:rFonts w:eastAsia="Times New Roman"/>
                  <w:color w:val="000000"/>
                  <w:sz w:val="20"/>
                  <w:szCs w:val="20"/>
                  <w:lang w:val="en-US"/>
                  <w:rPrChange w:id="4164" w:author="Billy" w:date="2021-06-16T00:01:00Z">
                    <w:rPr/>
                  </w:rPrChange>
                </w:rPr>
                <w:t>0.001</w:t>
              </w:r>
            </w:ins>
          </w:p>
        </w:tc>
        <w:tc>
          <w:tcPr>
            <w:tcW w:w="532" w:type="dxa"/>
            <w:tcBorders>
              <w:top w:val="nil"/>
              <w:left w:val="nil"/>
              <w:bottom w:val="single" w:sz="4" w:space="0" w:color="auto"/>
              <w:right w:val="single" w:sz="8" w:space="0" w:color="auto"/>
            </w:tcBorders>
            <w:shd w:val="clear" w:color="auto" w:fill="auto"/>
            <w:noWrap/>
            <w:vAlign w:val="center"/>
            <w:hideMark/>
          </w:tcPr>
          <w:p w14:paraId="511559B9" w14:textId="77777777" w:rsidR="008B4807" w:rsidRPr="008B4807" w:rsidRDefault="008B4807" w:rsidP="008B4807">
            <w:pPr>
              <w:spacing w:line="240" w:lineRule="auto"/>
              <w:rPr>
                <w:ins w:id="4165" w:author="Billy" w:date="2021-06-16T00:01:00Z"/>
                <w:rFonts w:eastAsia="Times New Roman"/>
                <w:color w:val="000000"/>
                <w:sz w:val="20"/>
                <w:szCs w:val="20"/>
                <w:lang w:val="en-US"/>
                <w:rPrChange w:id="4166" w:author="Billy" w:date="2021-06-16T00:01:00Z">
                  <w:rPr>
                    <w:ins w:id="4167" w:author="Billy" w:date="2021-06-16T00:01:00Z"/>
                  </w:rPr>
                </w:rPrChange>
              </w:rPr>
              <w:pPrChange w:id="4168" w:author="Billy" w:date="2021-06-16T00:01:00Z">
                <w:pPr/>
              </w:pPrChange>
            </w:pPr>
            <w:ins w:id="4169" w:author="Billy" w:date="2021-06-16T00:01:00Z">
              <w:r w:rsidRPr="008B4807">
                <w:rPr>
                  <w:rFonts w:eastAsia="Times New Roman"/>
                  <w:color w:val="000000"/>
                  <w:sz w:val="20"/>
                  <w:szCs w:val="20"/>
                  <w:lang w:val="en-US"/>
                  <w:rPrChange w:id="4170" w:author="Billy" w:date="2021-06-16T00:01:00Z">
                    <w:rPr/>
                  </w:rPrChange>
                </w:rPr>
                <w:t>***</w:t>
              </w:r>
            </w:ins>
          </w:p>
        </w:tc>
      </w:tr>
      <w:tr w:rsidR="008B4807" w:rsidRPr="008B4807" w14:paraId="0A74CD7D" w14:textId="77777777" w:rsidTr="008B4807">
        <w:trPr>
          <w:divId w:val="1997344894"/>
          <w:trHeight w:val="600"/>
          <w:ins w:id="4171" w:author="Billy" w:date="2021-06-16T00:01:00Z"/>
        </w:trPr>
        <w:tc>
          <w:tcPr>
            <w:tcW w:w="3320" w:type="dxa"/>
            <w:tcBorders>
              <w:top w:val="nil"/>
              <w:left w:val="single" w:sz="8" w:space="0" w:color="auto"/>
              <w:bottom w:val="single" w:sz="4" w:space="0" w:color="auto"/>
              <w:right w:val="nil"/>
            </w:tcBorders>
            <w:shd w:val="clear" w:color="000000" w:fill="F2F2F2"/>
            <w:vAlign w:val="center"/>
            <w:hideMark/>
          </w:tcPr>
          <w:p w14:paraId="537A55FE" w14:textId="77777777" w:rsidR="008B4807" w:rsidRPr="008B4807" w:rsidRDefault="008B4807" w:rsidP="008B4807">
            <w:pPr>
              <w:spacing w:line="240" w:lineRule="auto"/>
              <w:jc w:val="center"/>
              <w:rPr>
                <w:ins w:id="4172" w:author="Billy" w:date="2021-06-16T00:01:00Z"/>
                <w:rFonts w:eastAsia="Times New Roman"/>
                <w:i/>
                <w:iCs/>
                <w:color w:val="000000"/>
                <w:sz w:val="20"/>
                <w:szCs w:val="20"/>
                <w:lang w:val="en-US"/>
                <w:rPrChange w:id="4173" w:author="Billy" w:date="2021-06-16T00:01:00Z">
                  <w:rPr>
                    <w:ins w:id="4174" w:author="Billy" w:date="2021-06-16T00:01:00Z"/>
                  </w:rPr>
                </w:rPrChange>
              </w:rPr>
              <w:pPrChange w:id="4175" w:author="Billy" w:date="2021-06-16T00:01:00Z">
                <w:pPr>
                  <w:jc w:val="center"/>
                </w:pPr>
              </w:pPrChange>
            </w:pPr>
            <w:ins w:id="4176" w:author="Billy" w:date="2021-06-16T00:01:00Z">
              <w:r w:rsidRPr="008B4807">
                <w:rPr>
                  <w:rFonts w:eastAsia="Times New Roman"/>
                  <w:i/>
                  <w:iCs/>
                  <w:color w:val="000000"/>
                  <w:sz w:val="20"/>
                  <w:szCs w:val="20"/>
                  <w:lang w:val="en-US"/>
                  <w:rPrChange w:id="4177" w:author="Billy" w:date="2021-06-16T00:01:00Z">
                    <w:rPr/>
                  </w:rPrChange>
                </w:rPr>
                <w:t>Negative, Child v. Adult</w:t>
              </w:r>
            </w:ins>
          </w:p>
        </w:tc>
        <w:tc>
          <w:tcPr>
            <w:tcW w:w="1260" w:type="dxa"/>
            <w:tcBorders>
              <w:top w:val="nil"/>
              <w:left w:val="nil"/>
              <w:bottom w:val="single" w:sz="4" w:space="0" w:color="auto"/>
              <w:right w:val="nil"/>
            </w:tcBorders>
            <w:shd w:val="clear" w:color="auto" w:fill="auto"/>
            <w:noWrap/>
            <w:vAlign w:val="center"/>
            <w:hideMark/>
          </w:tcPr>
          <w:p w14:paraId="1741E4BE" w14:textId="77777777" w:rsidR="008B4807" w:rsidRPr="008B4807" w:rsidRDefault="008B4807" w:rsidP="008B4807">
            <w:pPr>
              <w:spacing w:line="240" w:lineRule="auto"/>
              <w:jc w:val="center"/>
              <w:rPr>
                <w:ins w:id="4178" w:author="Billy" w:date="2021-06-16T00:01:00Z"/>
                <w:rFonts w:eastAsia="Times New Roman"/>
                <w:color w:val="000000"/>
                <w:sz w:val="20"/>
                <w:szCs w:val="20"/>
                <w:lang w:val="en-US"/>
                <w:rPrChange w:id="4179" w:author="Billy" w:date="2021-06-16T00:01:00Z">
                  <w:rPr>
                    <w:ins w:id="4180" w:author="Billy" w:date="2021-06-16T00:01:00Z"/>
                  </w:rPr>
                </w:rPrChange>
              </w:rPr>
              <w:pPrChange w:id="4181" w:author="Billy" w:date="2021-06-16T00:01:00Z">
                <w:pPr>
                  <w:jc w:val="center"/>
                </w:pPr>
              </w:pPrChange>
            </w:pPr>
            <w:ins w:id="4182" w:author="Billy" w:date="2021-06-16T00:01:00Z">
              <w:r w:rsidRPr="008B4807">
                <w:rPr>
                  <w:rFonts w:eastAsia="Times New Roman"/>
                  <w:color w:val="000000"/>
                  <w:sz w:val="20"/>
                  <w:szCs w:val="20"/>
                  <w:lang w:val="en-US"/>
                  <w:rPrChange w:id="4183" w:author="Billy" w:date="2021-06-16T00:01:00Z">
                    <w:rPr/>
                  </w:rPrChange>
                </w:rPr>
                <w:t>0.109</w:t>
              </w:r>
            </w:ins>
          </w:p>
        </w:tc>
        <w:tc>
          <w:tcPr>
            <w:tcW w:w="717" w:type="dxa"/>
            <w:tcBorders>
              <w:top w:val="nil"/>
              <w:left w:val="nil"/>
              <w:bottom w:val="single" w:sz="4" w:space="0" w:color="auto"/>
              <w:right w:val="nil"/>
            </w:tcBorders>
            <w:shd w:val="clear" w:color="auto" w:fill="auto"/>
            <w:noWrap/>
            <w:vAlign w:val="center"/>
            <w:hideMark/>
          </w:tcPr>
          <w:p w14:paraId="55F0FCFA" w14:textId="77777777" w:rsidR="008B4807" w:rsidRPr="008B4807" w:rsidRDefault="008B4807" w:rsidP="008B4807">
            <w:pPr>
              <w:spacing w:line="240" w:lineRule="auto"/>
              <w:jc w:val="center"/>
              <w:rPr>
                <w:ins w:id="4184" w:author="Billy" w:date="2021-06-16T00:01:00Z"/>
                <w:rFonts w:eastAsia="Times New Roman"/>
                <w:color w:val="000000"/>
                <w:sz w:val="20"/>
                <w:szCs w:val="20"/>
                <w:lang w:val="en-US"/>
                <w:rPrChange w:id="4185" w:author="Billy" w:date="2021-06-16T00:01:00Z">
                  <w:rPr>
                    <w:ins w:id="4186" w:author="Billy" w:date="2021-06-16T00:01:00Z"/>
                  </w:rPr>
                </w:rPrChange>
              </w:rPr>
              <w:pPrChange w:id="4187" w:author="Billy" w:date="2021-06-16T00:01:00Z">
                <w:pPr>
                  <w:jc w:val="center"/>
                </w:pPr>
              </w:pPrChange>
            </w:pPr>
            <w:ins w:id="4188" w:author="Billy" w:date="2021-06-16T00:01:00Z">
              <w:r w:rsidRPr="008B4807">
                <w:rPr>
                  <w:rFonts w:eastAsia="Times New Roman"/>
                  <w:color w:val="000000"/>
                  <w:sz w:val="20"/>
                  <w:szCs w:val="20"/>
                  <w:lang w:val="en-US"/>
                  <w:rPrChange w:id="4189" w:author="Billy" w:date="2021-06-16T00:01:00Z">
                    <w:rPr/>
                  </w:rPrChange>
                </w:rPr>
                <w:t>0.013</w:t>
              </w:r>
            </w:ins>
          </w:p>
        </w:tc>
        <w:tc>
          <w:tcPr>
            <w:tcW w:w="1173" w:type="dxa"/>
            <w:tcBorders>
              <w:top w:val="nil"/>
              <w:left w:val="nil"/>
              <w:bottom w:val="single" w:sz="4" w:space="0" w:color="auto"/>
              <w:right w:val="nil"/>
            </w:tcBorders>
            <w:shd w:val="clear" w:color="auto" w:fill="auto"/>
            <w:noWrap/>
            <w:vAlign w:val="center"/>
            <w:hideMark/>
          </w:tcPr>
          <w:p w14:paraId="1925E641" w14:textId="77777777" w:rsidR="008B4807" w:rsidRPr="008B4807" w:rsidRDefault="008B4807" w:rsidP="008B4807">
            <w:pPr>
              <w:spacing w:line="240" w:lineRule="auto"/>
              <w:jc w:val="center"/>
              <w:rPr>
                <w:ins w:id="4190" w:author="Billy" w:date="2021-06-16T00:01:00Z"/>
                <w:rFonts w:eastAsia="Times New Roman"/>
                <w:color w:val="000000"/>
                <w:sz w:val="20"/>
                <w:szCs w:val="20"/>
                <w:lang w:val="en-US"/>
                <w:rPrChange w:id="4191" w:author="Billy" w:date="2021-06-16T00:01:00Z">
                  <w:rPr>
                    <w:ins w:id="4192" w:author="Billy" w:date="2021-06-16T00:01:00Z"/>
                  </w:rPr>
                </w:rPrChange>
              </w:rPr>
              <w:pPrChange w:id="4193" w:author="Billy" w:date="2021-06-16T00:01:00Z">
                <w:pPr>
                  <w:jc w:val="center"/>
                </w:pPr>
              </w:pPrChange>
            </w:pPr>
            <w:ins w:id="4194" w:author="Billy" w:date="2021-06-16T00:01:00Z">
              <w:r w:rsidRPr="008B4807">
                <w:rPr>
                  <w:rFonts w:eastAsia="Times New Roman"/>
                  <w:color w:val="000000"/>
                  <w:sz w:val="20"/>
                  <w:szCs w:val="20"/>
                  <w:lang w:val="en-US"/>
                  <w:rPrChange w:id="4195" w:author="Billy" w:date="2021-06-16T00:01:00Z">
                    <w:rPr/>
                  </w:rPrChange>
                </w:rPr>
                <w:t>8.693</w:t>
              </w:r>
            </w:ins>
          </w:p>
        </w:tc>
        <w:tc>
          <w:tcPr>
            <w:tcW w:w="600" w:type="dxa"/>
            <w:tcBorders>
              <w:top w:val="nil"/>
              <w:left w:val="nil"/>
              <w:bottom w:val="single" w:sz="4" w:space="0" w:color="auto"/>
              <w:right w:val="nil"/>
            </w:tcBorders>
            <w:shd w:val="clear" w:color="auto" w:fill="auto"/>
            <w:noWrap/>
            <w:vAlign w:val="center"/>
            <w:hideMark/>
          </w:tcPr>
          <w:p w14:paraId="5DFF0083" w14:textId="77777777" w:rsidR="008B4807" w:rsidRPr="008B4807" w:rsidRDefault="008B4807" w:rsidP="008B4807">
            <w:pPr>
              <w:spacing w:line="240" w:lineRule="auto"/>
              <w:jc w:val="center"/>
              <w:rPr>
                <w:ins w:id="4196" w:author="Billy" w:date="2021-06-16T00:01:00Z"/>
                <w:rFonts w:eastAsia="Times New Roman"/>
                <w:color w:val="000000"/>
                <w:sz w:val="20"/>
                <w:szCs w:val="20"/>
                <w:lang w:val="en-US"/>
                <w:rPrChange w:id="4197" w:author="Billy" w:date="2021-06-16T00:01:00Z">
                  <w:rPr>
                    <w:ins w:id="4198" w:author="Billy" w:date="2021-06-16T00:01:00Z"/>
                  </w:rPr>
                </w:rPrChange>
              </w:rPr>
              <w:pPrChange w:id="4199" w:author="Billy" w:date="2021-06-16T00:01:00Z">
                <w:pPr>
                  <w:jc w:val="center"/>
                </w:pPr>
              </w:pPrChange>
            </w:pPr>
            <w:ins w:id="4200" w:author="Billy" w:date="2021-06-16T00:01:00Z">
              <w:r w:rsidRPr="008B4807">
                <w:rPr>
                  <w:rFonts w:eastAsia="Times New Roman"/>
                  <w:color w:val="000000"/>
                  <w:sz w:val="20"/>
                  <w:szCs w:val="20"/>
                  <w:lang w:val="en-US"/>
                  <w:rPrChange w:id="4201" w:author="Billy" w:date="2021-06-16T00:01:00Z">
                    <w:rPr/>
                  </w:rPrChange>
                </w:rPr>
                <w:t>3660</w:t>
              </w:r>
            </w:ins>
          </w:p>
        </w:tc>
        <w:tc>
          <w:tcPr>
            <w:tcW w:w="333" w:type="dxa"/>
            <w:tcBorders>
              <w:top w:val="nil"/>
              <w:left w:val="nil"/>
              <w:bottom w:val="single" w:sz="4" w:space="0" w:color="auto"/>
              <w:right w:val="nil"/>
            </w:tcBorders>
            <w:shd w:val="clear" w:color="auto" w:fill="auto"/>
            <w:noWrap/>
            <w:vAlign w:val="center"/>
            <w:hideMark/>
          </w:tcPr>
          <w:p w14:paraId="1AC38493" w14:textId="77777777" w:rsidR="008B4807" w:rsidRPr="008B4807" w:rsidRDefault="008B4807" w:rsidP="008B4807">
            <w:pPr>
              <w:spacing w:line="240" w:lineRule="auto"/>
              <w:jc w:val="right"/>
              <w:rPr>
                <w:ins w:id="4202" w:author="Billy" w:date="2021-06-16T00:01:00Z"/>
                <w:rFonts w:eastAsia="Times New Roman"/>
                <w:color w:val="000000"/>
                <w:sz w:val="20"/>
                <w:szCs w:val="20"/>
                <w:lang w:val="en-US"/>
                <w:rPrChange w:id="4203" w:author="Billy" w:date="2021-06-16T00:01:00Z">
                  <w:rPr>
                    <w:ins w:id="4204" w:author="Billy" w:date="2021-06-16T00:01:00Z"/>
                  </w:rPr>
                </w:rPrChange>
              </w:rPr>
              <w:pPrChange w:id="4205" w:author="Billy" w:date="2021-06-16T00:01:00Z">
                <w:pPr>
                  <w:jc w:val="right"/>
                </w:pPr>
              </w:pPrChange>
            </w:pPr>
            <w:ins w:id="4206" w:author="Billy" w:date="2021-06-16T00:01:00Z">
              <w:r w:rsidRPr="008B4807">
                <w:rPr>
                  <w:rFonts w:eastAsia="Times New Roman"/>
                  <w:color w:val="000000"/>
                  <w:sz w:val="20"/>
                  <w:szCs w:val="20"/>
                  <w:lang w:val="en-US"/>
                  <w:rPrChange w:id="4207" w:author="Billy" w:date="2021-06-16T00:01:00Z">
                    <w:rPr/>
                  </w:rPrChange>
                </w:rPr>
                <w:t>&lt;</w:t>
              </w:r>
            </w:ins>
          </w:p>
        </w:tc>
        <w:tc>
          <w:tcPr>
            <w:tcW w:w="1071" w:type="dxa"/>
            <w:tcBorders>
              <w:top w:val="nil"/>
              <w:left w:val="nil"/>
              <w:bottom w:val="single" w:sz="4" w:space="0" w:color="auto"/>
              <w:right w:val="nil"/>
            </w:tcBorders>
            <w:shd w:val="clear" w:color="auto" w:fill="auto"/>
            <w:noWrap/>
            <w:vAlign w:val="center"/>
            <w:hideMark/>
          </w:tcPr>
          <w:p w14:paraId="59C1ACDB" w14:textId="77777777" w:rsidR="008B4807" w:rsidRPr="008B4807" w:rsidRDefault="008B4807" w:rsidP="008B4807">
            <w:pPr>
              <w:spacing w:line="240" w:lineRule="auto"/>
              <w:jc w:val="right"/>
              <w:rPr>
                <w:ins w:id="4208" w:author="Billy" w:date="2021-06-16T00:01:00Z"/>
                <w:rFonts w:eastAsia="Times New Roman"/>
                <w:color w:val="000000"/>
                <w:sz w:val="20"/>
                <w:szCs w:val="20"/>
                <w:lang w:val="en-US"/>
                <w:rPrChange w:id="4209" w:author="Billy" w:date="2021-06-16T00:01:00Z">
                  <w:rPr>
                    <w:ins w:id="4210" w:author="Billy" w:date="2021-06-16T00:01:00Z"/>
                  </w:rPr>
                </w:rPrChange>
              </w:rPr>
              <w:pPrChange w:id="4211" w:author="Billy" w:date="2021-06-16T00:01:00Z">
                <w:pPr>
                  <w:jc w:val="right"/>
                </w:pPr>
              </w:pPrChange>
            </w:pPr>
            <w:ins w:id="4212" w:author="Billy" w:date="2021-06-16T00:01:00Z">
              <w:r w:rsidRPr="008B4807">
                <w:rPr>
                  <w:rFonts w:eastAsia="Times New Roman"/>
                  <w:color w:val="000000"/>
                  <w:sz w:val="20"/>
                  <w:szCs w:val="20"/>
                  <w:lang w:val="en-US"/>
                  <w:rPrChange w:id="4213" w:author="Billy" w:date="2021-06-16T00:01:00Z">
                    <w:rPr/>
                  </w:rPrChange>
                </w:rPr>
                <w:t>0.001</w:t>
              </w:r>
            </w:ins>
          </w:p>
        </w:tc>
        <w:tc>
          <w:tcPr>
            <w:tcW w:w="532" w:type="dxa"/>
            <w:tcBorders>
              <w:top w:val="nil"/>
              <w:left w:val="nil"/>
              <w:bottom w:val="single" w:sz="4" w:space="0" w:color="auto"/>
              <w:right w:val="single" w:sz="8" w:space="0" w:color="auto"/>
            </w:tcBorders>
            <w:shd w:val="clear" w:color="auto" w:fill="auto"/>
            <w:noWrap/>
            <w:vAlign w:val="center"/>
            <w:hideMark/>
          </w:tcPr>
          <w:p w14:paraId="761122E6" w14:textId="77777777" w:rsidR="008B4807" w:rsidRPr="008B4807" w:rsidRDefault="008B4807" w:rsidP="008B4807">
            <w:pPr>
              <w:spacing w:line="240" w:lineRule="auto"/>
              <w:rPr>
                <w:ins w:id="4214" w:author="Billy" w:date="2021-06-16T00:01:00Z"/>
                <w:rFonts w:eastAsia="Times New Roman"/>
                <w:color w:val="000000"/>
                <w:sz w:val="20"/>
                <w:szCs w:val="20"/>
                <w:lang w:val="en-US"/>
                <w:rPrChange w:id="4215" w:author="Billy" w:date="2021-06-16T00:01:00Z">
                  <w:rPr>
                    <w:ins w:id="4216" w:author="Billy" w:date="2021-06-16T00:01:00Z"/>
                  </w:rPr>
                </w:rPrChange>
              </w:rPr>
              <w:pPrChange w:id="4217" w:author="Billy" w:date="2021-06-16T00:01:00Z">
                <w:pPr/>
              </w:pPrChange>
            </w:pPr>
            <w:ins w:id="4218" w:author="Billy" w:date="2021-06-16T00:01:00Z">
              <w:r w:rsidRPr="008B4807">
                <w:rPr>
                  <w:rFonts w:eastAsia="Times New Roman"/>
                  <w:color w:val="000000"/>
                  <w:sz w:val="20"/>
                  <w:szCs w:val="20"/>
                  <w:lang w:val="en-US"/>
                  <w:rPrChange w:id="4219" w:author="Billy" w:date="2021-06-16T00:01:00Z">
                    <w:rPr/>
                  </w:rPrChange>
                </w:rPr>
                <w:t>***</w:t>
              </w:r>
            </w:ins>
          </w:p>
        </w:tc>
      </w:tr>
      <w:tr w:rsidR="008B4807" w:rsidRPr="008B4807" w14:paraId="7A91BD79" w14:textId="77777777" w:rsidTr="008B4807">
        <w:trPr>
          <w:divId w:val="1997344894"/>
          <w:trHeight w:val="600"/>
          <w:ins w:id="4220" w:author="Billy" w:date="2021-06-16T00:01:00Z"/>
        </w:trPr>
        <w:tc>
          <w:tcPr>
            <w:tcW w:w="3320" w:type="dxa"/>
            <w:tcBorders>
              <w:top w:val="nil"/>
              <w:left w:val="single" w:sz="8" w:space="0" w:color="auto"/>
              <w:bottom w:val="single" w:sz="4" w:space="0" w:color="auto"/>
              <w:right w:val="nil"/>
            </w:tcBorders>
            <w:shd w:val="clear" w:color="000000" w:fill="F2F2F2"/>
            <w:vAlign w:val="center"/>
            <w:hideMark/>
          </w:tcPr>
          <w:p w14:paraId="3DFBF8AC" w14:textId="77777777" w:rsidR="008B4807" w:rsidRPr="008B4807" w:rsidRDefault="008B4807" w:rsidP="008B4807">
            <w:pPr>
              <w:spacing w:line="240" w:lineRule="auto"/>
              <w:jc w:val="center"/>
              <w:rPr>
                <w:ins w:id="4221" w:author="Billy" w:date="2021-06-16T00:01:00Z"/>
                <w:rFonts w:eastAsia="Times New Roman"/>
                <w:i/>
                <w:iCs/>
                <w:color w:val="000000"/>
                <w:sz w:val="20"/>
                <w:szCs w:val="20"/>
                <w:lang w:val="en-US"/>
                <w:rPrChange w:id="4222" w:author="Billy" w:date="2021-06-16T00:01:00Z">
                  <w:rPr>
                    <w:ins w:id="4223" w:author="Billy" w:date="2021-06-16T00:01:00Z"/>
                  </w:rPr>
                </w:rPrChange>
              </w:rPr>
              <w:pPrChange w:id="4224" w:author="Billy" w:date="2021-06-16T00:01:00Z">
                <w:pPr>
                  <w:jc w:val="center"/>
                </w:pPr>
              </w:pPrChange>
            </w:pPr>
            <w:ins w:id="4225" w:author="Billy" w:date="2021-06-16T00:01:00Z">
              <w:r w:rsidRPr="008B4807">
                <w:rPr>
                  <w:rFonts w:eastAsia="Times New Roman"/>
                  <w:i/>
                  <w:iCs/>
                  <w:color w:val="000000"/>
                  <w:sz w:val="20"/>
                  <w:szCs w:val="20"/>
                  <w:lang w:val="en-US"/>
                  <w:rPrChange w:id="4226" w:author="Billy" w:date="2021-06-16T00:01:00Z">
                    <w:rPr/>
                  </w:rPrChange>
                </w:rPr>
                <w:t>Neutral, Child v. Adult</w:t>
              </w:r>
            </w:ins>
          </w:p>
        </w:tc>
        <w:tc>
          <w:tcPr>
            <w:tcW w:w="1260" w:type="dxa"/>
            <w:tcBorders>
              <w:top w:val="nil"/>
              <w:left w:val="nil"/>
              <w:bottom w:val="single" w:sz="4" w:space="0" w:color="auto"/>
              <w:right w:val="nil"/>
            </w:tcBorders>
            <w:shd w:val="clear" w:color="auto" w:fill="auto"/>
            <w:noWrap/>
            <w:vAlign w:val="center"/>
            <w:hideMark/>
          </w:tcPr>
          <w:p w14:paraId="067FA42C" w14:textId="77777777" w:rsidR="008B4807" w:rsidRPr="008B4807" w:rsidRDefault="008B4807" w:rsidP="008B4807">
            <w:pPr>
              <w:spacing w:line="240" w:lineRule="auto"/>
              <w:jc w:val="center"/>
              <w:rPr>
                <w:ins w:id="4227" w:author="Billy" w:date="2021-06-16T00:01:00Z"/>
                <w:rFonts w:eastAsia="Times New Roman"/>
                <w:color w:val="000000"/>
                <w:sz w:val="20"/>
                <w:szCs w:val="20"/>
                <w:lang w:val="en-US"/>
                <w:rPrChange w:id="4228" w:author="Billy" w:date="2021-06-16T00:01:00Z">
                  <w:rPr>
                    <w:ins w:id="4229" w:author="Billy" w:date="2021-06-16T00:01:00Z"/>
                  </w:rPr>
                </w:rPrChange>
              </w:rPr>
              <w:pPrChange w:id="4230" w:author="Billy" w:date="2021-06-16T00:01:00Z">
                <w:pPr>
                  <w:jc w:val="center"/>
                </w:pPr>
              </w:pPrChange>
            </w:pPr>
            <w:ins w:id="4231" w:author="Billy" w:date="2021-06-16T00:01:00Z">
              <w:r w:rsidRPr="008B4807">
                <w:rPr>
                  <w:rFonts w:eastAsia="Times New Roman"/>
                  <w:color w:val="000000"/>
                  <w:sz w:val="20"/>
                  <w:szCs w:val="20"/>
                  <w:lang w:val="en-US"/>
                  <w:rPrChange w:id="4232" w:author="Billy" w:date="2021-06-16T00:01:00Z">
                    <w:rPr/>
                  </w:rPrChange>
                </w:rPr>
                <w:t>0.035</w:t>
              </w:r>
            </w:ins>
          </w:p>
        </w:tc>
        <w:tc>
          <w:tcPr>
            <w:tcW w:w="717" w:type="dxa"/>
            <w:tcBorders>
              <w:top w:val="nil"/>
              <w:left w:val="nil"/>
              <w:bottom w:val="single" w:sz="4" w:space="0" w:color="auto"/>
              <w:right w:val="nil"/>
            </w:tcBorders>
            <w:shd w:val="clear" w:color="auto" w:fill="auto"/>
            <w:noWrap/>
            <w:vAlign w:val="center"/>
            <w:hideMark/>
          </w:tcPr>
          <w:p w14:paraId="69C9DC9C" w14:textId="77777777" w:rsidR="008B4807" w:rsidRPr="008B4807" w:rsidRDefault="008B4807" w:rsidP="008B4807">
            <w:pPr>
              <w:spacing w:line="240" w:lineRule="auto"/>
              <w:jc w:val="center"/>
              <w:rPr>
                <w:ins w:id="4233" w:author="Billy" w:date="2021-06-16T00:01:00Z"/>
                <w:rFonts w:eastAsia="Times New Roman"/>
                <w:color w:val="000000"/>
                <w:sz w:val="20"/>
                <w:szCs w:val="20"/>
                <w:lang w:val="en-US"/>
                <w:rPrChange w:id="4234" w:author="Billy" w:date="2021-06-16T00:01:00Z">
                  <w:rPr>
                    <w:ins w:id="4235" w:author="Billy" w:date="2021-06-16T00:01:00Z"/>
                  </w:rPr>
                </w:rPrChange>
              </w:rPr>
              <w:pPrChange w:id="4236" w:author="Billy" w:date="2021-06-16T00:01:00Z">
                <w:pPr>
                  <w:jc w:val="center"/>
                </w:pPr>
              </w:pPrChange>
            </w:pPr>
            <w:ins w:id="4237" w:author="Billy" w:date="2021-06-16T00:01:00Z">
              <w:r w:rsidRPr="008B4807">
                <w:rPr>
                  <w:rFonts w:eastAsia="Times New Roman"/>
                  <w:color w:val="000000"/>
                  <w:sz w:val="20"/>
                  <w:szCs w:val="20"/>
                  <w:lang w:val="en-US"/>
                  <w:rPrChange w:id="4238" w:author="Billy" w:date="2021-06-16T00:01:00Z">
                    <w:rPr/>
                  </w:rPrChange>
                </w:rPr>
                <w:t>0.012</w:t>
              </w:r>
            </w:ins>
          </w:p>
        </w:tc>
        <w:tc>
          <w:tcPr>
            <w:tcW w:w="1173" w:type="dxa"/>
            <w:tcBorders>
              <w:top w:val="nil"/>
              <w:left w:val="nil"/>
              <w:bottom w:val="single" w:sz="4" w:space="0" w:color="auto"/>
              <w:right w:val="nil"/>
            </w:tcBorders>
            <w:shd w:val="clear" w:color="auto" w:fill="auto"/>
            <w:noWrap/>
            <w:vAlign w:val="center"/>
            <w:hideMark/>
          </w:tcPr>
          <w:p w14:paraId="00214875" w14:textId="77777777" w:rsidR="008B4807" w:rsidRPr="008B4807" w:rsidRDefault="008B4807" w:rsidP="008B4807">
            <w:pPr>
              <w:spacing w:line="240" w:lineRule="auto"/>
              <w:jc w:val="center"/>
              <w:rPr>
                <w:ins w:id="4239" w:author="Billy" w:date="2021-06-16T00:01:00Z"/>
                <w:rFonts w:eastAsia="Times New Roman"/>
                <w:color w:val="000000"/>
                <w:sz w:val="20"/>
                <w:szCs w:val="20"/>
                <w:lang w:val="en-US"/>
                <w:rPrChange w:id="4240" w:author="Billy" w:date="2021-06-16T00:01:00Z">
                  <w:rPr>
                    <w:ins w:id="4241" w:author="Billy" w:date="2021-06-16T00:01:00Z"/>
                  </w:rPr>
                </w:rPrChange>
              </w:rPr>
              <w:pPrChange w:id="4242" w:author="Billy" w:date="2021-06-16T00:01:00Z">
                <w:pPr>
                  <w:jc w:val="center"/>
                </w:pPr>
              </w:pPrChange>
            </w:pPr>
            <w:ins w:id="4243" w:author="Billy" w:date="2021-06-16T00:01:00Z">
              <w:r w:rsidRPr="008B4807">
                <w:rPr>
                  <w:rFonts w:eastAsia="Times New Roman"/>
                  <w:color w:val="000000"/>
                  <w:sz w:val="20"/>
                  <w:szCs w:val="20"/>
                  <w:lang w:val="en-US"/>
                  <w:rPrChange w:id="4244" w:author="Billy" w:date="2021-06-16T00:01:00Z">
                    <w:rPr/>
                  </w:rPrChange>
                </w:rPr>
                <w:t>2.938</w:t>
              </w:r>
            </w:ins>
          </w:p>
        </w:tc>
        <w:tc>
          <w:tcPr>
            <w:tcW w:w="600" w:type="dxa"/>
            <w:tcBorders>
              <w:top w:val="nil"/>
              <w:left w:val="nil"/>
              <w:bottom w:val="single" w:sz="4" w:space="0" w:color="auto"/>
              <w:right w:val="nil"/>
            </w:tcBorders>
            <w:shd w:val="clear" w:color="auto" w:fill="auto"/>
            <w:noWrap/>
            <w:vAlign w:val="center"/>
            <w:hideMark/>
          </w:tcPr>
          <w:p w14:paraId="17E566AE" w14:textId="77777777" w:rsidR="008B4807" w:rsidRPr="008B4807" w:rsidRDefault="008B4807" w:rsidP="008B4807">
            <w:pPr>
              <w:spacing w:line="240" w:lineRule="auto"/>
              <w:jc w:val="center"/>
              <w:rPr>
                <w:ins w:id="4245" w:author="Billy" w:date="2021-06-16T00:01:00Z"/>
                <w:rFonts w:eastAsia="Times New Roman"/>
                <w:color w:val="000000"/>
                <w:sz w:val="20"/>
                <w:szCs w:val="20"/>
                <w:lang w:val="en-US"/>
                <w:rPrChange w:id="4246" w:author="Billy" w:date="2021-06-16T00:01:00Z">
                  <w:rPr>
                    <w:ins w:id="4247" w:author="Billy" w:date="2021-06-16T00:01:00Z"/>
                  </w:rPr>
                </w:rPrChange>
              </w:rPr>
              <w:pPrChange w:id="4248" w:author="Billy" w:date="2021-06-16T00:01:00Z">
                <w:pPr>
                  <w:jc w:val="center"/>
                </w:pPr>
              </w:pPrChange>
            </w:pPr>
            <w:ins w:id="4249" w:author="Billy" w:date="2021-06-16T00:01:00Z">
              <w:r w:rsidRPr="008B4807">
                <w:rPr>
                  <w:rFonts w:eastAsia="Times New Roman"/>
                  <w:color w:val="000000"/>
                  <w:sz w:val="20"/>
                  <w:szCs w:val="20"/>
                  <w:lang w:val="en-US"/>
                  <w:rPrChange w:id="4250" w:author="Billy" w:date="2021-06-16T00:01:00Z">
                    <w:rPr/>
                  </w:rPrChange>
                </w:rPr>
                <w:t>3710</w:t>
              </w:r>
            </w:ins>
          </w:p>
        </w:tc>
        <w:tc>
          <w:tcPr>
            <w:tcW w:w="333" w:type="dxa"/>
            <w:tcBorders>
              <w:top w:val="nil"/>
              <w:left w:val="nil"/>
              <w:bottom w:val="single" w:sz="4" w:space="0" w:color="auto"/>
              <w:right w:val="nil"/>
            </w:tcBorders>
            <w:shd w:val="clear" w:color="auto" w:fill="auto"/>
            <w:noWrap/>
            <w:vAlign w:val="center"/>
            <w:hideMark/>
          </w:tcPr>
          <w:p w14:paraId="56A0E133" w14:textId="77777777" w:rsidR="008B4807" w:rsidRPr="008B4807" w:rsidRDefault="008B4807" w:rsidP="008B4807">
            <w:pPr>
              <w:spacing w:line="240" w:lineRule="auto"/>
              <w:jc w:val="right"/>
              <w:rPr>
                <w:ins w:id="4251" w:author="Billy" w:date="2021-06-16T00:01:00Z"/>
                <w:rFonts w:eastAsia="Times New Roman"/>
                <w:color w:val="000000"/>
                <w:sz w:val="20"/>
                <w:szCs w:val="20"/>
                <w:lang w:val="en-US"/>
                <w:rPrChange w:id="4252" w:author="Billy" w:date="2021-06-16T00:01:00Z">
                  <w:rPr>
                    <w:ins w:id="4253" w:author="Billy" w:date="2021-06-16T00:01:00Z"/>
                  </w:rPr>
                </w:rPrChange>
              </w:rPr>
              <w:pPrChange w:id="4254" w:author="Billy" w:date="2021-06-16T00:01:00Z">
                <w:pPr>
                  <w:jc w:val="right"/>
                </w:pPr>
              </w:pPrChange>
            </w:pPr>
            <w:ins w:id="4255" w:author="Billy" w:date="2021-06-16T00:01:00Z">
              <w:r w:rsidRPr="008B4807">
                <w:rPr>
                  <w:rFonts w:eastAsia="Times New Roman"/>
                  <w:color w:val="000000"/>
                  <w:sz w:val="20"/>
                  <w:szCs w:val="20"/>
                  <w:lang w:val="en-US"/>
                  <w:rPrChange w:id="4256" w:author="Billy" w:date="2021-06-16T00:01:00Z">
                    <w:rPr/>
                  </w:rPrChange>
                </w:rPr>
                <w:t> </w:t>
              </w:r>
            </w:ins>
          </w:p>
        </w:tc>
        <w:tc>
          <w:tcPr>
            <w:tcW w:w="1071" w:type="dxa"/>
            <w:tcBorders>
              <w:top w:val="nil"/>
              <w:left w:val="nil"/>
              <w:bottom w:val="single" w:sz="4" w:space="0" w:color="auto"/>
              <w:right w:val="nil"/>
            </w:tcBorders>
            <w:shd w:val="clear" w:color="auto" w:fill="auto"/>
            <w:noWrap/>
            <w:vAlign w:val="center"/>
            <w:hideMark/>
          </w:tcPr>
          <w:p w14:paraId="74EC4E60" w14:textId="77777777" w:rsidR="008B4807" w:rsidRPr="008B4807" w:rsidRDefault="008B4807" w:rsidP="008B4807">
            <w:pPr>
              <w:spacing w:line="240" w:lineRule="auto"/>
              <w:jc w:val="right"/>
              <w:rPr>
                <w:ins w:id="4257" w:author="Billy" w:date="2021-06-16T00:01:00Z"/>
                <w:rFonts w:eastAsia="Times New Roman"/>
                <w:color w:val="000000"/>
                <w:sz w:val="20"/>
                <w:szCs w:val="20"/>
                <w:lang w:val="en-US"/>
                <w:rPrChange w:id="4258" w:author="Billy" w:date="2021-06-16T00:01:00Z">
                  <w:rPr>
                    <w:ins w:id="4259" w:author="Billy" w:date="2021-06-16T00:01:00Z"/>
                  </w:rPr>
                </w:rPrChange>
              </w:rPr>
              <w:pPrChange w:id="4260" w:author="Billy" w:date="2021-06-16T00:01:00Z">
                <w:pPr>
                  <w:jc w:val="right"/>
                </w:pPr>
              </w:pPrChange>
            </w:pPr>
            <w:ins w:id="4261" w:author="Billy" w:date="2021-06-16T00:01:00Z">
              <w:r w:rsidRPr="008B4807">
                <w:rPr>
                  <w:rFonts w:eastAsia="Times New Roman"/>
                  <w:color w:val="000000"/>
                  <w:sz w:val="20"/>
                  <w:szCs w:val="20"/>
                  <w:lang w:val="en-US"/>
                  <w:rPrChange w:id="4262" w:author="Billy" w:date="2021-06-16T00:01:00Z">
                    <w:rPr/>
                  </w:rPrChange>
                </w:rPr>
                <w:t>0.078</w:t>
              </w:r>
            </w:ins>
          </w:p>
        </w:tc>
        <w:tc>
          <w:tcPr>
            <w:tcW w:w="532" w:type="dxa"/>
            <w:tcBorders>
              <w:top w:val="nil"/>
              <w:left w:val="nil"/>
              <w:bottom w:val="single" w:sz="4" w:space="0" w:color="auto"/>
              <w:right w:val="single" w:sz="8" w:space="0" w:color="auto"/>
            </w:tcBorders>
            <w:shd w:val="clear" w:color="auto" w:fill="auto"/>
            <w:noWrap/>
            <w:vAlign w:val="center"/>
            <w:hideMark/>
          </w:tcPr>
          <w:p w14:paraId="2887BE06" w14:textId="77777777" w:rsidR="008B4807" w:rsidRPr="008B4807" w:rsidRDefault="008B4807" w:rsidP="008B4807">
            <w:pPr>
              <w:spacing w:line="240" w:lineRule="auto"/>
              <w:rPr>
                <w:ins w:id="4263" w:author="Billy" w:date="2021-06-16T00:01:00Z"/>
                <w:rFonts w:eastAsia="Times New Roman"/>
                <w:color w:val="000000"/>
                <w:sz w:val="20"/>
                <w:szCs w:val="20"/>
                <w:lang w:val="en-US"/>
                <w:rPrChange w:id="4264" w:author="Billy" w:date="2021-06-16T00:01:00Z">
                  <w:rPr>
                    <w:ins w:id="4265" w:author="Billy" w:date="2021-06-16T00:01:00Z"/>
                  </w:rPr>
                </w:rPrChange>
              </w:rPr>
              <w:pPrChange w:id="4266" w:author="Billy" w:date="2021-06-16T00:01:00Z">
                <w:pPr/>
              </w:pPrChange>
            </w:pPr>
            <w:ins w:id="4267" w:author="Billy" w:date="2021-06-16T00:01:00Z">
              <w:r w:rsidRPr="008B4807">
                <w:rPr>
                  <w:rFonts w:eastAsia="Times New Roman"/>
                  <w:color w:val="000000"/>
                  <w:sz w:val="20"/>
                  <w:szCs w:val="20"/>
                  <w:lang w:val="en-US"/>
                  <w:rPrChange w:id="4268" w:author="Billy" w:date="2021-06-16T00:01:00Z">
                    <w:rPr/>
                  </w:rPrChange>
                </w:rPr>
                <w:t> </w:t>
              </w:r>
            </w:ins>
          </w:p>
        </w:tc>
      </w:tr>
      <w:tr w:rsidR="008B4807" w:rsidRPr="008B4807" w14:paraId="5436CCE6" w14:textId="77777777" w:rsidTr="008B4807">
        <w:trPr>
          <w:divId w:val="1997344894"/>
          <w:trHeight w:val="600"/>
          <w:ins w:id="4269" w:author="Billy" w:date="2021-06-16T00:01:00Z"/>
        </w:trPr>
        <w:tc>
          <w:tcPr>
            <w:tcW w:w="3320" w:type="dxa"/>
            <w:tcBorders>
              <w:top w:val="nil"/>
              <w:left w:val="single" w:sz="8" w:space="0" w:color="auto"/>
              <w:bottom w:val="single" w:sz="4" w:space="0" w:color="auto"/>
              <w:right w:val="nil"/>
            </w:tcBorders>
            <w:shd w:val="clear" w:color="000000" w:fill="F2F2F2"/>
            <w:vAlign w:val="center"/>
            <w:hideMark/>
          </w:tcPr>
          <w:p w14:paraId="441ECE3B" w14:textId="77777777" w:rsidR="008B4807" w:rsidRPr="008B4807" w:rsidRDefault="008B4807" w:rsidP="008B4807">
            <w:pPr>
              <w:spacing w:line="240" w:lineRule="auto"/>
              <w:jc w:val="center"/>
              <w:rPr>
                <w:ins w:id="4270" w:author="Billy" w:date="2021-06-16T00:01:00Z"/>
                <w:rFonts w:eastAsia="Times New Roman"/>
                <w:i/>
                <w:iCs/>
                <w:color w:val="000000"/>
                <w:sz w:val="20"/>
                <w:szCs w:val="20"/>
                <w:lang w:val="en-US"/>
                <w:rPrChange w:id="4271" w:author="Billy" w:date="2021-06-16T00:01:00Z">
                  <w:rPr>
                    <w:ins w:id="4272" w:author="Billy" w:date="2021-06-16T00:01:00Z"/>
                  </w:rPr>
                </w:rPrChange>
              </w:rPr>
              <w:pPrChange w:id="4273" w:author="Billy" w:date="2021-06-16T00:01:00Z">
                <w:pPr>
                  <w:jc w:val="center"/>
                </w:pPr>
              </w:pPrChange>
            </w:pPr>
            <w:ins w:id="4274" w:author="Billy" w:date="2021-06-16T00:01:00Z">
              <w:r w:rsidRPr="008B4807">
                <w:rPr>
                  <w:rFonts w:eastAsia="Times New Roman"/>
                  <w:i/>
                  <w:iCs/>
                  <w:color w:val="000000"/>
                  <w:sz w:val="20"/>
                  <w:szCs w:val="20"/>
                  <w:lang w:val="en-US"/>
                  <w:rPrChange w:id="4275" w:author="Billy" w:date="2021-06-16T00:01:00Z">
                    <w:rPr/>
                  </w:rPrChange>
                </w:rPr>
                <w:t>Child, Positive v. Negative</w:t>
              </w:r>
            </w:ins>
          </w:p>
        </w:tc>
        <w:tc>
          <w:tcPr>
            <w:tcW w:w="1260" w:type="dxa"/>
            <w:tcBorders>
              <w:top w:val="nil"/>
              <w:left w:val="nil"/>
              <w:bottom w:val="single" w:sz="4" w:space="0" w:color="auto"/>
              <w:right w:val="nil"/>
            </w:tcBorders>
            <w:shd w:val="clear" w:color="auto" w:fill="auto"/>
            <w:noWrap/>
            <w:vAlign w:val="center"/>
            <w:hideMark/>
          </w:tcPr>
          <w:p w14:paraId="6CDA9043" w14:textId="77777777" w:rsidR="008B4807" w:rsidRPr="008B4807" w:rsidRDefault="008B4807" w:rsidP="008B4807">
            <w:pPr>
              <w:spacing w:line="240" w:lineRule="auto"/>
              <w:jc w:val="center"/>
              <w:rPr>
                <w:ins w:id="4276" w:author="Billy" w:date="2021-06-16T00:01:00Z"/>
                <w:rFonts w:eastAsia="Times New Roman"/>
                <w:color w:val="000000"/>
                <w:sz w:val="20"/>
                <w:szCs w:val="20"/>
                <w:lang w:val="en-US"/>
                <w:rPrChange w:id="4277" w:author="Billy" w:date="2021-06-16T00:01:00Z">
                  <w:rPr>
                    <w:ins w:id="4278" w:author="Billy" w:date="2021-06-16T00:01:00Z"/>
                  </w:rPr>
                </w:rPrChange>
              </w:rPr>
              <w:pPrChange w:id="4279" w:author="Billy" w:date="2021-06-16T00:01:00Z">
                <w:pPr>
                  <w:jc w:val="center"/>
                </w:pPr>
              </w:pPrChange>
            </w:pPr>
            <w:ins w:id="4280" w:author="Billy" w:date="2021-06-16T00:01:00Z">
              <w:r w:rsidRPr="008B4807">
                <w:rPr>
                  <w:rFonts w:eastAsia="Times New Roman"/>
                  <w:color w:val="000000"/>
                  <w:sz w:val="20"/>
                  <w:szCs w:val="20"/>
                  <w:lang w:val="en-US"/>
                  <w:rPrChange w:id="4281" w:author="Billy" w:date="2021-06-16T00:01:00Z">
                    <w:rPr/>
                  </w:rPrChange>
                </w:rPr>
                <w:t>-0.051</w:t>
              </w:r>
            </w:ins>
          </w:p>
        </w:tc>
        <w:tc>
          <w:tcPr>
            <w:tcW w:w="717" w:type="dxa"/>
            <w:tcBorders>
              <w:top w:val="nil"/>
              <w:left w:val="nil"/>
              <w:bottom w:val="single" w:sz="4" w:space="0" w:color="auto"/>
              <w:right w:val="nil"/>
            </w:tcBorders>
            <w:shd w:val="clear" w:color="auto" w:fill="auto"/>
            <w:noWrap/>
            <w:vAlign w:val="center"/>
            <w:hideMark/>
          </w:tcPr>
          <w:p w14:paraId="17DD4A96" w14:textId="77777777" w:rsidR="008B4807" w:rsidRPr="008B4807" w:rsidRDefault="008B4807" w:rsidP="008B4807">
            <w:pPr>
              <w:spacing w:line="240" w:lineRule="auto"/>
              <w:jc w:val="center"/>
              <w:rPr>
                <w:ins w:id="4282" w:author="Billy" w:date="2021-06-16T00:01:00Z"/>
                <w:rFonts w:eastAsia="Times New Roman"/>
                <w:color w:val="000000"/>
                <w:sz w:val="20"/>
                <w:szCs w:val="20"/>
                <w:lang w:val="en-US"/>
                <w:rPrChange w:id="4283" w:author="Billy" w:date="2021-06-16T00:01:00Z">
                  <w:rPr>
                    <w:ins w:id="4284" w:author="Billy" w:date="2021-06-16T00:01:00Z"/>
                  </w:rPr>
                </w:rPrChange>
              </w:rPr>
              <w:pPrChange w:id="4285" w:author="Billy" w:date="2021-06-16T00:01:00Z">
                <w:pPr>
                  <w:jc w:val="center"/>
                </w:pPr>
              </w:pPrChange>
            </w:pPr>
            <w:ins w:id="4286" w:author="Billy" w:date="2021-06-16T00:01:00Z">
              <w:r w:rsidRPr="008B4807">
                <w:rPr>
                  <w:rFonts w:eastAsia="Times New Roman"/>
                  <w:color w:val="000000"/>
                  <w:sz w:val="20"/>
                  <w:szCs w:val="20"/>
                  <w:lang w:val="en-US"/>
                  <w:rPrChange w:id="4287" w:author="Billy" w:date="2021-06-16T00:01:00Z">
                    <w:rPr/>
                  </w:rPrChange>
                </w:rPr>
                <w:t>0.012</w:t>
              </w:r>
            </w:ins>
          </w:p>
        </w:tc>
        <w:tc>
          <w:tcPr>
            <w:tcW w:w="1173" w:type="dxa"/>
            <w:tcBorders>
              <w:top w:val="nil"/>
              <w:left w:val="nil"/>
              <w:bottom w:val="single" w:sz="4" w:space="0" w:color="auto"/>
              <w:right w:val="nil"/>
            </w:tcBorders>
            <w:shd w:val="clear" w:color="auto" w:fill="auto"/>
            <w:noWrap/>
            <w:vAlign w:val="center"/>
            <w:hideMark/>
          </w:tcPr>
          <w:p w14:paraId="1F8313DE" w14:textId="77777777" w:rsidR="008B4807" w:rsidRPr="008B4807" w:rsidRDefault="008B4807" w:rsidP="008B4807">
            <w:pPr>
              <w:spacing w:line="240" w:lineRule="auto"/>
              <w:jc w:val="center"/>
              <w:rPr>
                <w:ins w:id="4288" w:author="Billy" w:date="2021-06-16T00:01:00Z"/>
                <w:rFonts w:eastAsia="Times New Roman"/>
                <w:color w:val="000000"/>
                <w:sz w:val="20"/>
                <w:szCs w:val="20"/>
                <w:lang w:val="en-US"/>
                <w:rPrChange w:id="4289" w:author="Billy" w:date="2021-06-16T00:01:00Z">
                  <w:rPr>
                    <w:ins w:id="4290" w:author="Billy" w:date="2021-06-16T00:01:00Z"/>
                  </w:rPr>
                </w:rPrChange>
              </w:rPr>
              <w:pPrChange w:id="4291" w:author="Billy" w:date="2021-06-16T00:01:00Z">
                <w:pPr>
                  <w:jc w:val="center"/>
                </w:pPr>
              </w:pPrChange>
            </w:pPr>
            <w:ins w:id="4292" w:author="Billy" w:date="2021-06-16T00:01:00Z">
              <w:r w:rsidRPr="008B4807">
                <w:rPr>
                  <w:rFonts w:eastAsia="Times New Roman"/>
                  <w:color w:val="000000"/>
                  <w:sz w:val="20"/>
                  <w:szCs w:val="20"/>
                  <w:lang w:val="en-US"/>
                  <w:rPrChange w:id="4293" w:author="Billy" w:date="2021-06-16T00:01:00Z">
                    <w:rPr/>
                  </w:rPrChange>
                </w:rPr>
                <w:t>-4.142</w:t>
              </w:r>
            </w:ins>
          </w:p>
        </w:tc>
        <w:tc>
          <w:tcPr>
            <w:tcW w:w="600" w:type="dxa"/>
            <w:tcBorders>
              <w:top w:val="nil"/>
              <w:left w:val="nil"/>
              <w:bottom w:val="single" w:sz="4" w:space="0" w:color="auto"/>
              <w:right w:val="nil"/>
            </w:tcBorders>
            <w:shd w:val="clear" w:color="auto" w:fill="auto"/>
            <w:noWrap/>
            <w:vAlign w:val="center"/>
            <w:hideMark/>
          </w:tcPr>
          <w:p w14:paraId="029DE80B" w14:textId="77777777" w:rsidR="008B4807" w:rsidRPr="008B4807" w:rsidRDefault="008B4807" w:rsidP="008B4807">
            <w:pPr>
              <w:spacing w:line="240" w:lineRule="auto"/>
              <w:jc w:val="center"/>
              <w:rPr>
                <w:ins w:id="4294" w:author="Billy" w:date="2021-06-16T00:01:00Z"/>
                <w:rFonts w:eastAsia="Times New Roman"/>
                <w:color w:val="000000"/>
                <w:sz w:val="20"/>
                <w:szCs w:val="20"/>
                <w:lang w:val="en-US"/>
                <w:rPrChange w:id="4295" w:author="Billy" w:date="2021-06-16T00:01:00Z">
                  <w:rPr>
                    <w:ins w:id="4296" w:author="Billy" w:date="2021-06-16T00:01:00Z"/>
                  </w:rPr>
                </w:rPrChange>
              </w:rPr>
              <w:pPrChange w:id="4297" w:author="Billy" w:date="2021-06-16T00:01:00Z">
                <w:pPr>
                  <w:jc w:val="center"/>
                </w:pPr>
              </w:pPrChange>
            </w:pPr>
            <w:ins w:id="4298" w:author="Billy" w:date="2021-06-16T00:01:00Z">
              <w:r w:rsidRPr="008B4807">
                <w:rPr>
                  <w:rFonts w:eastAsia="Times New Roman"/>
                  <w:color w:val="000000"/>
                  <w:sz w:val="20"/>
                  <w:szCs w:val="20"/>
                  <w:lang w:val="en-US"/>
                  <w:rPrChange w:id="4299" w:author="Billy" w:date="2021-06-16T00:01:00Z">
                    <w:rPr/>
                  </w:rPrChange>
                </w:rPr>
                <w:t>4196</w:t>
              </w:r>
            </w:ins>
          </w:p>
        </w:tc>
        <w:tc>
          <w:tcPr>
            <w:tcW w:w="333" w:type="dxa"/>
            <w:tcBorders>
              <w:top w:val="nil"/>
              <w:left w:val="nil"/>
              <w:bottom w:val="single" w:sz="4" w:space="0" w:color="auto"/>
              <w:right w:val="nil"/>
            </w:tcBorders>
            <w:shd w:val="clear" w:color="auto" w:fill="auto"/>
            <w:noWrap/>
            <w:vAlign w:val="center"/>
            <w:hideMark/>
          </w:tcPr>
          <w:p w14:paraId="7EDBB0E7" w14:textId="77777777" w:rsidR="008B4807" w:rsidRPr="008B4807" w:rsidRDefault="008B4807" w:rsidP="008B4807">
            <w:pPr>
              <w:spacing w:line="240" w:lineRule="auto"/>
              <w:jc w:val="right"/>
              <w:rPr>
                <w:ins w:id="4300" w:author="Billy" w:date="2021-06-16T00:01:00Z"/>
                <w:rFonts w:eastAsia="Times New Roman"/>
                <w:color w:val="000000"/>
                <w:sz w:val="20"/>
                <w:szCs w:val="20"/>
                <w:lang w:val="en-US"/>
                <w:rPrChange w:id="4301" w:author="Billy" w:date="2021-06-16T00:01:00Z">
                  <w:rPr>
                    <w:ins w:id="4302" w:author="Billy" w:date="2021-06-16T00:01:00Z"/>
                  </w:rPr>
                </w:rPrChange>
              </w:rPr>
              <w:pPrChange w:id="4303" w:author="Billy" w:date="2021-06-16T00:01:00Z">
                <w:pPr>
                  <w:jc w:val="right"/>
                </w:pPr>
              </w:pPrChange>
            </w:pPr>
            <w:ins w:id="4304" w:author="Billy" w:date="2021-06-16T00:01:00Z">
              <w:r w:rsidRPr="008B4807">
                <w:rPr>
                  <w:rFonts w:eastAsia="Times New Roman"/>
                  <w:color w:val="000000"/>
                  <w:sz w:val="20"/>
                  <w:szCs w:val="20"/>
                  <w:lang w:val="en-US"/>
                  <w:rPrChange w:id="4305" w:author="Billy" w:date="2021-06-16T00:01:00Z">
                    <w:rPr/>
                  </w:rPrChange>
                </w:rPr>
                <w:t>&lt;</w:t>
              </w:r>
            </w:ins>
          </w:p>
        </w:tc>
        <w:tc>
          <w:tcPr>
            <w:tcW w:w="1071" w:type="dxa"/>
            <w:tcBorders>
              <w:top w:val="nil"/>
              <w:left w:val="nil"/>
              <w:bottom w:val="single" w:sz="4" w:space="0" w:color="auto"/>
              <w:right w:val="nil"/>
            </w:tcBorders>
            <w:shd w:val="clear" w:color="auto" w:fill="auto"/>
            <w:noWrap/>
            <w:vAlign w:val="center"/>
            <w:hideMark/>
          </w:tcPr>
          <w:p w14:paraId="4D1E95FD" w14:textId="77777777" w:rsidR="008B4807" w:rsidRPr="008B4807" w:rsidRDefault="008B4807" w:rsidP="008B4807">
            <w:pPr>
              <w:spacing w:line="240" w:lineRule="auto"/>
              <w:jc w:val="right"/>
              <w:rPr>
                <w:ins w:id="4306" w:author="Billy" w:date="2021-06-16T00:01:00Z"/>
                <w:rFonts w:eastAsia="Times New Roman"/>
                <w:color w:val="000000"/>
                <w:sz w:val="20"/>
                <w:szCs w:val="20"/>
                <w:lang w:val="en-US"/>
                <w:rPrChange w:id="4307" w:author="Billy" w:date="2021-06-16T00:01:00Z">
                  <w:rPr>
                    <w:ins w:id="4308" w:author="Billy" w:date="2021-06-16T00:01:00Z"/>
                  </w:rPr>
                </w:rPrChange>
              </w:rPr>
              <w:pPrChange w:id="4309" w:author="Billy" w:date="2021-06-16T00:01:00Z">
                <w:pPr>
                  <w:jc w:val="right"/>
                </w:pPr>
              </w:pPrChange>
            </w:pPr>
            <w:ins w:id="4310" w:author="Billy" w:date="2021-06-16T00:01:00Z">
              <w:r w:rsidRPr="008B4807">
                <w:rPr>
                  <w:rFonts w:eastAsia="Times New Roman"/>
                  <w:color w:val="000000"/>
                  <w:sz w:val="20"/>
                  <w:szCs w:val="20"/>
                  <w:lang w:val="en-US"/>
                  <w:rPrChange w:id="4311" w:author="Billy" w:date="2021-06-16T00:01:00Z">
                    <w:rPr/>
                  </w:rPrChange>
                </w:rPr>
                <w:t>0.001</w:t>
              </w:r>
            </w:ins>
          </w:p>
        </w:tc>
        <w:tc>
          <w:tcPr>
            <w:tcW w:w="532" w:type="dxa"/>
            <w:tcBorders>
              <w:top w:val="nil"/>
              <w:left w:val="nil"/>
              <w:bottom w:val="single" w:sz="4" w:space="0" w:color="auto"/>
              <w:right w:val="single" w:sz="8" w:space="0" w:color="auto"/>
            </w:tcBorders>
            <w:shd w:val="clear" w:color="auto" w:fill="auto"/>
            <w:noWrap/>
            <w:vAlign w:val="center"/>
            <w:hideMark/>
          </w:tcPr>
          <w:p w14:paraId="296CF66F" w14:textId="77777777" w:rsidR="008B4807" w:rsidRPr="008B4807" w:rsidRDefault="008B4807" w:rsidP="008B4807">
            <w:pPr>
              <w:spacing w:line="240" w:lineRule="auto"/>
              <w:rPr>
                <w:ins w:id="4312" w:author="Billy" w:date="2021-06-16T00:01:00Z"/>
                <w:rFonts w:eastAsia="Times New Roman"/>
                <w:color w:val="000000"/>
                <w:sz w:val="20"/>
                <w:szCs w:val="20"/>
                <w:lang w:val="en-US"/>
                <w:rPrChange w:id="4313" w:author="Billy" w:date="2021-06-16T00:01:00Z">
                  <w:rPr>
                    <w:ins w:id="4314" w:author="Billy" w:date="2021-06-16T00:01:00Z"/>
                  </w:rPr>
                </w:rPrChange>
              </w:rPr>
              <w:pPrChange w:id="4315" w:author="Billy" w:date="2021-06-16T00:01:00Z">
                <w:pPr/>
              </w:pPrChange>
            </w:pPr>
            <w:ins w:id="4316" w:author="Billy" w:date="2021-06-16T00:01:00Z">
              <w:r w:rsidRPr="008B4807">
                <w:rPr>
                  <w:rFonts w:eastAsia="Times New Roman"/>
                  <w:color w:val="000000"/>
                  <w:sz w:val="20"/>
                  <w:szCs w:val="20"/>
                  <w:lang w:val="en-US"/>
                  <w:rPrChange w:id="4317" w:author="Billy" w:date="2021-06-16T00:01:00Z">
                    <w:rPr/>
                  </w:rPrChange>
                </w:rPr>
                <w:t>***</w:t>
              </w:r>
            </w:ins>
          </w:p>
        </w:tc>
      </w:tr>
      <w:tr w:rsidR="008B4807" w:rsidRPr="008B4807" w14:paraId="6EED5234" w14:textId="77777777" w:rsidTr="008B4807">
        <w:trPr>
          <w:divId w:val="1997344894"/>
          <w:trHeight w:val="600"/>
          <w:ins w:id="4318" w:author="Billy" w:date="2021-06-16T00:01:00Z"/>
        </w:trPr>
        <w:tc>
          <w:tcPr>
            <w:tcW w:w="3320" w:type="dxa"/>
            <w:tcBorders>
              <w:top w:val="nil"/>
              <w:left w:val="single" w:sz="8" w:space="0" w:color="auto"/>
              <w:bottom w:val="single" w:sz="4" w:space="0" w:color="auto"/>
              <w:right w:val="nil"/>
            </w:tcBorders>
            <w:shd w:val="clear" w:color="000000" w:fill="F2F2F2"/>
            <w:vAlign w:val="center"/>
            <w:hideMark/>
          </w:tcPr>
          <w:p w14:paraId="555F85D2" w14:textId="77777777" w:rsidR="008B4807" w:rsidRPr="008B4807" w:rsidRDefault="008B4807" w:rsidP="008B4807">
            <w:pPr>
              <w:spacing w:line="240" w:lineRule="auto"/>
              <w:jc w:val="center"/>
              <w:rPr>
                <w:ins w:id="4319" w:author="Billy" w:date="2021-06-16T00:01:00Z"/>
                <w:rFonts w:eastAsia="Times New Roman"/>
                <w:i/>
                <w:iCs/>
                <w:color w:val="000000"/>
                <w:sz w:val="20"/>
                <w:szCs w:val="20"/>
                <w:lang w:val="en-US"/>
                <w:rPrChange w:id="4320" w:author="Billy" w:date="2021-06-16T00:01:00Z">
                  <w:rPr>
                    <w:ins w:id="4321" w:author="Billy" w:date="2021-06-16T00:01:00Z"/>
                  </w:rPr>
                </w:rPrChange>
              </w:rPr>
              <w:pPrChange w:id="4322" w:author="Billy" w:date="2021-06-16T00:01:00Z">
                <w:pPr>
                  <w:jc w:val="center"/>
                </w:pPr>
              </w:pPrChange>
            </w:pPr>
            <w:ins w:id="4323" w:author="Billy" w:date="2021-06-16T00:01:00Z">
              <w:r w:rsidRPr="008B4807">
                <w:rPr>
                  <w:rFonts w:eastAsia="Times New Roman"/>
                  <w:i/>
                  <w:iCs/>
                  <w:color w:val="000000"/>
                  <w:sz w:val="20"/>
                  <w:szCs w:val="20"/>
                  <w:lang w:val="en-US"/>
                  <w:rPrChange w:id="4324" w:author="Billy" w:date="2021-06-16T00:01:00Z">
                    <w:rPr/>
                  </w:rPrChange>
                </w:rPr>
                <w:t>Child, Positive v. Neutral</w:t>
              </w:r>
            </w:ins>
          </w:p>
        </w:tc>
        <w:tc>
          <w:tcPr>
            <w:tcW w:w="1260" w:type="dxa"/>
            <w:tcBorders>
              <w:top w:val="nil"/>
              <w:left w:val="nil"/>
              <w:bottom w:val="single" w:sz="4" w:space="0" w:color="auto"/>
              <w:right w:val="nil"/>
            </w:tcBorders>
            <w:shd w:val="clear" w:color="auto" w:fill="auto"/>
            <w:noWrap/>
            <w:vAlign w:val="center"/>
            <w:hideMark/>
          </w:tcPr>
          <w:p w14:paraId="4C9DA334" w14:textId="77777777" w:rsidR="008B4807" w:rsidRPr="008B4807" w:rsidRDefault="008B4807" w:rsidP="008B4807">
            <w:pPr>
              <w:spacing w:line="240" w:lineRule="auto"/>
              <w:jc w:val="center"/>
              <w:rPr>
                <w:ins w:id="4325" w:author="Billy" w:date="2021-06-16T00:01:00Z"/>
                <w:rFonts w:eastAsia="Times New Roman"/>
                <w:color w:val="000000"/>
                <w:sz w:val="20"/>
                <w:szCs w:val="20"/>
                <w:lang w:val="en-US"/>
                <w:rPrChange w:id="4326" w:author="Billy" w:date="2021-06-16T00:01:00Z">
                  <w:rPr>
                    <w:ins w:id="4327" w:author="Billy" w:date="2021-06-16T00:01:00Z"/>
                  </w:rPr>
                </w:rPrChange>
              </w:rPr>
              <w:pPrChange w:id="4328" w:author="Billy" w:date="2021-06-16T00:01:00Z">
                <w:pPr>
                  <w:jc w:val="center"/>
                </w:pPr>
              </w:pPrChange>
            </w:pPr>
            <w:ins w:id="4329" w:author="Billy" w:date="2021-06-16T00:01:00Z">
              <w:r w:rsidRPr="008B4807">
                <w:rPr>
                  <w:rFonts w:eastAsia="Times New Roman"/>
                  <w:color w:val="000000"/>
                  <w:sz w:val="20"/>
                  <w:szCs w:val="20"/>
                  <w:lang w:val="en-US"/>
                  <w:rPrChange w:id="4330" w:author="Billy" w:date="2021-06-16T00:01:00Z">
                    <w:rPr/>
                  </w:rPrChange>
                </w:rPr>
                <w:t>0.032</w:t>
              </w:r>
            </w:ins>
          </w:p>
        </w:tc>
        <w:tc>
          <w:tcPr>
            <w:tcW w:w="717" w:type="dxa"/>
            <w:tcBorders>
              <w:top w:val="nil"/>
              <w:left w:val="nil"/>
              <w:bottom w:val="single" w:sz="4" w:space="0" w:color="auto"/>
              <w:right w:val="nil"/>
            </w:tcBorders>
            <w:shd w:val="clear" w:color="auto" w:fill="auto"/>
            <w:noWrap/>
            <w:vAlign w:val="center"/>
            <w:hideMark/>
          </w:tcPr>
          <w:p w14:paraId="568ADA88" w14:textId="77777777" w:rsidR="008B4807" w:rsidRPr="008B4807" w:rsidRDefault="008B4807" w:rsidP="008B4807">
            <w:pPr>
              <w:spacing w:line="240" w:lineRule="auto"/>
              <w:jc w:val="center"/>
              <w:rPr>
                <w:ins w:id="4331" w:author="Billy" w:date="2021-06-16T00:01:00Z"/>
                <w:rFonts w:eastAsia="Times New Roman"/>
                <w:color w:val="000000"/>
                <w:sz w:val="20"/>
                <w:szCs w:val="20"/>
                <w:lang w:val="en-US"/>
                <w:rPrChange w:id="4332" w:author="Billy" w:date="2021-06-16T00:01:00Z">
                  <w:rPr>
                    <w:ins w:id="4333" w:author="Billy" w:date="2021-06-16T00:01:00Z"/>
                  </w:rPr>
                </w:rPrChange>
              </w:rPr>
              <w:pPrChange w:id="4334" w:author="Billy" w:date="2021-06-16T00:01:00Z">
                <w:pPr>
                  <w:jc w:val="center"/>
                </w:pPr>
              </w:pPrChange>
            </w:pPr>
            <w:ins w:id="4335" w:author="Billy" w:date="2021-06-16T00:01:00Z">
              <w:r w:rsidRPr="008B4807">
                <w:rPr>
                  <w:rFonts w:eastAsia="Times New Roman"/>
                  <w:color w:val="000000"/>
                  <w:sz w:val="20"/>
                  <w:szCs w:val="20"/>
                  <w:lang w:val="en-US"/>
                  <w:rPrChange w:id="4336" w:author="Billy" w:date="2021-06-16T00:01:00Z">
                    <w:rPr/>
                  </w:rPrChange>
                </w:rPr>
                <w:t>0.012</w:t>
              </w:r>
            </w:ins>
          </w:p>
        </w:tc>
        <w:tc>
          <w:tcPr>
            <w:tcW w:w="1173" w:type="dxa"/>
            <w:tcBorders>
              <w:top w:val="nil"/>
              <w:left w:val="nil"/>
              <w:bottom w:val="single" w:sz="4" w:space="0" w:color="auto"/>
              <w:right w:val="nil"/>
            </w:tcBorders>
            <w:shd w:val="clear" w:color="auto" w:fill="auto"/>
            <w:noWrap/>
            <w:vAlign w:val="center"/>
            <w:hideMark/>
          </w:tcPr>
          <w:p w14:paraId="27EE68AD" w14:textId="77777777" w:rsidR="008B4807" w:rsidRPr="008B4807" w:rsidRDefault="008B4807" w:rsidP="008B4807">
            <w:pPr>
              <w:spacing w:line="240" w:lineRule="auto"/>
              <w:jc w:val="center"/>
              <w:rPr>
                <w:ins w:id="4337" w:author="Billy" w:date="2021-06-16T00:01:00Z"/>
                <w:rFonts w:eastAsia="Times New Roman"/>
                <w:color w:val="000000"/>
                <w:sz w:val="20"/>
                <w:szCs w:val="20"/>
                <w:lang w:val="en-US"/>
                <w:rPrChange w:id="4338" w:author="Billy" w:date="2021-06-16T00:01:00Z">
                  <w:rPr>
                    <w:ins w:id="4339" w:author="Billy" w:date="2021-06-16T00:01:00Z"/>
                  </w:rPr>
                </w:rPrChange>
              </w:rPr>
              <w:pPrChange w:id="4340" w:author="Billy" w:date="2021-06-16T00:01:00Z">
                <w:pPr>
                  <w:jc w:val="center"/>
                </w:pPr>
              </w:pPrChange>
            </w:pPr>
            <w:ins w:id="4341" w:author="Billy" w:date="2021-06-16T00:01:00Z">
              <w:r w:rsidRPr="008B4807">
                <w:rPr>
                  <w:rFonts w:eastAsia="Times New Roman"/>
                  <w:color w:val="000000"/>
                  <w:sz w:val="20"/>
                  <w:szCs w:val="20"/>
                  <w:lang w:val="en-US"/>
                  <w:rPrChange w:id="4342" w:author="Billy" w:date="2021-06-16T00:01:00Z">
                    <w:rPr/>
                  </w:rPrChange>
                </w:rPr>
                <w:t>2.637</w:t>
              </w:r>
            </w:ins>
          </w:p>
        </w:tc>
        <w:tc>
          <w:tcPr>
            <w:tcW w:w="600" w:type="dxa"/>
            <w:tcBorders>
              <w:top w:val="nil"/>
              <w:left w:val="nil"/>
              <w:bottom w:val="single" w:sz="4" w:space="0" w:color="auto"/>
              <w:right w:val="nil"/>
            </w:tcBorders>
            <w:shd w:val="clear" w:color="auto" w:fill="auto"/>
            <w:noWrap/>
            <w:vAlign w:val="center"/>
            <w:hideMark/>
          </w:tcPr>
          <w:p w14:paraId="00328374" w14:textId="77777777" w:rsidR="008B4807" w:rsidRPr="008B4807" w:rsidRDefault="008B4807" w:rsidP="008B4807">
            <w:pPr>
              <w:spacing w:line="240" w:lineRule="auto"/>
              <w:jc w:val="center"/>
              <w:rPr>
                <w:ins w:id="4343" w:author="Billy" w:date="2021-06-16T00:01:00Z"/>
                <w:rFonts w:eastAsia="Times New Roman"/>
                <w:color w:val="000000"/>
                <w:sz w:val="20"/>
                <w:szCs w:val="20"/>
                <w:lang w:val="en-US"/>
                <w:rPrChange w:id="4344" w:author="Billy" w:date="2021-06-16T00:01:00Z">
                  <w:rPr>
                    <w:ins w:id="4345" w:author="Billy" w:date="2021-06-16T00:01:00Z"/>
                  </w:rPr>
                </w:rPrChange>
              </w:rPr>
              <w:pPrChange w:id="4346" w:author="Billy" w:date="2021-06-16T00:01:00Z">
                <w:pPr>
                  <w:jc w:val="center"/>
                </w:pPr>
              </w:pPrChange>
            </w:pPr>
            <w:ins w:id="4347" w:author="Billy" w:date="2021-06-16T00:01:00Z">
              <w:r w:rsidRPr="008B4807">
                <w:rPr>
                  <w:rFonts w:eastAsia="Times New Roman"/>
                  <w:color w:val="000000"/>
                  <w:sz w:val="20"/>
                  <w:szCs w:val="20"/>
                  <w:lang w:val="en-US"/>
                  <w:rPrChange w:id="4348" w:author="Billy" w:date="2021-06-16T00:01:00Z">
                    <w:rPr/>
                  </w:rPrChange>
                </w:rPr>
                <w:t>4192</w:t>
              </w:r>
            </w:ins>
          </w:p>
        </w:tc>
        <w:tc>
          <w:tcPr>
            <w:tcW w:w="333" w:type="dxa"/>
            <w:tcBorders>
              <w:top w:val="nil"/>
              <w:left w:val="nil"/>
              <w:bottom w:val="single" w:sz="4" w:space="0" w:color="auto"/>
              <w:right w:val="nil"/>
            </w:tcBorders>
            <w:shd w:val="clear" w:color="auto" w:fill="auto"/>
            <w:noWrap/>
            <w:vAlign w:val="center"/>
            <w:hideMark/>
          </w:tcPr>
          <w:p w14:paraId="2CE99B02" w14:textId="77777777" w:rsidR="008B4807" w:rsidRPr="008B4807" w:rsidRDefault="008B4807" w:rsidP="008B4807">
            <w:pPr>
              <w:spacing w:line="240" w:lineRule="auto"/>
              <w:jc w:val="right"/>
              <w:rPr>
                <w:ins w:id="4349" w:author="Billy" w:date="2021-06-16T00:01:00Z"/>
                <w:rFonts w:eastAsia="Times New Roman"/>
                <w:color w:val="000000"/>
                <w:sz w:val="20"/>
                <w:szCs w:val="20"/>
                <w:lang w:val="en-US"/>
                <w:rPrChange w:id="4350" w:author="Billy" w:date="2021-06-16T00:01:00Z">
                  <w:rPr>
                    <w:ins w:id="4351" w:author="Billy" w:date="2021-06-16T00:01:00Z"/>
                  </w:rPr>
                </w:rPrChange>
              </w:rPr>
              <w:pPrChange w:id="4352" w:author="Billy" w:date="2021-06-16T00:01:00Z">
                <w:pPr>
                  <w:jc w:val="right"/>
                </w:pPr>
              </w:pPrChange>
            </w:pPr>
            <w:ins w:id="4353" w:author="Billy" w:date="2021-06-16T00:01:00Z">
              <w:r w:rsidRPr="008B4807">
                <w:rPr>
                  <w:rFonts w:eastAsia="Times New Roman"/>
                  <w:color w:val="000000"/>
                  <w:sz w:val="20"/>
                  <w:szCs w:val="20"/>
                  <w:lang w:val="en-US"/>
                  <w:rPrChange w:id="4354" w:author="Billy" w:date="2021-06-16T00:01:00Z">
                    <w:rPr/>
                  </w:rPrChange>
                </w:rPr>
                <w:t> </w:t>
              </w:r>
            </w:ins>
          </w:p>
        </w:tc>
        <w:tc>
          <w:tcPr>
            <w:tcW w:w="1071" w:type="dxa"/>
            <w:tcBorders>
              <w:top w:val="nil"/>
              <w:left w:val="nil"/>
              <w:bottom w:val="single" w:sz="4" w:space="0" w:color="auto"/>
              <w:right w:val="nil"/>
            </w:tcBorders>
            <w:shd w:val="clear" w:color="auto" w:fill="auto"/>
            <w:noWrap/>
            <w:vAlign w:val="center"/>
            <w:hideMark/>
          </w:tcPr>
          <w:p w14:paraId="18EC7977" w14:textId="77777777" w:rsidR="008B4807" w:rsidRPr="008B4807" w:rsidRDefault="008B4807" w:rsidP="008B4807">
            <w:pPr>
              <w:spacing w:line="240" w:lineRule="auto"/>
              <w:jc w:val="right"/>
              <w:rPr>
                <w:ins w:id="4355" w:author="Billy" w:date="2021-06-16T00:01:00Z"/>
                <w:rFonts w:eastAsia="Times New Roman"/>
                <w:color w:val="000000"/>
                <w:sz w:val="20"/>
                <w:szCs w:val="20"/>
                <w:lang w:val="en-US"/>
                <w:rPrChange w:id="4356" w:author="Billy" w:date="2021-06-16T00:01:00Z">
                  <w:rPr>
                    <w:ins w:id="4357" w:author="Billy" w:date="2021-06-16T00:01:00Z"/>
                  </w:rPr>
                </w:rPrChange>
              </w:rPr>
              <w:pPrChange w:id="4358" w:author="Billy" w:date="2021-06-16T00:01:00Z">
                <w:pPr>
                  <w:jc w:val="right"/>
                </w:pPr>
              </w:pPrChange>
            </w:pPr>
            <w:ins w:id="4359" w:author="Billy" w:date="2021-06-16T00:01:00Z">
              <w:r w:rsidRPr="008B4807">
                <w:rPr>
                  <w:rFonts w:eastAsia="Times New Roman"/>
                  <w:color w:val="000000"/>
                  <w:sz w:val="20"/>
                  <w:szCs w:val="20"/>
                  <w:lang w:val="en-US"/>
                  <w:rPrChange w:id="4360" w:author="Billy" w:date="2021-06-16T00:01:00Z">
                    <w:rPr/>
                  </w:rPrChange>
                </w:rPr>
                <w:t>0.208</w:t>
              </w:r>
            </w:ins>
          </w:p>
        </w:tc>
        <w:tc>
          <w:tcPr>
            <w:tcW w:w="532" w:type="dxa"/>
            <w:tcBorders>
              <w:top w:val="nil"/>
              <w:left w:val="nil"/>
              <w:bottom w:val="single" w:sz="4" w:space="0" w:color="auto"/>
              <w:right w:val="single" w:sz="8" w:space="0" w:color="auto"/>
            </w:tcBorders>
            <w:shd w:val="clear" w:color="auto" w:fill="auto"/>
            <w:noWrap/>
            <w:vAlign w:val="center"/>
            <w:hideMark/>
          </w:tcPr>
          <w:p w14:paraId="42FC9502" w14:textId="77777777" w:rsidR="008B4807" w:rsidRPr="008B4807" w:rsidRDefault="008B4807" w:rsidP="008B4807">
            <w:pPr>
              <w:spacing w:line="240" w:lineRule="auto"/>
              <w:rPr>
                <w:ins w:id="4361" w:author="Billy" w:date="2021-06-16T00:01:00Z"/>
                <w:rFonts w:eastAsia="Times New Roman"/>
                <w:color w:val="000000"/>
                <w:sz w:val="20"/>
                <w:szCs w:val="20"/>
                <w:lang w:val="en-US"/>
                <w:rPrChange w:id="4362" w:author="Billy" w:date="2021-06-16T00:01:00Z">
                  <w:rPr>
                    <w:ins w:id="4363" w:author="Billy" w:date="2021-06-16T00:01:00Z"/>
                  </w:rPr>
                </w:rPrChange>
              </w:rPr>
              <w:pPrChange w:id="4364" w:author="Billy" w:date="2021-06-16T00:01:00Z">
                <w:pPr/>
              </w:pPrChange>
            </w:pPr>
            <w:ins w:id="4365" w:author="Billy" w:date="2021-06-16T00:01:00Z">
              <w:r w:rsidRPr="008B4807">
                <w:rPr>
                  <w:rFonts w:eastAsia="Times New Roman"/>
                  <w:color w:val="000000"/>
                  <w:sz w:val="20"/>
                  <w:szCs w:val="20"/>
                  <w:lang w:val="en-US"/>
                  <w:rPrChange w:id="4366" w:author="Billy" w:date="2021-06-16T00:01:00Z">
                    <w:rPr/>
                  </w:rPrChange>
                </w:rPr>
                <w:t> </w:t>
              </w:r>
            </w:ins>
          </w:p>
        </w:tc>
      </w:tr>
      <w:tr w:rsidR="008B4807" w:rsidRPr="008B4807" w14:paraId="074E03F7" w14:textId="77777777" w:rsidTr="008B4807">
        <w:trPr>
          <w:divId w:val="1997344894"/>
          <w:trHeight w:val="600"/>
          <w:ins w:id="4367" w:author="Billy" w:date="2021-06-16T00:01:00Z"/>
        </w:trPr>
        <w:tc>
          <w:tcPr>
            <w:tcW w:w="3320" w:type="dxa"/>
            <w:tcBorders>
              <w:top w:val="nil"/>
              <w:left w:val="single" w:sz="8" w:space="0" w:color="auto"/>
              <w:bottom w:val="single" w:sz="4" w:space="0" w:color="auto"/>
              <w:right w:val="nil"/>
            </w:tcBorders>
            <w:shd w:val="clear" w:color="000000" w:fill="F2F2F2"/>
            <w:vAlign w:val="center"/>
            <w:hideMark/>
          </w:tcPr>
          <w:p w14:paraId="217784FC" w14:textId="77777777" w:rsidR="008B4807" w:rsidRPr="008B4807" w:rsidRDefault="008B4807" w:rsidP="008B4807">
            <w:pPr>
              <w:spacing w:line="240" w:lineRule="auto"/>
              <w:jc w:val="center"/>
              <w:rPr>
                <w:ins w:id="4368" w:author="Billy" w:date="2021-06-16T00:01:00Z"/>
                <w:rFonts w:eastAsia="Times New Roman"/>
                <w:i/>
                <w:iCs/>
                <w:color w:val="000000"/>
                <w:sz w:val="20"/>
                <w:szCs w:val="20"/>
                <w:lang w:val="en-US"/>
                <w:rPrChange w:id="4369" w:author="Billy" w:date="2021-06-16T00:01:00Z">
                  <w:rPr>
                    <w:ins w:id="4370" w:author="Billy" w:date="2021-06-16T00:01:00Z"/>
                  </w:rPr>
                </w:rPrChange>
              </w:rPr>
              <w:pPrChange w:id="4371" w:author="Billy" w:date="2021-06-16T00:01:00Z">
                <w:pPr>
                  <w:jc w:val="center"/>
                </w:pPr>
              </w:pPrChange>
            </w:pPr>
            <w:ins w:id="4372" w:author="Billy" w:date="2021-06-16T00:01:00Z">
              <w:r w:rsidRPr="008B4807">
                <w:rPr>
                  <w:rFonts w:eastAsia="Times New Roman"/>
                  <w:i/>
                  <w:iCs/>
                  <w:color w:val="000000"/>
                  <w:sz w:val="20"/>
                  <w:szCs w:val="20"/>
                  <w:lang w:val="en-US"/>
                  <w:rPrChange w:id="4373" w:author="Billy" w:date="2021-06-16T00:01:00Z">
                    <w:rPr/>
                  </w:rPrChange>
                </w:rPr>
                <w:t>Child, Negative v. Neutral</w:t>
              </w:r>
            </w:ins>
          </w:p>
        </w:tc>
        <w:tc>
          <w:tcPr>
            <w:tcW w:w="1260" w:type="dxa"/>
            <w:tcBorders>
              <w:top w:val="nil"/>
              <w:left w:val="nil"/>
              <w:bottom w:val="single" w:sz="4" w:space="0" w:color="auto"/>
              <w:right w:val="nil"/>
            </w:tcBorders>
            <w:shd w:val="clear" w:color="auto" w:fill="auto"/>
            <w:noWrap/>
            <w:vAlign w:val="center"/>
            <w:hideMark/>
          </w:tcPr>
          <w:p w14:paraId="01358733" w14:textId="77777777" w:rsidR="008B4807" w:rsidRPr="008B4807" w:rsidRDefault="008B4807" w:rsidP="008B4807">
            <w:pPr>
              <w:spacing w:line="240" w:lineRule="auto"/>
              <w:jc w:val="center"/>
              <w:rPr>
                <w:ins w:id="4374" w:author="Billy" w:date="2021-06-16T00:01:00Z"/>
                <w:rFonts w:eastAsia="Times New Roman"/>
                <w:color w:val="000000"/>
                <w:sz w:val="20"/>
                <w:szCs w:val="20"/>
                <w:lang w:val="en-US"/>
                <w:rPrChange w:id="4375" w:author="Billy" w:date="2021-06-16T00:01:00Z">
                  <w:rPr>
                    <w:ins w:id="4376" w:author="Billy" w:date="2021-06-16T00:01:00Z"/>
                  </w:rPr>
                </w:rPrChange>
              </w:rPr>
              <w:pPrChange w:id="4377" w:author="Billy" w:date="2021-06-16T00:01:00Z">
                <w:pPr>
                  <w:jc w:val="center"/>
                </w:pPr>
              </w:pPrChange>
            </w:pPr>
            <w:ins w:id="4378" w:author="Billy" w:date="2021-06-16T00:01:00Z">
              <w:r w:rsidRPr="008B4807">
                <w:rPr>
                  <w:rFonts w:eastAsia="Times New Roman"/>
                  <w:color w:val="000000"/>
                  <w:sz w:val="20"/>
                  <w:szCs w:val="20"/>
                  <w:lang w:val="en-US"/>
                  <w:rPrChange w:id="4379" w:author="Billy" w:date="2021-06-16T00:01:00Z">
                    <w:rPr/>
                  </w:rPrChange>
                </w:rPr>
                <w:t>0.083</w:t>
              </w:r>
            </w:ins>
          </w:p>
        </w:tc>
        <w:tc>
          <w:tcPr>
            <w:tcW w:w="717" w:type="dxa"/>
            <w:tcBorders>
              <w:top w:val="nil"/>
              <w:left w:val="nil"/>
              <w:bottom w:val="single" w:sz="4" w:space="0" w:color="auto"/>
              <w:right w:val="nil"/>
            </w:tcBorders>
            <w:shd w:val="clear" w:color="auto" w:fill="auto"/>
            <w:noWrap/>
            <w:vAlign w:val="center"/>
            <w:hideMark/>
          </w:tcPr>
          <w:p w14:paraId="7D906639" w14:textId="77777777" w:rsidR="008B4807" w:rsidRPr="008B4807" w:rsidRDefault="008B4807" w:rsidP="008B4807">
            <w:pPr>
              <w:spacing w:line="240" w:lineRule="auto"/>
              <w:jc w:val="center"/>
              <w:rPr>
                <w:ins w:id="4380" w:author="Billy" w:date="2021-06-16T00:01:00Z"/>
                <w:rFonts w:eastAsia="Times New Roman"/>
                <w:color w:val="000000"/>
                <w:sz w:val="20"/>
                <w:szCs w:val="20"/>
                <w:lang w:val="en-US"/>
                <w:rPrChange w:id="4381" w:author="Billy" w:date="2021-06-16T00:01:00Z">
                  <w:rPr>
                    <w:ins w:id="4382" w:author="Billy" w:date="2021-06-16T00:01:00Z"/>
                  </w:rPr>
                </w:rPrChange>
              </w:rPr>
              <w:pPrChange w:id="4383" w:author="Billy" w:date="2021-06-16T00:01:00Z">
                <w:pPr>
                  <w:jc w:val="center"/>
                </w:pPr>
              </w:pPrChange>
            </w:pPr>
            <w:ins w:id="4384" w:author="Billy" w:date="2021-06-16T00:01:00Z">
              <w:r w:rsidRPr="008B4807">
                <w:rPr>
                  <w:rFonts w:eastAsia="Times New Roman"/>
                  <w:color w:val="000000"/>
                  <w:sz w:val="20"/>
                  <w:szCs w:val="20"/>
                  <w:lang w:val="en-US"/>
                  <w:rPrChange w:id="4385" w:author="Billy" w:date="2021-06-16T00:01:00Z">
                    <w:rPr/>
                  </w:rPrChange>
                </w:rPr>
                <w:t>0.012</w:t>
              </w:r>
            </w:ins>
          </w:p>
        </w:tc>
        <w:tc>
          <w:tcPr>
            <w:tcW w:w="1173" w:type="dxa"/>
            <w:tcBorders>
              <w:top w:val="nil"/>
              <w:left w:val="nil"/>
              <w:bottom w:val="single" w:sz="4" w:space="0" w:color="auto"/>
              <w:right w:val="nil"/>
            </w:tcBorders>
            <w:shd w:val="clear" w:color="auto" w:fill="auto"/>
            <w:noWrap/>
            <w:vAlign w:val="center"/>
            <w:hideMark/>
          </w:tcPr>
          <w:p w14:paraId="27AE897A" w14:textId="77777777" w:rsidR="008B4807" w:rsidRPr="008B4807" w:rsidRDefault="008B4807" w:rsidP="008B4807">
            <w:pPr>
              <w:spacing w:line="240" w:lineRule="auto"/>
              <w:jc w:val="center"/>
              <w:rPr>
                <w:ins w:id="4386" w:author="Billy" w:date="2021-06-16T00:01:00Z"/>
                <w:rFonts w:eastAsia="Times New Roman"/>
                <w:color w:val="000000"/>
                <w:sz w:val="20"/>
                <w:szCs w:val="20"/>
                <w:lang w:val="en-US"/>
                <w:rPrChange w:id="4387" w:author="Billy" w:date="2021-06-16T00:01:00Z">
                  <w:rPr>
                    <w:ins w:id="4388" w:author="Billy" w:date="2021-06-16T00:01:00Z"/>
                  </w:rPr>
                </w:rPrChange>
              </w:rPr>
              <w:pPrChange w:id="4389" w:author="Billy" w:date="2021-06-16T00:01:00Z">
                <w:pPr>
                  <w:jc w:val="center"/>
                </w:pPr>
              </w:pPrChange>
            </w:pPr>
            <w:ins w:id="4390" w:author="Billy" w:date="2021-06-16T00:01:00Z">
              <w:r w:rsidRPr="008B4807">
                <w:rPr>
                  <w:rFonts w:eastAsia="Times New Roman"/>
                  <w:color w:val="000000"/>
                  <w:sz w:val="20"/>
                  <w:szCs w:val="20"/>
                  <w:lang w:val="en-US"/>
                  <w:rPrChange w:id="4391" w:author="Billy" w:date="2021-06-16T00:01:00Z">
                    <w:rPr/>
                  </w:rPrChange>
                </w:rPr>
                <w:t>6.882</w:t>
              </w:r>
            </w:ins>
          </w:p>
        </w:tc>
        <w:tc>
          <w:tcPr>
            <w:tcW w:w="600" w:type="dxa"/>
            <w:tcBorders>
              <w:top w:val="nil"/>
              <w:left w:val="nil"/>
              <w:bottom w:val="single" w:sz="4" w:space="0" w:color="auto"/>
              <w:right w:val="nil"/>
            </w:tcBorders>
            <w:shd w:val="clear" w:color="auto" w:fill="auto"/>
            <w:noWrap/>
            <w:vAlign w:val="center"/>
            <w:hideMark/>
          </w:tcPr>
          <w:p w14:paraId="6DDCDA92" w14:textId="77777777" w:rsidR="008B4807" w:rsidRPr="008B4807" w:rsidRDefault="008B4807" w:rsidP="008B4807">
            <w:pPr>
              <w:spacing w:line="240" w:lineRule="auto"/>
              <w:jc w:val="center"/>
              <w:rPr>
                <w:ins w:id="4392" w:author="Billy" w:date="2021-06-16T00:01:00Z"/>
                <w:rFonts w:eastAsia="Times New Roman"/>
                <w:color w:val="000000"/>
                <w:sz w:val="20"/>
                <w:szCs w:val="20"/>
                <w:lang w:val="en-US"/>
                <w:rPrChange w:id="4393" w:author="Billy" w:date="2021-06-16T00:01:00Z">
                  <w:rPr>
                    <w:ins w:id="4394" w:author="Billy" w:date="2021-06-16T00:01:00Z"/>
                  </w:rPr>
                </w:rPrChange>
              </w:rPr>
              <w:pPrChange w:id="4395" w:author="Billy" w:date="2021-06-16T00:01:00Z">
                <w:pPr>
                  <w:jc w:val="center"/>
                </w:pPr>
              </w:pPrChange>
            </w:pPr>
            <w:ins w:id="4396" w:author="Billy" w:date="2021-06-16T00:01:00Z">
              <w:r w:rsidRPr="008B4807">
                <w:rPr>
                  <w:rFonts w:eastAsia="Times New Roman"/>
                  <w:color w:val="000000"/>
                  <w:sz w:val="20"/>
                  <w:szCs w:val="20"/>
                  <w:lang w:val="en-US"/>
                  <w:rPrChange w:id="4397" w:author="Billy" w:date="2021-06-16T00:01:00Z">
                    <w:rPr/>
                  </w:rPrChange>
                </w:rPr>
                <w:t>4197</w:t>
              </w:r>
            </w:ins>
          </w:p>
        </w:tc>
        <w:tc>
          <w:tcPr>
            <w:tcW w:w="333" w:type="dxa"/>
            <w:tcBorders>
              <w:top w:val="nil"/>
              <w:left w:val="nil"/>
              <w:bottom w:val="single" w:sz="4" w:space="0" w:color="auto"/>
              <w:right w:val="nil"/>
            </w:tcBorders>
            <w:shd w:val="clear" w:color="auto" w:fill="auto"/>
            <w:noWrap/>
            <w:vAlign w:val="center"/>
            <w:hideMark/>
          </w:tcPr>
          <w:p w14:paraId="4CB9F74B" w14:textId="77777777" w:rsidR="008B4807" w:rsidRPr="008B4807" w:rsidRDefault="008B4807" w:rsidP="008B4807">
            <w:pPr>
              <w:spacing w:line="240" w:lineRule="auto"/>
              <w:jc w:val="right"/>
              <w:rPr>
                <w:ins w:id="4398" w:author="Billy" w:date="2021-06-16T00:01:00Z"/>
                <w:rFonts w:eastAsia="Times New Roman"/>
                <w:color w:val="000000"/>
                <w:sz w:val="20"/>
                <w:szCs w:val="20"/>
                <w:lang w:val="en-US"/>
                <w:rPrChange w:id="4399" w:author="Billy" w:date="2021-06-16T00:01:00Z">
                  <w:rPr>
                    <w:ins w:id="4400" w:author="Billy" w:date="2021-06-16T00:01:00Z"/>
                  </w:rPr>
                </w:rPrChange>
              </w:rPr>
              <w:pPrChange w:id="4401" w:author="Billy" w:date="2021-06-16T00:01:00Z">
                <w:pPr>
                  <w:jc w:val="right"/>
                </w:pPr>
              </w:pPrChange>
            </w:pPr>
            <w:ins w:id="4402" w:author="Billy" w:date="2021-06-16T00:01:00Z">
              <w:r w:rsidRPr="008B4807">
                <w:rPr>
                  <w:rFonts w:eastAsia="Times New Roman"/>
                  <w:color w:val="000000"/>
                  <w:sz w:val="20"/>
                  <w:szCs w:val="20"/>
                  <w:lang w:val="en-US"/>
                  <w:rPrChange w:id="4403" w:author="Billy" w:date="2021-06-16T00:01:00Z">
                    <w:rPr/>
                  </w:rPrChange>
                </w:rPr>
                <w:t>&lt;</w:t>
              </w:r>
            </w:ins>
          </w:p>
        </w:tc>
        <w:tc>
          <w:tcPr>
            <w:tcW w:w="1071" w:type="dxa"/>
            <w:tcBorders>
              <w:top w:val="nil"/>
              <w:left w:val="nil"/>
              <w:bottom w:val="single" w:sz="4" w:space="0" w:color="auto"/>
              <w:right w:val="nil"/>
            </w:tcBorders>
            <w:shd w:val="clear" w:color="auto" w:fill="auto"/>
            <w:noWrap/>
            <w:vAlign w:val="center"/>
            <w:hideMark/>
          </w:tcPr>
          <w:p w14:paraId="1550D396" w14:textId="77777777" w:rsidR="008B4807" w:rsidRPr="008B4807" w:rsidRDefault="008B4807" w:rsidP="008B4807">
            <w:pPr>
              <w:spacing w:line="240" w:lineRule="auto"/>
              <w:jc w:val="right"/>
              <w:rPr>
                <w:ins w:id="4404" w:author="Billy" w:date="2021-06-16T00:01:00Z"/>
                <w:rFonts w:eastAsia="Times New Roman"/>
                <w:color w:val="000000"/>
                <w:sz w:val="20"/>
                <w:szCs w:val="20"/>
                <w:lang w:val="en-US"/>
                <w:rPrChange w:id="4405" w:author="Billy" w:date="2021-06-16T00:01:00Z">
                  <w:rPr>
                    <w:ins w:id="4406" w:author="Billy" w:date="2021-06-16T00:01:00Z"/>
                  </w:rPr>
                </w:rPrChange>
              </w:rPr>
              <w:pPrChange w:id="4407" w:author="Billy" w:date="2021-06-16T00:01:00Z">
                <w:pPr>
                  <w:jc w:val="right"/>
                </w:pPr>
              </w:pPrChange>
            </w:pPr>
            <w:ins w:id="4408" w:author="Billy" w:date="2021-06-16T00:01:00Z">
              <w:r w:rsidRPr="008B4807">
                <w:rPr>
                  <w:rFonts w:eastAsia="Times New Roman"/>
                  <w:color w:val="000000"/>
                  <w:sz w:val="20"/>
                  <w:szCs w:val="20"/>
                  <w:lang w:val="en-US"/>
                  <w:rPrChange w:id="4409" w:author="Billy" w:date="2021-06-16T00:01:00Z">
                    <w:rPr/>
                  </w:rPrChange>
                </w:rPr>
                <w:t>0.001</w:t>
              </w:r>
            </w:ins>
          </w:p>
        </w:tc>
        <w:tc>
          <w:tcPr>
            <w:tcW w:w="532" w:type="dxa"/>
            <w:tcBorders>
              <w:top w:val="nil"/>
              <w:left w:val="nil"/>
              <w:bottom w:val="single" w:sz="4" w:space="0" w:color="auto"/>
              <w:right w:val="single" w:sz="8" w:space="0" w:color="auto"/>
            </w:tcBorders>
            <w:shd w:val="clear" w:color="auto" w:fill="auto"/>
            <w:noWrap/>
            <w:vAlign w:val="center"/>
            <w:hideMark/>
          </w:tcPr>
          <w:p w14:paraId="58D1E514" w14:textId="77777777" w:rsidR="008B4807" w:rsidRPr="008B4807" w:rsidRDefault="008B4807" w:rsidP="008B4807">
            <w:pPr>
              <w:spacing w:line="240" w:lineRule="auto"/>
              <w:rPr>
                <w:ins w:id="4410" w:author="Billy" w:date="2021-06-16T00:01:00Z"/>
                <w:rFonts w:eastAsia="Times New Roman"/>
                <w:color w:val="000000"/>
                <w:sz w:val="20"/>
                <w:szCs w:val="20"/>
                <w:lang w:val="en-US"/>
                <w:rPrChange w:id="4411" w:author="Billy" w:date="2021-06-16T00:01:00Z">
                  <w:rPr>
                    <w:ins w:id="4412" w:author="Billy" w:date="2021-06-16T00:01:00Z"/>
                  </w:rPr>
                </w:rPrChange>
              </w:rPr>
              <w:pPrChange w:id="4413" w:author="Billy" w:date="2021-06-16T00:01:00Z">
                <w:pPr/>
              </w:pPrChange>
            </w:pPr>
            <w:ins w:id="4414" w:author="Billy" w:date="2021-06-16T00:01:00Z">
              <w:r w:rsidRPr="008B4807">
                <w:rPr>
                  <w:rFonts w:eastAsia="Times New Roman"/>
                  <w:color w:val="000000"/>
                  <w:sz w:val="20"/>
                  <w:szCs w:val="20"/>
                  <w:lang w:val="en-US"/>
                  <w:rPrChange w:id="4415" w:author="Billy" w:date="2021-06-16T00:01:00Z">
                    <w:rPr/>
                  </w:rPrChange>
                </w:rPr>
                <w:t>***</w:t>
              </w:r>
            </w:ins>
          </w:p>
        </w:tc>
      </w:tr>
      <w:tr w:rsidR="008B4807" w:rsidRPr="008B4807" w14:paraId="1337DDB6" w14:textId="77777777" w:rsidTr="008B4807">
        <w:trPr>
          <w:divId w:val="1997344894"/>
          <w:trHeight w:val="600"/>
          <w:ins w:id="4416" w:author="Billy" w:date="2021-06-16T00:01:00Z"/>
        </w:trPr>
        <w:tc>
          <w:tcPr>
            <w:tcW w:w="3320" w:type="dxa"/>
            <w:tcBorders>
              <w:top w:val="nil"/>
              <w:left w:val="single" w:sz="8" w:space="0" w:color="auto"/>
              <w:bottom w:val="single" w:sz="4" w:space="0" w:color="auto"/>
              <w:right w:val="nil"/>
            </w:tcBorders>
            <w:shd w:val="clear" w:color="000000" w:fill="F2F2F2"/>
            <w:vAlign w:val="center"/>
            <w:hideMark/>
          </w:tcPr>
          <w:p w14:paraId="56FACA16" w14:textId="77777777" w:rsidR="008B4807" w:rsidRPr="008B4807" w:rsidRDefault="008B4807" w:rsidP="008B4807">
            <w:pPr>
              <w:spacing w:line="240" w:lineRule="auto"/>
              <w:jc w:val="center"/>
              <w:rPr>
                <w:ins w:id="4417" w:author="Billy" w:date="2021-06-16T00:01:00Z"/>
                <w:rFonts w:eastAsia="Times New Roman"/>
                <w:i/>
                <w:iCs/>
                <w:color w:val="000000"/>
                <w:sz w:val="20"/>
                <w:szCs w:val="20"/>
                <w:lang w:val="en-US"/>
                <w:rPrChange w:id="4418" w:author="Billy" w:date="2021-06-16T00:01:00Z">
                  <w:rPr>
                    <w:ins w:id="4419" w:author="Billy" w:date="2021-06-16T00:01:00Z"/>
                  </w:rPr>
                </w:rPrChange>
              </w:rPr>
              <w:pPrChange w:id="4420" w:author="Billy" w:date="2021-06-16T00:01:00Z">
                <w:pPr>
                  <w:jc w:val="center"/>
                </w:pPr>
              </w:pPrChange>
            </w:pPr>
            <w:ins w:id="4421" w:author="Billy" w:date="2021-06-16T00:01:00Z">
              <w:r w:rsidRPr="008B4807">
                <w:rPr>
                  <w:rFonts w:eastAsia="Times New Roman"/>
                  <w:i/>
                  <w:iCs/>
                  <w:color w:val="000000"/>
                  <w:sz w:val="20"/>
                  <w:szCs w:val="20"/>
                  <w:lang w:val="en-US"/>
                  <w:rPrChange w:id="4422" w:author="Billy" w:date="2021-06-16T00:01:00Z">
                    <w:rPr/>
                  </w:rPrChange>
                </w:rPr>
                <w:t>Adult, Positive v. Negative</w:t>
              </w:r>
            </w:ins>
          </w:p>
        </w:tc>
        <w:tc>
          <w:tcPr>
            <w:tcW w:w="1260" w:type="dxa"/>
            <w:tcBorders>
              <w:top w:val="nil"/>
              <w:left w:val="nil"/>
              <w:bottom w:val="single" w:sz="4" w:space="0" w:color="auto"/>
              <w:right w:val="nil"/>
            </w:tcBorders>
            <w:shd w:val="clear" w:color="auto" w:fill="auto"/>
            <w:noWrap/>
            <w:vAlign w:val="center"/>
            <w:hideMark/>
          </w:tcPr>
          <w:p w14:paraId="6E278009" w14:textId="77777777" w:rsidR="008B4807" w:rsidRPr="008B4807" w:rsidRDefault="008B4807" w:rsidP="008B4807">
            <w:pPr>
              <w:spacing w:line="240" w:lineRule="auto"/>
              <w:jc w:val="center"/>
              <w:rPr>
                <w:ins w:id="4423" w:author="Billy" w:date="2021-06-16T00:01:00Z"/>
                <w:rFonts w:eastAsia="Times New Roman"/>
                <w:color w:val="000000"/>
                <w:sz w:val="20"/>
                <w:szCs w:val="20"/>
                <w:lang w:val="en-US"/>
                <w:rPrChange w:id="4424" w:author="Billy" w:date="2021-06-16T00:01:00Z">
                  <w:rPr>
                    <w:ins w:id="4425" w:author="Billy" w:date="2021-06-16T00:01:00Z"/>
                  </w:rPr>
                </w:rPrChange>
              </w:rPr>
              <w:pPrChange w:id="4426" w:author="Billy" w:date="2021-06-16T00:01:00Z">
                <w:pPr>
                  <w:jc w:val="center"/>
                </w:pPr>
              </w:pPrChange>
            </w:pPr>
            <w:ins w:id="4427" w:author="Billy" w:date="2021-06-16T00:01:00Z">
              <w:r w:rsidRPr="008B4807">
                <w:rPr>
                  <w:rFonts w:eastAsia="Times New Roman"/>
                  <w:color w:val="000000"/>
                  <w:sz w:val="20"/>
                  <w:szCs w:val="20"/>
                  <w:lang w:val="en-US"/>
                  <w:rPrChange w:id="4428" w:author="Billy" w:date="2021-06-16T00:01:00Z">
                    <w:rPr/>
                  </w:rPrChange>
                </w:rPr>
                <w:t>0.009</w:t>
              </w:r>
            </w:ins>
          </w:p>
        </w:tc>
        <w:tc>
          <w:tcPr>
            <w:tcW w:w="717" w:type="dxa"/>
            <w:tcBorders>
              <w:top w:val="nil"/>
              <w:left w:val="nil"/>
              <w:bottom w:val="single" w:sz="4" w:space="0" w:color="auto"/>
              <w:right w:val="nil"/>
            </w:tcBorders>
            <w:shd w:val="clear" w:color="auto" w:fill="auto"/>
            <w:noWrap/>
            <w:vAlign w:val="center"/>
            <w:hideMark/>
          </w:tcPr>
          <w:p w14:paraId="7C67D57F" w14:textId="77777777" w:rsidR="008B4807" w:rsidRPr="008B4807" w:rsidRDefault="008B4807" w:rsidP="008B4807">
            <w:pPr>
              <w:spacing w:line="240" w:lineRule="auto"/>
              <w:jc w:val="center"/>
              <w:rPr>
                <w:ins w:id="4429" w:author="Billy" w:date="2021-06-16T00:01:00Z"/>
                <w:rFonts w:eastAsia="Times New Roman"/>
                <w:color w:val="000000"/>
                <w:sz w:val="20"/>
                <w:szCs w:val="20"/>
                <w:lang w:val="en-US"/>
                <w:rPrChange w:id="4430" w:author="Billy" w:date="2021-06-16T00:01:00Z">
                  <w:rPr>
                    <w:ins w:id="4431" w:author="Billy" w:date="2021-06-16T00:01:00Z"/>
                  </w:rPr>
                </w:rPrChange>
              </w:rPr>
              <w:pPrChange w:id="4432" w:author="Billy" w:date="2021-06-16T00:01:00Z">
                <w:pPr>
                  <w:jc w:val="center"/>
                </w:pPr>
              </w:pPrChange>
            </w:pPr>
            <w:ins w:id="4433" w:author="Billy" w:date="2021-06-16T00:01:00Z">
              <w:r w:rsidRPr="008B4807">
                <w:rPr>
                  <w:rFonts w:eastAsia="Times New Roman"/>
                  <w:color w:val="000000"/>
                  <w:sz w:val="20"/>
                  <w:szCs w:val="20"/>
                  <w:lang w:val="en-US"/>
                  <w:rPrChange w:id="4434" w:author="Billy" w:date="2021-06-16T00:01:00Z">
                    <w:rPr/>
                  </w:rPrChange>
                </w:rPr>
                <w:t>0.013</w:t>
              </w:r>
            </w:ins>
          </w:p>
        </w:tc>
        <w:tc>
          <w:tcPr>
            <w:tcW w:w="1173" w:type="dxa"/>
            <w:tcBorders>
              <w:top w:val="nil"/>
              <w:left w:val="nil"/>
              <w:bottom w:val="single" w:sz="4" w:space="0" w:color="auto"/>
              <w:right w:val="nil"/>
            </w:tcBorders>
            <w:shd w:val="clear" w:color="auto" w:fill="auto"/>
            <w:noWrap/>
            <w:vAlign w:val="center"/>
            <w:hideMark/>
          </w:tcPr>
          <w:p w14:paraId="36766FA2" w14:textId="77777777" w:rsidR="008B4807" w:rsidRPr="008B4807" w:rsidRDefault="008B4807" w:rsidP="008B4807">
            <w:pPr>
              <w:spacing w:line="240" w:lineRule="auto"/>
              <w:jc w:val="center"/>
              <w:rPr>
                <w:ins w:id="4435" w:author="Billy" w:date="2021-06-16T00:01:00Z"/>
                <w:rFonts w:eastAsia="Times New Roman"/>
                <w:color w:val="000000"/>
                <w:sz w:val="20"/>
                <w:szCs w:val="20"/>
                <w:lang w:val="en-US"/>
                <w:rPrChange w:id="4436" w:author="Billy" w:date="2021-06-16T00:01:00Z">
                  <w:rPr>
                    <w:ins w:id="4437" w:author="Billy" w:date="2021-06-16T00:01:00Z"/>
                  </w:rPr>
                </w:rPrChange>
              </w:rPr>
              <w:pPrChange w:id="4438" w:author="Billy" w:date="2021-06-16T00:01:00Z">
                <w:pPr>
                  <w:jc w:val="center"/>
                </w:pPr>
              </w:pPrChange>
            </w:pPr>
            <w:ins w:id="4439" w:author="Billy" w:date="2021-06-16T00:01:00Z">
              <w:r w:rsidRPr="008B4807">
                <w:rPr>
                  <w:rFonts w:eastAsia="Times New Roman"/>
                  <w:color w:val="000000"/>
                  <w:sz w:val="20"/>
                  <w:szCs w:val="20"/>
                  <w:lang w:val="en-US"/>
                  <w:rPrChange w:id="4440" w:author="Billy" w:date="2021-06-16T00:01:00Z">
                    <w:rPr/>
                  </w:rPrChange>
                </w:rPr>
                <w:t>0.727</w:t>
              </w:r>
            </w:ins>
          </w:p>
        </w:tc>
        <w:tc>
          <w:tcPr>
            <w:tcW w:w="600" w:type="dxa"/>
            <w:tcBorders>
              <w:top w:val="nil"/>
              <w:left w:val="nil"/>
              <w:bottom w:val="single" w:sz="4" w:space="0" w:color="auto"/>
              <w:right w:val="nil"/>
            </w:tcBorders>
            <w:shd w:val="clear" w:color="auto" w:fill="auto"/>
            <w:noWrap/>
            <w:vAlign w:val="center"/>
            <w:hideMark/>
          </w:tcPr>
          <w:p w14:paraId="78A5757C" w14:textId="77777777" w:rsidR="008B4807" w:rsidRPr="008B4807" w:rsidRDefault="008B4807" w:rsidP="008B4807">
            <w:pPr>
              <w:spacing w:line="240" w:lineRule="auto"/>
              <w:jc w:val="center"/>
              <w:rPr>
                <w:ins w:id="4441" w:author="Billy" w:date="2021-06-16T00:01:00Z"/>
                <w:rFonts w:eastAsia="Times New Roman"/>
                <w:color w:val="000000"/>
                <w:sz w:val="20"/>
                <w:szCs w:val="20"/>
                <w:lang w:val="en-US"/>
                <w:rPrChange w:id="4442" w:author="Billy" w:date="2021-06-16T00:01:00Z">
                  <w:rPr>
                    <w:ins w:id="4443" w:author="Billy" w:date="2021-06-16T00:01:00Z"/>
                  </w:rPr>
                </w:rPrChange>
              </w:rPr>
              <w:pPrChange w:id="4444" w:author="Billy" w:date="2021-06-16T00:01:00Z">
                <w:pPr>
                  <w:jc w:val="center"/>
                </w:pPr>
              </w:pPrChange>
            </w:pPr>
            <w:ins w:id="4445" w:author="Billy" w:date="2021-06-16T00:01:00Z">
              <w:r w:rsidRPr="008B4807">
                <w:rPr>
                  <w:rFonts w:eastAsia="Times New Roman"/>
                  <w:color w:val="000000"/>
                  <w:sz w:val="20"/>
                  <w:szCs w:val="20"/>
                  <w:lang w:val="en-US"/>
                  <w:rPrChange w:id="4446" w:author="Billy" w:date="2021-06-16T00:01:00Z">
                    <w:rPr/>
                  </w:rPrChange>
                </w:rPr>
                <w:t>3358</w:t>
              </w:r>
            </w:ins>
          </w:p>
        </w:tc>
        <w:tc>
          <w:tcPr>
            <w:tcW w:w="333" w:type="dxa"/>
            <w:tcBorders>
              <w:top w:val="nil"/>
              <w:left w:val="nil"/>
              <w:bottom w:val="single" w:sz="4" w:space="0" w:color="auto"/>
              <w:right w:val="nil"/>
            </w:tcBorders>
            <w:shd w:val="clear" w:color="auto" w:fill="auto"/>
            <w:noWrap/>
            <w:vAlign w:val="center"/>
            <w:hideMark/>
          </w:tcPr>
          <w:p w14:paraId="7E991BDE" w14:textId="77777777" w:rsidR="008B4807" w:rsidRPr="008B4807" w:rsidRDefault="008B4807" w:rsidP="008B4807">
            <w:pPr>
              <w:spacing w:line="240" w:lineRule="auto"/>
              <w:jc w:val="right"/>
              <w:rPr>
                <w:ins w:id="4447" w:author="Billy" w:date="2021-06-16T00:01:00Z"/>
                <w:rFonts w:eastAsia="Times New Roman"/>
                <w:color w:val="000000"/>
                <w:sz w:val="20"/>
                <w:szCs w:val="20"/>
                <w:lang w:val="en-US"/>
                <w:rPrChange w:id="4448" w:author="Billy" w:date="2021-06-16T00:01:00Z">
                  <w:rPr>
                    <w:ins w:id="4449" w:author="Billy" w:date="2021-06-16T00:01:00Z"/>
                  </w:rPr>
                </w:rPrChange>
              </w:rPr>
              <w:pPrChange w:id="4450" w:author="Billy" w:date="2021-06-16T00:01:00Z">
                <w:pPr>
                  <w:jc w:val="right"/>
                </w:pPr>
              </w:pPrChange>
            </w:pPr>
            <w:ins w:id="4451" w:author="Billy" w:date="2021-06-16T00:01:00Z">
              <w:r w:rsidRPr="008B4807">
                <w:rPr>
                  <w:rFonts w:eastAsia="Times New Roman"/>
                  <w:color w:val="000000"/>
                  <w:sz w:val="20"/>
                  <w:szCs w:val="20"/>
                  <w:lang w:val="en-US"/>
                  <w:rPrChange w:id="4452" w:author="Billy" w:date="2021-06-16T00:01:00Z">
                    <w:rPr/>
                  </w:rPrChange>
                </w:rPr>
                <w:t> </w:t>
              </w:r>
            </w:ins>
          </w:p>
        </w:tc>
        <w:tc>
          <w:tcPr>
            <w:tcW w:w="1071" w:type="dxa"/>
            <w:tcBorders>
              <w:top w:val="nil"/>
              <w:left w:val="nil"/>
              <w:bottom w:val="single" w:sz="4" w:space="0" w:color="auto"/>
              <w:right w:val="nil"/>
            </w:tcBorders>
            <w:shd w:val="clear" w:color="auto" w:fill="auto"/>
            <w:noWrap/>
            <w:vAlign w:val="center"/>
            <w:hideMark/>
          </w:tcPr>
          <w:p w14:paraId="52CEFD5F" w14:textId="77777777" w:rsidR="008B4807" w:rsidRPr="008B4807" w:rsidRDefault="008B4807" w:rsidP="008B4807">
            <w:pPr>
              <w:spacing w:line="240" w:lineRule="auto"/>
              <w:jc w:val="right"/>
              <w:rPr>
                <w:ins w:id="4453" w:author="Billy" w:date="2021-06-16T00:01:00Z"/>
                <w:rFonts w:eastAsia="Times New Roman"/>
                <w:color w:val="000000"/>
                <w:sz w:val="20"/>
                <w:szCs w:val="20"/>
                <w:lang w:val="en-US"/>
                <w:rPrChange w:id="4454" w:author="Billy" w:date="2021-06-16T00:01:00Z">
                  <w:rPr>
                    <w:ins w:id="4455" w:author="Billy" w:date="2021-06-16T00:01:00Z"/>
                  </w:rPr>
                </w:rPrChange>
              </w:rPr>
              <w:pPrChange w:id="4456" w:author="Billy" w:date="2021-06-16T00:01:00Z">
                <w:pPr>
                  <w:jc w:val="right"/>
                </w:pPr>
              </w:pPrChange>
            </w:pPr>
            <w:ins w:id="4457" w:author="Billy" w:date="2021-06-16T00:01:00Z">
              <w:r w:rsidRPr="008B4807">
                <w:rPr>
                  <w:rFonts w:eastAsia="Times New Roman"/>
                  <w:color w:val="000000"/>
                  <w:sz w:val="20"/>
                  <w:szCs w:val="20"/>
                  <w:lang w:val="en-US"/>
                  <w:rPrChange w:id="4458" w:author="Billy" w:date="2021-06-16T00:01:00Z">
                    <w:rPr/>
                  </w:rPrChange>
                </w:rPr>
                <w:t>1.000</w:t>
              </w:r>
            </w:ins>
          </w:p>
        </w:tc>
        <w:tc>
          <w:tcPr>
            <w:tcW w:w="532" w:type="dxa"/>
            <w:tcBorders>
              <w:top w:val="nil"/>
              <w:left w:val="nil"/>
              <w:bottom w:val="single" w:sz="4" w:space="0" w:color="auto"/>
              <w:right w:val="single" w:sz="8" w:space="0" w:color="auto"/>
            </w:tcBorders>
            <w:shd w:val="clear" w:color="auto" w:fill="auto"/>
            <w:noWrap/>
            <w:vAlign w:val="center"/>
            <w:hideMark/>
          </w:tcPr>
          <w:p w14:paraId="69DB0ABD" w14:textId="77777777" w:rsidR="008B4807" w:rsidRPr="008B4807" w:rsidRDefault="008B4807" w:rsidP="008B4807">
            <w:pPr>
              <w:spacing w:line="240" w:lineRule="auto"/>
              <w:rPr>
                <w:ins w:id="4459" w:author="Billy" w:date="2021-06-16T00:01:00Z"/>
                <w:rFonts w:eastAsia="Times New Roman"/>
                <w:color w:val="000000"/>
                <w:sz w:val="20"/>
                <w:szCs w:val="20"/>
                <w:lang w:val="en-US"/>
                <w:rPrChange w:id="4460" w:author="Billy" w:date="2021-06-16T00:01:00Z">
                  <w:rPr>
                    <w:ins w:id="4461" w:author="Billy" w:date="2021-06-16T00:01:00Z"/>
                  </w:rPr>
                </w:rPrChange>
              </w:rPr>
              <w:pPrChange w:id="4462" w:author="Billy" w:date="2021-06-16T00:01:00Z">
                <w:pPr/>
              </w:pPrChange>
            </w:pPr>
            <w:ins w:id="4463" w:author="Billy" w:date="2021-06-16T00:01:00Z">
              <w:r w:rsidRPr="008B4807">
                <w:rPr>
                  <w:rFonts w:eastAsia="Times New Roman"/>
                  <w:color w:val="000000"/>
                  <w:sz w:val="20"/>
                  <w:szCs w:val="20"/>
                  <w:lang w:val="en-US"/>
                  <w:rPrChange w:id="4464" w:author="Billy" w:date="2021-06-16T00:01:00Z">
                    <w:rPr/>
                  </w:rPrChange>
                </w:rPr>
                <w:t> </w:t>
              </w:r>
            </w:ins>
          </w:p>
        </w:tc>
      </w:tr>
      <w:tr w:rsidR="008B4807" w:rsidRPr="008B4807" w14:paraId="61C54DD5" w14:textId="77777777" w:rsidTr="008B4807">
        <w:trPr>
          <w:divId w:val="1997344894"/>
          <w:trHeight w:val="600"/>
          <w:ins w:id="4465" w:author="Billy" w:date="2021-06-16T00:01:00Z"/>
        </w:trPr>
        <w:tc>
          <w:tcPr>
            <w:tcW w:w="3320" w:type="dxa"/>
            <w:tcBorders>
              <w:top w:val="nil"/>
              <w:left w:val="single" w:sz="8" w:space="0" w:color="auto"/>
              <w:bottom w:val="single" w:sz="4" w:space="0" w:color="auto"/>
              <w:right w:val="nil"/>
            </w:tcBorders>
            <w:shd w:val="clear" w:color="000000" w:fill="F2F2F2"/>
            <w:vAlign w:val="center"/>
            <w:hideMark/>
          </w:tcPr>
          <w:p w14:paraId="61415BEB" w14:textId="77777777" w:rsidR="008B4807" w:rsidRPr="008B4807" w:rsidRDefault="008B4807" w:rsidP="008B4807">
            <w:pPr>
              <w:spacing w:line="240" w:lineRule="auto"/>
              <w:jc w:val="center"/>
              <w:rPr>
                <w:ins w:id="4466" w:author="Billy" w:date="2021-06-16T00:01:00Z"/>
                <w:rFonts w:eastAsia="Times New Roman"/>
                <w:i/>
                <w:iCs/>
                <w:color w:val="000000"/>
                <w:sz w:val="20"/>
                <w:szCs w:val="20"/>
                <w:lang w:val="en-US"/>
                <w:rPrChange w:id="4467" w:author="Billy" w:date="2021-06-16T00:01:00Z">
                  <w:rPr>
                    <w:ins w:id="4468" w:author="Billy" w:date="2021-06-16T00:01:00Z"/>
                  </w:rPr>
                </w:rPrChange>
              </w:rPr>
              <w:pPrChange w:id="4469" w:author="Billy" w:date="2021-06-16T00:01:00Z">
                <w:pPr>
                  <w:jc w:val="center"/>
                </w:pPr>
              </w:pPrChange>
            </w:pPr>
            <w:ins w:id="4470" w:author="Billy" w:date="2021-06-16T00:01:00Z">
              <w:r w:rsidRPr="008B4807">
                <w:rPr>
                  <w:rFonts w:eastAsia="Times New Roman"/>
                  <w:i/>
                  <w:iCs/>
                  <w:color w:val="000000"/>
                  <w:sz w:val="20"/>
                  <w:szCs w:val="20"/>
                  <w:lang w:val="en-US"/>
                  <w:rPrChange w:id="4471" w:author="Billy" w:date="2021-06-16T00:01:00Z">
                    <w:rPr/>
                  </w:rPrChange>
                </w:rPr>
                <w:t>Adult, Positive v. Neutral</w:t>
              </w:r>
            </w:ins>
          </w:p>
        </w:tc>
        <w:tc>
          <w:tcPr>
            <w:tcW w:w="1260" w:type="dxa"/>
            <w:tcBorders>
              <w:top w:val="nil"/>
              <w:left w:val="nil"/>
              <w:bottom w:val="single" w:sz="4" w:space="0" w:color="auto"/>
              <w:right w:val="nil"/>
            </w:tcBorders>
            <w:shd w:val="clear" w:color="auto" w:fill="auto"/>
            <w:noWrap/>
            <w:vAlign w:val="center"/>
            <w:hideMark/>
          </w:tcPr>
          <w:p w14:paraId="2370272E" w14:textId="77777777" w:rsidR="008B4807" w:rsidRPr="008B4807" w:rsidRDefault="008B4807" w:rsidP="008B4807">
            <w:pPr>
              <w:spacing w:line="240" w:lineRule="auto"/>
              <w:jc w:val="center"/>
              <w:rPr>
                <w:ins w:id="4472" w:author="Billy" w:date="2021-06-16T00:01:00Z"/>
                <w:rFonts w:eastAsia="Times New Roman"/>
                <w:color w:val="000000"/>
                <w:sz w:val="20"/>
                <w:szCs w:val="20"/>
                <w:lang w:val="en-US"/>
                <w:rPrChange w:id="4473" w:author="Billy" w:date="2021-06-16T00:01:00Z">
                  <w:rPr>
                    <w:ins w:id="4474" w:author="Billy" w:date="2021-06-16T00:01:00Z"/>
                  </w:rPr>
                </w:rPrChange>
              </w:rPr>
              <w:pPrChange w:id="4475" w:author="Billy" w:date="2021-06-16T00:01:00Z">
                <w:pPr>
                  <w:jc w:val="center"/>
                </w:pPr>
              </w:pPrChange>
            </w:pPr>
            <w:ins w:id="4476" w:author="Billy" w:date="2021-06-16T00:01:00Z">
              <w:r w:rsidRPr="008B4807">
                <w:rPr>
                  <w:rFonts w:eastAsia="Times New Roman"/>
                  <w:color w:val="000000"/>
                  <w:sz w:val="20"/>
                  <w:szCs w:val="20"/>
                  <w:lang w:val="en-US"/>
                  <w:rPrChange w:id="4477" w:author="Billy" w:date="2021-06-16T00:01:00Z">
                    <w:rPr/>
                  </w:rPrChange>
                </w:rPr>
                <w:t>0.018</w:t>
              </w:r>
            </w:ins>
          </w:p>
        </w:tc>
        <w:tc>
          <w:tcPr>
            <w:tcW w:w="717" w:type="dxa"/>
            <w:tcBorders>
              <w:top w:val="nil"/>
              <w:left w:val="nil"/>
              <w:bottom w:val="single" w:sz="4" w:space="0" w:color="auto"/>
              <w:right w:val="nil"/>
            </w:tcBorders>
            <w:shd w:val="clear" w:color="auto" w:fill="auto"/>
            <w:noWrap/>
            <w:vAlign w:val="center"/>
            <w:hideMark/>
          </w:tcPr>
          <w:p w14:paraId="209BDD44" w14:textId="77777777" w:rsidR="008B4807" w:rsidRPr="008B4807" w:rsidRDefault="008B4807" w:rsidP="008B4807">
            <w:pPr>
              <w:spacing w:line="240" w:lineRule="auto"/>
              <w:jc w:val="center"/>
              <w:rPr>
                <w:ins w:id="4478" w:author="Billy" w:date="2021-06-16T00:01:00Z"/>
                <w:rFonts w:eastAsia="Times New Roman"/>
                <w:color w:val="000000"/>
                <w:sz w:val="20"/>
                <w:szCs w:val="20"/>
                <w:lang w:val="en-US"/>
                <w:rPrChange w:id="4479" w:author="Billy" w:date="2021-06-16T00:01:00Z">
                  <w:rPr>
                    <w:ins w:id="4480" w:author="Billy" w:date="2021-06-16T00:01:00Z"/>
                  </w:rPr>
                </w:rPrChange>
              </w:rPr>
              <w:pPrChange w:id="4481" w:author="Billy" w:date="2021-06-16T00:01:00Z">
                <w:pPr>
                  <w:jc w:val="center"/>
                </w:pPr>
              </w:pPrChange>
            </w:pPr>
            <w:ins w:id="4482" w:author="Billy" w:date="2021-06-16T00:01:00Z">
              <w:r w:rsidRPr="008B4807">
                <w:rPr>
                  <w:rFonts w:eastAsia="Times New Roman"/>
                  <w:color w:val="000000"/>
                  <w:sz w:val="20"/>
                  <w:szCs w:val="20"/>
                  <w:lang w:val="en-US"/>
                  <w:rPrChange w:id="4483" w:author="Billy" w:date="2021-06-16T00:01:00Z">
                    <w:rPr/>
                  </w:rPrChange>
                </w:rPr>
                <w:t>0.013</w:t>
              </w:r>
            </w:ins>
          </w:p>
        </w:tc>
        <w:tc>
          <w:tcPr>
            <w:tcW w:w="1173" w:type="dxa"/>
            <w:tcBorders>
              <w:top w:val="nil"/>
              <w:left w:val="nil"/>
              <w:bottom w:val="single" w:sz="4" w:space="0" w:color="auto"/>
              <w:right w:val="nil"/>
            </w:tcBorders>
            <w:shd w:val="clear" w:color="auto" w:fill="auto"/>
            <w:noWrap/>
            <w:vAlign w:val="center"/>
            <w:hideMark/>
          </w:tcPr>
          <w:p w14:paraId="16842D1B" w14:textId="77777777" w:rsidR="008B4807" w:rsidRPr="008B4807" w:rsidRDefault="008B4807" w:rsidP="008B4807">
            <w:pPr>
              <w:spacing w:line="240" w:lineRule="auto"/>
              <w:jc w:val="center"/>
              <w:rPr>
                <w:ins w:id="4484" w:author="Billy" w:date="2021-06-16T00:01:00Z"/>
                <w:rFonts w:eastAsia="Times New Roman"/>
                <w:color w:val="000000"/>
                <w:sz w:val="20"/>
                <w:szCs w:val="20"/>
                <w:lang w:val="en-US"/>
                <w:rPrChange w:id="4485" w:author="Billy" w:date="2021-06-16T00:01:00Z">
                  <w:rPr>
                    <w:ins w:id="4486" w:author="Billy" w:date="2021-06-16T00:01:00Z"/>
                  </w:rPr>
                </w:rPrChange>
              </w:rPr>
              <w:pPrChange w:id="4487" w:author="Billy" w:date="2021-06-16T00:01:00Z">
                <w:pPr>
                  <w:jc w:val="center"/>
                </w:pPr>
              </w:pPrChange>
            </w:pPr>
            <w:ins w:id="4488" w:author="Billy" w:date="2021-06-16T00:01:00Z">
              <w:r w:rsidRPr="008B4807">
                <w:rPr>
                  <w:rFonts w:eastAsia="Times New Roman"/>
                  <w:color w:val="000000"/>
                  <w:sz w:val="20"/>
                  <w:szCs w:val="20"/>
                  <w:lang w:val="en-US"/>
                  <w:rPrChange w:id="4489" w:author="Billy" w:date="2021-06-16T00:01:00Z">
                    <w:rPr/>
                  </w:rPrChange>
                </w:rPr>
                <w:t>1.470</w:t>
              </w:r>
            </w:ins>
          </w:p>
        </w:tc>
        <w:tc>
          <w:tcPr>
            <w:tcW w:w="600" w:type="dxa"/>
            <w:tcBorders>
              <w:top w:val="nil"/>
              <w:left w:val="nil"/>
              <w:bottom w:val="single" w:sz="4" w:space="0" w:color="auto"/>
              <w:right w:val="nil"/>
            </w:tcBorders>
            <w:shd w:val="clear" w:color="auto" w:fill="auto"/>
            <w:noWrap/>
            <w:vAlign w:val="center"/>
            <w:hideMark/>
          </w:tcPr>
          <w:p w14:paraId="67C32F83" w14:textId="77777777" w:rsidR="008B4807" w:rsidRPr="008B4807" w:rsidRDefault="008B4807" w:rsidP="008B4807">
            <w:pPr>
              <w:spacing w:line="240" w:lineRule="auto"/>
              <w:jc w:val="center"/>
              <w:rPr>
                <w:ins w:id="4490" w:author="Billy" w:date="2021-06-16T00:01:00Z"/>
                <w:rFonts w:eastAsia="Times New Roman"/>
                <w:color w:val="000000"/>
                <w:sz w:val="20"/>
                <w:szCs w:val="20"/>
                <w:lang w:val="en-US"/>
                <w:rPrChange w:id="4491" w:author="Billy" w:date="2021-06-16T00:01:00Z">
                  <w:rPr>
                    <w:ins w:id="4492" w:author="Billy" w:date="2021-06-16T00:01:00Z"/>
                  </w:rPr>
                </w:rPrChange>
              </w:rPr>
              <w:pPrChange w:id="4493" w:author="Billy" w:date="2021-06-16T00:01:00Z">
                <w:pPr>
                  <w:jc w:val="center"/>
                </w:pPr>
              </w:pPrChange>
            </w:pPr>
            <w:ins w:id="4494" w:author="Billy" w:date="2021-06-16T00:01:00Z">
              <w:r w:rsidRPr="008B4807">
                <w:rPr>
                  <w:rFonts w:eastAsia="Times New Roman"/>
                  <w:color w:val="000000"/>
                  <w:sz w:val="20"/>
                  <w:szCs w:val="20"/>
                  <w:lang w:val="en-US"/>
                  <w:rPrChange w:id="4495" w:author="Billy" w:date="2021-06-16T00:01:00Z">
                    <w:rPr/>
                  </w:rPrChange>
                </w:rPr>
                <w:t>3347</w:t>
              </w:r>
            </w:ins>
          </w:p>
        </w:tc>
        <w:tc>
          <w:tcPr>
            <w:tcW w:w="333" w:type="dxa"/>
            <w:tcBorders>
              <w:top w:val="nil"/>
              <w:left w:val="nil"/>
              <w:bottom w:val="single" w:sz="4" w:space="0" w:color="auto"/>
              <w:right w:val="nil"/>
            </w:tcBorders>
            <w:shd w:val="clear" w:color="auto" w:fill="auto"/>
            <w:noWrap/>
            <w:vAlign w:val="center"/>
            <w:hideMark/>
          </w:tcPr>
          <w:p w14:paraId="4602921A" w14:textId="77777777" w:rsidR="008B4807" w:rsidRPr="008B4807" w:rsidRDefault="008B4807" w:rsidP="008B4807">
            <w:pPr>
              <w:spacing w:line="240" w:lineRule="auto"/>
              <w:jc w:val="right"/>
              <w:rPr>
                <w:ins w:id="4496" w:author="Billy" w:date="2021-06-16T00:01:00Z"/>
                <w:rFonts w:eastAsia="Times New Roman"/>
                <w:color w:val="000000"/>
                <w:sz w:val="20"/>
                <w:szCs w:val="20"/>
                <w:lang w:val="en-US"/>
                <w:rPrChange w:id="4497" w:author="Billy" w:date="2021-06-16T00:01:00Z">
                  <w:rPr>
                    <w:ins w:id="4498" w:author="Billy" w:date="2021-06-16T00:01:00Z"/>
                  </w:rPr>
                </w:rPrChange>
              </w:rPr>
              <w:pPrChange w:id="4499" w:author="Billy" w:date="2021-06-16T00:01:00Z">
                <w:pPr>
                  <w:jc w:val="right"/>
                </w:pPr>
              </w:pPrChange>
            </w:pPr>
            <w:ins w:id="4500" w:author="Billy" w:date="2021-06-16T00:01:00Z">
              <w:r w:rsidRPr="008B4807">
                <w:rPr>
                  <w:rFonts w:eastAsia="Times New Roman"/>
                  <w:color w:val="000000"/>
                  <w:sz w:val="20"/>
                  <w:szCs w:val="20"/>
                  <w:lang w:val="en-US"/>
                  <w:rPrChange w:id="4501" w:author="Billy" w:date="2021-06-16T00:01:00Z">
                    <w:rPr/>
                  </w:rPrChange>
                </w:rPr>
                <w:t> </w:t>
              </w:r>
            </w:ins>
          </w:p>
        </w:tc>
        <w:tc>
          <w:tcPr>
            <w:tcW w:w="1071" w:type="dxa"/>
            <w:tcBorders>
              <w:top w:val="nil"/>
              <w:left w:val="nil"/>
              <w:bottom w:val="single" w:sz="4" w:space="0" w:color="auto"/>
              <w:right w:val="nil"/>
            </w:tcBorders>
            <w:shd w:val="clear" w:color="auto" w:fill="auto"/>
            <w:noWrap/>
            <w:vAlign w:val="center"/>
            <w:hideMark/>
          </w:tcPr>
          <w:p w14:paraId="6BABBD4B" w14:textId="77777777" w:rsidR="008B4807" w:rsidRPr="008B4807" w:rsidRDefault="008B4807" w:rsidP="008B4807">
            <w:pPr>
              <w:spacing w:line="240" w:lineRule="auto"/>
              <w:jc w:val="right"/>
              <w:rPr>
                <w:ins w:id="4502" w:author="Billy" w:date="2021-06-16T00:01:00Z"/>
                <w:rFonts w:eastAsia="Times New Roman"/>
                <w:color w:val="000000"/>
                <w:sz w:val="20"/>
                <w:szCs w:val="20"/>
                <w:lang w:val="en-US"/>
                <w:rPrChange w:id="4503" w:author="Billy" w:date="2021-06-16T00:01:00Z">
                  <w:rPr>
                    <w:ins w:id="4504" w:author="Billy" w:date="2021-06-16T00:01:00Z"/>
                  </w:rPr>
                </w:rPrChange>
              </w:rPr>
              <w:pPrChange w:id="4505" w:author="Billy" w:date="2021-06-16T00:01:00Z">
                <w:pPr>
                  <w:jc w:val="right"/>
                </w:pPr>
              </w:pPrChange>
            </w:pPr>
            <w:ins w:id="4506" w:author="Billy" w:date="2021-06-16T00:01:00Z">
              <w:r w:rsidRPr="008B4807">
                <w:rPr>
                  <w:rFonts w:eastAsia="Times New Roman"/>
                  <w:color w:val="000000"/>
                  <w:sz w:val="20"/>
                  <w:szCs w:val="20"/>
                  <w:lang w:val="en-US"/>
                  <w:rPrChange w:id="4507" w:author="Billy" w:date="2021-06-16T00:01:00Z">
                    <w:rPr/>
                  </w:rPrChange>
                </w:rPr>
                <w:t>1.000</w:t>
              </w:r>
            </w:ins>
          </w:p>
        </w:tc>
        <w:tc>
          <w:tcPr>
            <w:tcW w:w="532" w:type="dxa"/>
            <w:tcBorders>
              <w:top w:val="nil"/>
              <w:left w:val="nil"/>
              <w:bottom w:val="single" w:sz="4" w:space="0" w:color="auto"/>
              <w:right w:val="single" w:sz="8" w:space="0" w:color="auto"/>
            </w:tcBorders>
            <w:shd w:val="clear" w:color="auto" w:fill="auto"/>
            <w:noWrap/>
            <w:vAlign w:val="center"/>
            <w:hideMark/>
          </w:tcPr>
          <w:p w14:paraId="3689DBE2" w14:textId="77777777" w:rsidR="008B4807" w:rsidRPr="008B4807" w:rsidRDefault="008B4807" w:rsidP="008B4807">
            <w:pPr>
              <w:spacing w:line="240" w:lineRule="auto"/>
              <w:rPr>
                <w:ins w:id="4508" w:author="Billy" w:date="2021-06-16T00:01:00Z"/>
                <w:rFonts w:eastAsia="Times New Roman"/>
                <w:color w:val="000000"/>
                <w:sz w:val="20"/>
                <w:szCs w:val="20"/>
                <w:lang w:val="en-US"/>
                <w:rPrChange w:id="4509" w:author="Billy" w:date="2021-06-16T00:01:00Z">
                  <w:rPr>
                    <w:ins w:id="4510" w:author="Billy" w:date="2021-06-16T00:01:00Z"/>
                  </w:rPr>
                </w:rPrChange>
              </w:rPr>
              <w:pPrChange w:id="4511" w:author="Billy" w:date="2021-06-16T00:01:00Z">
                <w:pPr/>
              </w:pPrChange>
            </w:pPr>
            <w:ins w:id="4512" w:author="Billy" w:date="2021-06-16T00:01:00Z">
              <w:r w:rsidRPr="008B4807">
                <w:rPr>
                  <w:rFonts w:eastAsia="Times New Roman"/>
                  <w:color w:val="000000"/>
                  <w:sz w:val="20"/>
                  <w:szCs w:val="20"/>
                  <w:lang w:val="en-US"/>
                  <w:rPrChange w:id="4513" w:author="Billy" w:date="2021-06-16T00:01:00Z">
                    <w:rPr/>
                  </w:rPrChange>
                </w:rPr>
                <w:t> </w:t>
              </w:r>
            </w:ins>
          </w:p>
        </w:tc>
      </w:tr>
      <w:tr w:rsidR="008B4807" w:rsidRPr="008B4807" w14:paraId="4D8BD25F" w14:textId="77777777" w:rsidTr="008B4807">
        <w:trPr>
          <w:divId w:val="1997344894"/>
          <w:trHeight w:val="600"/>
          <w:ins w:id="4514" w:author="Billy" w:date="2021-06-16T00:01:00Z"/>
        </w:trPr>
        <w:tc>
          <w:tcPr>
            <w:tcW w:w="3320" w:type="dxa"/>
            <w:tcBorders>
              <w:top w:val="nil"/>
              <w:left w:val="single" w:sz="8" w:space="0" w:color="auto"/>
              <w:bottom w:val="single" w:sz="4" w:space="0" w:color="auto"/>
              <w:right w:val="nil"/>
            </w:tcBorders>
            <w:shd w:val="clear" w:color="000000" w:fill="F2F2F2"/>
            <w:vAlign w:val="center"/>
            <w:hideMark/>
          </w:tcPr>
          <w:p w14:paraId="6947D153" w14:textId="77777777" w:rsidR="008B4807" w:rsidRPr="008B4807" w:rsidRDefault="008B4807" w:rsidP="008B4807">
            <w:pPr>
              <w:spacing w:line="240" w:lineRule="auto"/>
              <w:jc w:val="center"/>
              <w:rPr>
                <w:ins w:id="4515" w:author="Billy" w:date="2021-06-16T00:01:00Z"/>
                <w:rFonts w:eastAsia="Times New Roman"/>
                <w:i/>
                <w:iCs/>
                <w:color w:val="000000"/>
                <w:sz w:val="20"/>
                <w:szCs w:val="20"/>
                <w:lang w:val="en-US"/>
                <w:rPrChange w:id="4516" w:author="Billy" w:date="2021-06-16T00:01:00Z">
                  <w:rPr>
                    <w:ins w:id="4517" w:author="Billy" w:date="2021-06-16T00:01:00Z"/>
                  </w:rPr>
                </w:rPrChange>
              </w:rPr>
              <w:pPrChange w:id="4518" w:author="Billy" w:date="2021-06-16T00:01:00Z">
                <w:pPr>
                  <w:jc w:val="center"/>
                </w:pPr>
              </w:pPrChange>
            </w:pPr>
            <w:ins w:id="4519" w:author="Billy" w:date="2021-06-16T00:01:00Z">
              <w:r w:rsidRPr="008B4807">
                <w:rPr>
                  <w:rFonts w:eastAsia="Times New Roman"/>
                  <w:i/>
                  <w:iCs/>
                  <w:color w:val="000000"/>
                  <w:sz w:val="20"/>
                  <w:szCs w:val="20"/>
                  <w:lang w:val="en-US"/>
                  <w:rPrChange w:id="4520" w:author="Billy" w:date="2021-06-16T00:01:00Z">
                    <w:rPr/>
                  </w:rPrChange>
                </w:rPr>
                <w:t>Adult, Negative v. Neutral</w:t>
              </w:r>
            </w:ins>
          </w:p>
        </w:tc>
        <w:tc>
          <w:tcPr>
            <w:tcW w:w="1260" w:type="dxa"/>
            <w:tcBorders>
              <w:top w:val="nil"/>
              <w:left w:val="nil"/>
              <w:bottom w:val="nil"/>
              <w:right w:val="nil"/>
            </w:tcBorders>
            <w:shd w:val="clear" w:color="auto" w:fill="auto"/>
            <w:noWrap/>
            <w:vAlign w:val="center"/>
            <w:hideMark/>
          </w:tcPr>
          <w:p w14:paraId="03363B0B" w14:textId="77777777" w:rsidR="008B4807" w:rsidRPr="008B4807" w:rsidRDefault="008B4807" w:rsidP="008B4807">
            <w:pPr>
              <w:spacing w:line="240" w:lineRule="auto"/>
              <w:jc w:val="center"/>
              <w:rPr>
                <w:ins w:id="4521" w:author="Billy" w:date="2021-06-16T00:01:00Z"/>
                <w:rFonts w:eastAsia="Times New Roman"/>
                <w:color w:val="000000"/>
                <w:sz w:val="20"/>
                <w:szCs w:val="20"/>
                <w:lang w:val="en-US"/>
                <w:rPrChange w:id="4522" w:author="Billy" w:date="2021-06-16T00:01:00Z">
                  <w:rPr>
                    <w:ins w:id="4523" w:author="Billy" w:date="2021-06-16T00:01:00Z"/>
                  </w:rPr>
                </w:rPrChange>
              </w:rPr>
              <w:pPrChange w:id="4524" w:author="Billy" w:date="2021-06-16T00:01:00Z">
                <w:pPr>
                  <w:jc w:val="center"/>
                </w:pPr>
              </w:pPrChange>
            </w:pPr>
            <w:ins w:id="4525" w:author="Billy" w:date="2021-06-16T00:01:00Z">
              <w:r w:rsidRPr="008B4807">
                <w:rPr>
                  <w:rFonts w:eastAsia="Times New Roman"/>
                  <w:color w:val="000000"/>
                  <w:sz w:val="20"/>
                  <w:szCs w:val="20"/>
                  <w:lang w:val="en-US"/>
                  <w:rPrChange w:id="4526" w:author="Billy" w:date="2021-06-16T00:01:00Z">
                    <w:rPr/>
                  </w:rPrChange>
                </w:rPr>
                <w:t>0.009</w:t>
              </w:r>
            </w:ins>
          </w:p>
        </w:tc>
        <w:tc>
          <w:tcPr>
            <w:tcW w:w="717" w:type="dxa"/>
            <w:tcBorders>
              <w:top w:val="nil"/>
              <w:left w:val="nil"/>
              <w:bottom w:val="nil"/>
              <w:right w:val="nil"/>
            </w:tcBorders>
            <w:shd w:val="clear" w:color="auto" w:fill="auto"/>
            <w:noWrap/>
            <w:vAlign w:val="center"/>
            <w:hideMark/>
          </w:tcPr>
          <w:p w14:paraId="5283B8F6" w14:textId="77777777" w:rsidR="008B4807" w:rsidRPr="008B4807" w:rsidRDefault="008B4807" w:rsidP="008B4807">
            <w:pPr>
              <w:spacing w:line="240" w:lineRule="auto"/>
              <w:jc w:val="center"/>
              <w:rPr>
                <w:ins w:id="4527" w:author="Billy" w:date="2021-06-16T00:01:00Z"/>
                <w:rFonts w:eastAsia="Times New Roman"/>
                <w:color w:val="000000"/>
                <w:sz w:val="20"/>
                <w:szCs w:val="20"/>
                <w:lang w:val="en-US"/>
                <w:rPrChange w:id="4528" w:author="Billy" w:date="2021-06-16T00:01:00Z">
                  <w:rPr>
                    <w:ins w:id="4529" w:author="Billy" w:date="2021-06-16T00:01:00Z"/>
                  </w:rPr>
                </w:rPrChange>
              </w:rPr>
              <w:pPrChange w:id="4530" w:author="Billy" w:date="2021-06-16T00:01:00Z">
                <w:pPr>
                  <w:jc w:val="center"/>
                </w:pPr>
              </w:pPrChange>
            </w:pPr>
            <w:ins w:id="4531" w:author="Billy" w:date="2021-06-16T00:01:00Z">
              <w:r w:rsidRPr="008B4807">
                <w:rPr>
                  <w:rFonts w:eastAsia="Times New Roman"/>
                  <w:color w:val="000000"/>
                  <w:sz w:val="20"/>
                  <w:szCs w:val="20"/>
                  <w:lang w:val="en-US"/>
                  <w:rPrChange w:id="4532" w:author="Billy" w:date="2021-06-16T00:01:00Z">
                    <w:rPr/>
                  </w:rPrChange>
                </w:rPr>
                <w:t>0.013</w:t>
              </w:r>
            </w:ins>
          </w:p>
        </w:tc>
        <w:tc>
          <w:tcPr>
            <w:tcW w:w="1173" w:type="dxa"/>
            <w:tcBorders>
              <w:top w:val="nil"/>
              <w:left w:val="nil"/>
              <w:bottom w:val="nil"/>
              <w:right w:val="nil"/>
            </w:tcBorders>
            <w:shd w:val="clear" w:color="auto" w:fill="auto"/>
            <w:noWrap/>
            <w:vAlign w:val="center"/>
            <w:hideMark/>
          </w:tcPr>
          <w:p w14:paraId="225B9667" w14:textId="77777777" w:rsidR="008B4807" w:rsidRPr="008B4807" w:rsidRDefault="008B4807" w:rsidP="008B4807">
            <w:pPr>
              <w:spacing w:line="240" w:lineRule="auto"/>
              <w:jc w:val="center"/>
              <w:rPr>
                <w:ins w:id="4533" w:author="Billy" w:date="2021-06-16T00:01:00Z"/>
                <w:rFonts w:eastAsia="Times New Roman"/>
                <w:color w:val="000000"/>
                <w:sz w:val="20"/>
                <w:szCs w:val="20"/>
                <w:lang w:val="en-US"/>
                <w:rPrChange w:id="4534" w:author="Billy" w:date="2021-06-16T00:01:00Z">
                  <w:rPr>
                    <w:ins w:id="4535" w:author="Billy" w:date="2021-06-16T00:01:00Z"/>
                  </w:rPr>
                </w:rPrChange>
              </w:rPr>
              <w:pPrChange w:id="4536" w:author="Billy" w:date="2021-06-16T00:01:00Z">
                <w:pPr>
                  <w:jc w:val="center"/>
                </w:pPr>
              </w:pPrChange>
            </w:pPr>
            <w:ins w:id="4537" w:author="Billy" w:date="2021-06-16T00:01:00Z">
              <w:r w:rsidRPr="008B4807">
                <w:rPr>
                  <w:rFonts w:eastAsia="Times New Roman"/>
                  <w:color w:val="000000"/>
                  <w:sz w:val="20"/>
                  <w:szCs w:val="20"/>
                  <w:lang w:val="en-US"/>
                  <w:rPrChange w:id="4538" w:author="Billy" w:date="2021-06-16T00:01:00Z">
                    <w:rPr/>
                  </w:rPrChange>
                </w:rPr>
                <w:t>0.720</w:t>
              </w:r>
            </w:ins>
          </w:p>
        </w:tc>
        <w:tc>
          <w:tcPr>
            <w:tcW w:w="600" w:type="dxa"/>
            <w:tcBorders>
              <w:top w:val="nil"/>
              <w:left w:val="nil"/>
              <w:bottom w:val="nil"/>
              <w:right w:val="nil"/>
            </w:tcBorders>
            <w:shd w:val="clear" w:color="auto" w:fill="auto"/>
            <w:noWrap/>
            <w:vAlign w:val="center"/>
            <w:hideMark/>
          </w:tcPr>
          <w:p w14:paraId="2EA5C084" w14:textId="77777777" w:rsidR="008B4807" w:rsidRPr="008B4807" w:rsidRDefault="008B4807" w:rsidP="008B4807">
            <w:pPr>
              <w:spacing w:line="240" w:lineRule="auto"/>
              <w:jc w:val="center"/>
              <w:rPr>
                <w:ins w:id="4539" w:author="Billy" w:date="2021-06-16T00:01:00Z"/>
                <w:rFonts w:eastAsia="Times New Roman"/>
                <w:color w:val="000000"/>
                <w:sz w:val="20"/>
                <w:szCs w:val="20"/>
                <w:lang w:val="en-US"/>
                <w:rPrChange w:id="4540" w:author="Billy" w:date="2021-06-16T00:01:00Z">
                  <w:rPr>
                    <w:ins w:id="4541" w:author="Billy" w:date="2021-06-16T00:01:00Z"/>
                  </w:rPr>
                </w:rPrChange>
              </w:rPr>
              <w:pPrChange w:id="4542" w:author="Billy" w:date="2021-06-16T00:01:00Z">
                <w:pPr>
                  <w:jc w:val="center"/>
                </w:pPr>
              </w:pPrChange>
            </w:pPr>
            <w:ins w:id="4543" w:author="Billy" w:date="2021-06-16T00:01:00Z">
              <w:r w:rsidRPr="008B4807">
                <w:rPr>
                  <w:rFonts w:eastAsia="Times New Roman"/>
                  <w:color w:val="000000"/>
                  <w:sz w:val="20"/>
                  <w:szCs w:val="20"/>
                  <w:lang w:val="en-US"/>
                  <w:rPrChange w:id="4544" w:author="Billy" w:date="2021-06-16T00:01:00Z">
                    <w:rPr/>
                  </w:rPrChange>
                </w:rPr>
                <w:t>3346</w:t>
              </w:r>
            </w:ins>
          </w:p>
        </w:tc>
        <w:tc>
          <w:tcPr>
            <w:tcW w:w="333" w:type="dxa"/>
            <w:tcBorders>
              <w:top w:val="nil"/>
              <w:left w:val="nil"/>
              <w:bottom w:val="nil"/>
              <w:right w:val="nil"/>
            </w:tcBorders>
            <w:shd w:val="clear" w:color="auto" w:fill="auto"/>
            <w:noWrap/>
            <w:vAlign w:val="center"/>
            <w:hideMark/>
          </w:tcPr>
          <w:p w14:paraId="27D74C4A" w14:textId="77777777" w:rsidR="008B4807" w:rsidRPr="008B4807" w:rsidRDefault="008B4807" w:rsidP="008B4807">
            <w:pPr>
              <w:spacing w:line="240" w:lineRule="auto"/>
              <w:jc w:val="right"/>
              <w:rPr>
                <w:ins w:id="4545" w:author="Billy" w:date="2021-06-16T00:01:00Z"/>
                <w:rFonts w:eastAsia="Times New Roman"/>
                <w:color w:val="000000"/>
                <w:sz w:val="20"/>
                <w:szCs w:val="20"/>
                <w:lang w:val="en-US"/>
                <w:rPrChange w:id="4546" w:author="Billy" w:date="2021-06-16T00:01:00Z">
                  <w:rPr>
                    <w:ins w:id="4547" w:author="Billy" w:date="2021-06-16T00:01:00Z"/>
                  </w:rPr>
                </w:rPrChange>
              </w:rPr>
              <w:pPrChange w:id="4548" w:author="Billy" w:date="2021-06-16T00:01:00Z">
                <w:pPr>
                  <w:jc w:val="right"/>
                </w:pPr>
              </w:pPrChange>
            </w:pPr>
            <w:ins w:id="4549" w:author="Billy" w:date="2021-06-16T00:01:00Z">
              <w:r w:rsidRPr="008B4807">
                <w:rPr>
                  <w:rFonts w:eastAsia="Times New Roman"/>
                  <w:color w:val="000000"/>
                  <w:sz w:val="20"/>
                  <w:szCs w:val="20"/>
                  <w:lang w:val="en-US"/>
                  <w:rPrChange w:id="4550" w:author="Billy" w:date="2021-06-16T00:01:00Z">
                    <w:rPr/>
                  </w:rPrChange>
                </w:rPr>
                <w:t> </w:t>
              </w:r>
            </w:ins>
          </w:p>
        </w:tc>
        <w:tc>
          <w:tcPr>
            <w:tcW w:w="1071" w:type="dxa"/>
            <w:tcBorders>
              <w:top w:val="nil"/>
              <w:left w:val="nil"/>
              <w:bottom w:val="single" w:sz="4" w:space="0" w:color="auto"/>
              <w:right w:val="nil"/>
            </w:tcBorders>
            <w:shd w:val="clear" w:color="auto" w:fill="auto"/>
            <w:noWrap/>
            <w:vAlign w:val="center"/>
            <w:hideMark/>
          </w:tcPr>
          <w:p w14:paraId="09967F8A" w14:textId="77777777" w:rsidR="008B4807" w:rsidRPr="008B4807" w:rsidRDefault="008B4807" w:rsidP="008B4807">
            <w:pPr>
              <w:spacing w:line="240" w:lineRule="auto"/>
              <w:jc w:val="right"/>
              <w:rPr>
                <w:ins w:id="4551" w:author="Billy" w:date="2021-06-16T00:01:00Z"/>
                <w:rFonts w:eastAsia="Times New Roman"/>
                <w:color w:val="000000"/>
                <w:sz w:val="20"/>
                <w:szCs w:val="20"/>
                <w:lang w:val="en-US"/>
                <w:rPrChange w:id="4552" w:author="Billy" w:date="2021-06-16T00:01:00Z">
                  <w:rPr>
                    <w:ins w:id="4553" w:author="Billy" w:date="2021-06-16T00:01:00Z"/>
                  </w:rPr>
                </w:rPrChange>
              </w:rPr>
              <w:pPrChange w:id="4554" w:author="Billy" w:date="2021-06-16T00:01:00Z">
                <w:pPr>
                  <w:jc w:val="right"/>
                </w:pPr>
              </w:pPrChange>
            </w:pPr>
            <w:ins w:id="4555" w:author="Billy" w:date="2021-06-16T00:01:00Z">
              <w:r w:rsidRPr="008B4807">
                <w:rPr>
                  <w:rFonts w:eastAsia="Times New Roman"/>
                  <w:color w:val="000000"/>
                  <w:sz w:val="20"/>
                  <w:szCs w:val="20"/>
                  <w:lang w:val="en-US"/>
                  <w:rPrChange w:id="4556" w:author="Billy" w:date="2021-06-16T00:01:00Z">
                    <w:rPr/>
                  </w:rPrChange>
                </w:rPr>
                <w:t>1.000</w:t>
              </w:r>
            </w:ins>
          </w:p>
        </w:tc>
        <w:tc>
          <w:tcPr>
            <w:tcW w:w="532" w:type="dxa"/>
            <w:tcBorders>
              <w:top w:val="nil"/>
              <w:left w:val="nil"/>
              <w:bottom w:val="nil"/>
              <w:right w:val="single" w:sz="8" w:space="0" w:color="auto"/>
            </w:tcBorders>
            <w:shd w:val="clear" w:color="auto" w:fill="auto"/>
            <w:noWrap/>
            <w:vAlign w:val="center"/>
            <w:hideMark/>
          </w:tcPr>
          <w:p w14:paraId="6DA77DA3" w14:textId="77777777" w:rsidR="008B4807" w:rsidRPr="008B4807" w:rsidRDefault="008B4807" w:rsidP="008B4807">
            <w:pPr>
              <w:spacing w:line="240" w:lineRule="auto"/>
              <w:rPr>
                <w:ins w:id="4557" w:author="Billy" w:date="2021-06-16T00:01:00Z"/>
                <w:rFonts w:eastAsia="Times New Roman"/>
                <w:color w:val="000000"/>
                <w:sz w:val="20"/>
                <w:szCs w:val="20"/>
                <w:lang w:val="en-US"/>
                <w:rPrChange w:id="4558" w:author="Billy" w:date="2021-06-16T00:01:00Z">
                  <w:rPr>
                    <w:ins w:id="4559" w:author="Billy" w:date="2021-06-16T00:01:00Z"/>
                  </w:rPr>
                </w:rPrChange>
              </w:rPr>
              <w:pPrChange w:id="4560" w:author="Billy" w:date="2021-06-16T00:01:00Z">
                <w:pPr/>
              </w:pPrChange>
            </w:pPr>
            <w:ins w:id="4561" w:author="Billy" w:date="2021-06-16T00:01:00Z">
              <w:r w:rsidRPr="008B4807">
                <w:rPr>
                  <w:rFonts w:eastAsia="Times New Roman"/>
                  <w:color w:val="000000"/>
                  <w:sz w:val="20"/>
                  <w:szCs w:val="20"/>
                  <w:lang w:val="en-US"/>
                  <w:rPrChange w:id="4562" w:author="Billy" w:date="2021-06-16T00:01:00Z">
                    <w:rPr/>
                  </w:rPrChange>
                </w:rPr>
                <w:t> </w:t>
              </w:r>
            </w:ins>
          </w:p>
        </w:tc>
      </w:tr>
      <w:tr w:rsidR="008B4807" w:rsidRPr="008B4807" w14:paraId="7800CB57" w14:textId="77777777" w:rsidTr="008B4807">
        <w:trPr>
          <w:divId w:val="1997344894"/>
          <w:trHeight w:val="600"/>
          <w:ins w:id="4563" w:author="Billy" w:date="2021-06-16T00:01:00Z"/>
        </w:trPr>
        <w:tc>
          <w:tcPr>
            <w:tcW w:w="3320" w:type="dxa"/>
            <w:tcBorders>
              <w:top w:val="nil"/>
              <w:left w:val="single" w:sz="8" w:space="0" w:color="auto"/>
              <w:bottom w:val="nil"/>
              <w:right w:val="nil"/>
            </w:tcBorders>
            <w:shd w:val="clear" w:color="000000" w:fill="F2F2F2"/>
            <w:vAlign w:val="center"/>
            <w:hideMark/>
          </w:tcPr>
          <w:p w14:paraId="08125F9B" w14:textId="77777777" w:rsidR="008B4807" w:rsidRPr="008B4807" w:rsidRDefault="008B4807" w:rsidP="008B4807">
            <w:pPr>
              <w:spacing w:line="240" w:lineRule="auto"/>
              <w:jc w:val="center"/>
              <w:rPr>
                <w:ins w:id="4564" w:author="Billy" w:date="2021-06-16T00:01:00Z"/>
                <w:rFonts w:eastAsia="Times New Roman"/>
                <w:i/>
                <w:iCs/>
                <w:color w:val="000000"/>
                <w:sz w:val="20"/>
                <w:szCs w:val="20"/>
                <w:lang w:val="en-US"/>
                <w:rPrChange w:id="4565" w:author="Billy" w:date="2021-06-16T00:01:00Z">
                  <w:rPr>
                    <w:ins w:id="4566" w:author="Billy" w:date="2021-06-16T00:01:00Z"/>
                  </w:rPr>
                </w:rPrChange>
              </w:rPr>
              <w:pPrChange w:id="4567" w:author="Billy" w:date="2021-06-16T00:01:00Z">
                <w:pPr>
                  <w:jc w:val="center"/>
                </w:pPr>
              </w:pPrChange>
            </w:pPr>
            <w:ins w:id="4568" w:author="Billy" w:date="2021-06-16T00:01:00Z">
              <w:r w:rsidRPr="008B4807">
                <w:rPr>
                  <w:rFonts w:eastAsia="Times New Roman"/>
                  <w:i/>
                  <w:iCs/>
                  <w:color w:val="000000"/>
                  <w:sz w:val="20"/>
                  <w:szCs w:val="20"/>
                  <w:lang w:val="en-US"/>
                  <w:rPrChange w:id="4569" w:author="Billy" w:date="2021-06-16T00:01:00Z">
                    <w:rPr/>
                  </w:rPrChange>
                </w:rPr>
                <w:t>Positive, Child &amp; Negative, Adult v. Positive, Adult &amp; Negative Child</w:t>
              </w:r>
            </w:ins>
          </w:p>
        </w:tc>
        <w:tc>
          <w:tcPr>
            <w:tcW w:w="1260" w:type="dxa"/>
            <w:tcBorders>
              <w:top w:val="single" w:sz="4" w:space="0" w:color="auto"/>
              <w:left w:val="nil"/>
              <w:bottom w:val="nil"/>
              <w:right w:val="nil"/>
            </w:tcBorders>
            <w:shd w:val="clear" w:color="auto" w:fill="auto"/>
            <w:noWrap/>
            <w:vAlign w:val="center"/>
            <w:hideMark/>
          </w:tcPr>
          <w:p w14:paraId="43EA6FA9" w14:textId="77777777" w:rsidR="008B4807" w:rsidRPr="008B4807" w:rsidRDefault="008B4807" w:rsidP="008B4807">
            <w:pPr>
              <w:spacing w:line="240" w:lineRule="auto"/>
              <w:jc w:val="center"/>
              <w:rPr>
                <w:ins w:id="4570" w:author="Billy" w:date="2021-06-16T00:01:00Z"/>
                <w:rFonts w:eastAsia="Times New Roman"/>
                <w:color w:val="000000"/>
                <w:sz w:val="20"/>
                <w:szCs w:val="20"/>
                <w:lang w:val="en-US"/>
                <w:rPrChange w:id="4571" w:author="Billy" w:date="2021-06-16T00:01:00Z">
                  <w:rPr>
                    <w:ins w:id="4572" w:author="Billy" w:date="2021-06-16T00:01:00Z"/>
                  </w:rPr>
                </w:rPrChange>
              </w:rPr>
              <w:pPrChange w:id="4573" w:author="Billy" w:date="2021-06-16T00:01:00Z">
                <w:pPr>
                  <w:jc w:val="center"/>
                </w:pPr>
              </w:pPrChange>
            </w:pPr>
            <w:ins w:id="4574" w:author="Billy" w:date="2021-06-16T00:01:00Z">
              <w:r w:rsidRPr="008B4807">
                <w:rPr>
                  <w:rFonts w:eastAsia="Times New Roman"/>
                  <w:color w:val="000000"/>
                  <w:sz w:val="20"/>
                  <w:szCs w:val="20"/>
                  <w:lang w:val="en-US"/>
                  <w:rPrChange w:id="4575" w:author="Billy" w:date="2021-06-16T00:01:00Z">
                    <w:rPr/>
                  </w:rPrChange>
                </w:rPr>
                <w:t>0.032</w:t>
              </w:r>
            </w:ins>
          </w:p>
        </w:tc>
        <w:tc>
          <w:tcPr>
            <w:tcW w:w="717" w:type="dxa"/>
            <w:tcBorders>
              <w:top w:val="single" w:sz="4" w:space="0" w:color="auto"/>
              <w:left w:val="nil"/>
              <w:bottom w:val="nil"/>
              <w:right w:val="nil"/>
            </w:tcBorders>
            <w:shd w:val="clear" w:color="auto" w:fill="auto"/>
            <w:noWrap/>
            <w:vAlign w:val="center"/>
            <w:hideMark/>
          </w:tcPr>
          <w:p w14:paraId="13CA82A2" w14:textId="77777777" w:rsidR="008B4807" w:rsidRPr="008B4807" w:rsidRDefault="008B4807" w:rsidP="008B4807">
            <w:pPr>
              <w:spacing w:line="240" w:lineRule="auto"/>
              <w:jc w:val="center"/>
              <w:rPr>
                <w:ins w:id="4576" w:author="Billy" w:date="2021-06-16T00:01:00Z"/>
                <w:rFonts w:eastAsia="Times New Roman"/>
                <w:color w:val="000000"/>
                <w:sz w:val="20"/>
                <w:szCs w:val="20"/>
                <w:lang w:val="en-US"/>
                <w:rPrChange w:id="4577" w:author="Billy" w:date="2021-06-16T00:01:00Z">
                  <w:rPr>
                    <w:ins w:id="4578" w:author="Billy" w:date="2021-06-16T00:01:00Z"/>
                  </w:rPr>
                </w:rPrChange>
              </w:rPr>
              <w:pPrChange w:id="4579" w:author="Billy" w:date="2021-06-16T00:01:00Z">
                <w:pPr>
                  <w:jc w:val="center"/>
                </w:pPr>
              </w:pPrChange>
            </w:pPr>
            <w:ins w:id="4580" w:author="Billy" w:date="2021-06-16T00:01:00Z">
              <w:r w:rsidRPr="008B4807">
                <w:rPr>
                  <w:rFonts w:eastAsia="Times New Roman"/>
                  <w:color w:val="000000"/>
                  <w:sz w:val="20"/>
                  <w:szCs w:val="20"/>
                  <w:lang w:val="en-US"/>
                  <w:rPrChange w:id="4581" w:author="Billy" w:date="2021-06-16T00:01:00Z">
                    <w:rPr/>
                  </w:rPrChange>
                </w:rPr>
                <w:t>0.009</w:t>
              </w:r>
            </w:ins>
          </w:p>
        </w:tc>
        <w:tc>
          <w:tcPr>
            <w:tcW w:w="1173" w:type="dxa"/>
            <w:tcBorders>
              <w:top w:val="single" w:sz="4" w:space="0" w:color="auto"/>
              <w:left w:val="nil"/>
              <w:bottom w:val="nil"/>
              <w:right w:val="nil"/>
            </w:tcBorders>
            <w:shd w:val="clear" w:color="auto" w:fill="auto"/>
            <w:noWrap/>
            <w:vAlign w:val="center"/>
            <w:hideMark/>
          </w:tcPr>
          <w:p w14:paraId="5B024B54" w14:textId="77777777" w:rsidR="008B4807" w:rsidRPr="008B4807" w:rsidRDefault="008B4807" w:rsidP="008B4807">
            <w:pPr>
              <w:spacing w:line="240" w:lineRule="auto"/>
              <w:jc w:val="center"/>
              <w:rPr>
                <w:ins w:id="4582" w:author="Billy" w:date="2021-06-16T00:01:00Z"/>
                <w:rFonts w:eastAsia="Times New Roman"/>
                <w:color w:val="000000"/>
                <w:sz w:val="20"/>
                <w:szCs w:val="20"/>
                <w:lang w:val="en-US"/>
                <w:rPrChange w:id="4583" w:author="Billy" w:date="2021-06-16T00:01:00Z">
                  <w:rPr>
                    <w:ins w:id="4584" w:author="Billy" w:date="2021-06-16T00:01:00Z"/>
                  </w:rPr>
                </w:rPrChange>
              </w:rPr>
              <w:pPrChange w:id="4585" w:author="Billy" w:date="2021-06-16T00:01:00Z">
                <w:pPr>
                  <w:jc w:val="center"/>
                </w:pPr>
              </w:pPrChange>
            </w:pPr>
            <w:ins w:id="4586" w:author="Billy" w:date="2021-06-16T00:01:00Z">
              <w:r w:rsidRPr="008B4807">
                <w:rPr>
                  <w:rFonts w:eastAsia="Times New Roman"/>
                  <w:color w:val="000000"/>
                  <w:sz w:val="20"/>
                  <w:szCs w:val="20"/>
                  <w:lang w:val="en-US"/>
                  <w:rPrChange w:id="4587" w:author="Billy" w:date="2021-06-16T00:01:00Z">
                    <w:rPr/>
                  </w:rPrChange>
                </w:rPr>
                <w:t>3.613</w:t>
              </w:r>
            </w:ins>
          </w:p>
        </w:tc>
        <w:tc>
          <w:tcPr>
            <w:tcW w:w="600" w:type="dxa"/>
            <w:tcBorders>
              <w:top w:val="single" w:sz="4" w:space="0" w:color="auto"/>
              <w:left w:val="nil"/>
              <w:bottom w:val="nil"/>
              <w:right w:val="nil"/>
            </w:tcBorders>
            <w:shd w:val="clear" w:color="auto" w:fill="auto"/>
            <w:noWrap/>
            <w:vAlign w:val="center"/>
            <w:hideMark/>
          </w:tcPr>
          <w:p w14:paraId="0210C47D" w14:textId="77777777" w:rsidR="008B4807" w:rsidRPr="008B4807" w:rsidRDefault="008B4807" w:rsidP="008B4807">
            <w:pPr>
              <w:spacing w:line="240" w:lineRule="auto"/>
              <w:jc w:val="center"/>
              <w:rPr>
                <w:ins w:id="4588" w:author="Billy" w:date="2021-06-16T00:01:00Z"/>
                <w:rFonts w:eastAsia="Times New Roman"/>
                <w:color w:val="000000"/>
                <w:sz w:val="20"/>
                <w:szCs w:val="20"/>
                <w:lang w:val="en-US"/>
                <w:rPrChange w:id="4589" w:author="Billy" w:date="2021-06-16T00:01:00Z">
                  <w:rPr>
                    <w:ins w:id="4590" w:author="Billy" w:date="2021-06-16T00:01:00Z"/>
                  </w:rPr>
                </w:rPrChange>
              </w:rPr>
              <w:pPrChange w:id="4591" w:author="Billy" w:date="2021-06-16T00:01:00Z">
                <w:pPr>
                  <w:jc w:val="center"/>
                </w:pPr>
              </w:pPrChange>
            </w:pPr>
            <w:ins w:id="4592" w:author="Billy" w:date="2021-06-16T00:01:00Z">
              <w:r w:rsidRPr="008B4807">
                <w:rPr>
                  <w:rFonts w:eastAsia="Times New Roman"/>
                  <w:color w:val="000000"/>
                  <w:sz w:val="20"/>
                  <w:szCs w:val="20"/>
                  <w:lang w:val="en-US"/>
                  <w:rPrChange w:id="4593" w:author="Billy" w:date="2021-06-16T00:01:00Z">
                    <w:rPr/>
                  </w:rPrChange>
                </w:rPr>
                <w:t>7558</w:t>
              </w:r>
            </w:ins>
          </w:p>
        </w:tc>
        <w:tc>
          <w:tcPr>
            <w:tcW w:w="333" w:type="dxa"/>
            <w:tcBorders>
              <w:top w:val="single" w:sz="4" w:space="0" w:color="auto"/>
              <w:left w:val="nil"/>
              <w:bottom w:val="nil"/>
              <w:right w:val="nil"/>
            </w:tcBorders>
            <w:shd w:val="clear" w:color="auto" w:fill="auto"/>
            <w:noWrap/>
            <w:vAlign w:val="center"/>
            <w:hideMark/>
          </w:tcPr>
          <w:p w14:paraId="584EA342" w14:textId="77777777" w:rsidR="008B4807" w:rsidRPr="008B4807" w:rsidRDefault="008B4807" w:rsidP="008B4807">
            <w:pPr>
              <w:spacing w:line="240" w:lineRule="auto"/>
              <w:jc w:val="right"/>
              <w:rPr>
                <w:ins w:id="4594" w:author="Billy" w:date="2021-06-16T00:01:00Z"/>
                <w:rFonts w:eastAsia="Times New Roman"/>
                <w:color w:val="000000"/>
                <w:sz w:val="20"/>
                <w:szCs w:val="20"/>
                <w:lang w:val="en-US"/>
                <w:rPrChange w:id="4595" w:author="Billy" w:date="2021-06-16T00:01:00Z">
                  <w:rPr>
                    <w:ins w:id="4596" w:author="Billy" w:date="2021-06-16T00:01:00Z"/>
                  </w:rPr>
                </w:rPrChange>
              </w:rPr>
              <w:pPrChange w:id="4597" w:author="Billy" w:date="2021-06-16T00:01:00Z">
                <w:pPr>
                  <w:jc w:val="right"/>
                </w:pPr>
              </w:pPrChange>
            </w:pPr>
            <w:ins w:id="4598" w:author="Billy" w:date="2021-06-16T00:01:00Z">
              <w:r w:rsidRPr="008B4807">
                <w:rPr>
                  <w:rFonts w:eastAsia="Times New Roman"/>
                  <w:color w:val="000000"/>
                  <w:sz w:val="20"/>
                  <w:szCs w:val="20"/>
                  <w:lang w:val="en-US"/>
                  <w:rPrChange w:id="4599" w:author="Billy" w:date="2021-06-16T00:01:00Z">
                    <w:rPr/>
                  </w:rPrChange>
                </w:rPr>
                <w:t>&lt;</w:t>
              </w:r>
            </w:ins>
          </w:p>
        </w:tc>
        <w:tc>
          <w:tcPr>
            <w:tcW w:w="1071" w:type="dxa"/>
            <w:tcBorders>
              <w:top w:val="nil"/>
              <w:left w:val="nil"/>
              <w:bottom w:val="single" w:sz="4" w:space="0" w:color="auto"/>
              <w:right w:val="nil"/>
            </w:tcBorders>
            <w:shd w:val="clear" w:color="auto" w:fill="auto"/>
            <w:noWrap/>
            <w:vAlign w:val="center"/>
            <w:hideMark/>
          </w:tcPr>
          <w:p w14:paraId="5BDA0F7E" w14:textId="77777777" w:rsidR="008B4807" w:rsidRPr="008B4807" w:rsidRDefault="008B4807" w:rsidP="008B4807">
            <w:pPr>
              <w:spacing w:line="240" w:lineRule="auto"/>
              <w:jc w:val="right"/>
              <w:rPr>
                <w:ins w:id="4600" w:author="Billy" w:date="2021-06-16T00:01:00Z"/>
                <w:rFonts w:eastAsia="Times New Roman"/>
                <w:color w:val="000000"/>
                <w:sz w:val="20"/>
                <w:szCs w:val="20"/>
                <w:lang w:val="en-US"/>
                <w:rPrChange w:id="4601" w:author="Billy" w:date="2021-06-16T00:01:00Z">
                  <w:rPr>
                    <w:ins w:id="4602" w:author="Billy" w:date="2021-06-16T00:01:00Z"/>
                  </w:rPr>
                </w:rPrChange>
              </w:rPr>
              <w:pPrChange w:id="4603" w:author="Billy" w:date="2021-06-16T00:01:00Z">
                <w:pPr>
                  <w:jc w:val="right"/>
                </w:pPr>
              </w:pPrChange>
            </w:pPr>
            <w:ins w:id="4604" w:author="Billy" w:date="2021-06-16T00:01:00Z">
              <w:r w:rsidRPr="008B4807">
                <w:rPr>
                  <w:rFonts w:eastAsia="Times New Roman"/>
                  <w:color w:val="000000"/>
                  <w:sz w:val="20"/>
                  <w:szCs w:val="20"/>
                  <w:lang w:val="en-US"/>
                  <w:rPrChange w:id="4605" w:author="Billy" w:date="2021-06-16T00:01:00Z">
                    <w:rPr/>
                  </w:rPrChange>
                </w:rPr>
                <w:t>0.001</w:t>
              </w:r>
            </w:ins>
          </w:p>
        </w:tc>
        <w:tc>
          <w:tcPr>
            <w:tcW w:w="532" w:type="dxa"/>
            <w:tcBorders>
              <w:top w:val="single" w:sz="4" w:space="0" w:color="auto"/>
              <w:left w:val="nil"/>
              <w:bottom w:val="nil"/>
              <w:right w:val="single" w:sz="8" w:space="0" w:color="auto"/>
            </w:tcBorders>
            <w:shd w:val="clear" w:color="auto" w:fill="auto"/>
            <w:noWrap/>
            <w:vAlign w:val="center"/>
            <w:hideMark/>
          </w:tcPr>
          <w:p w14:paraId="5791308F" w14:textId="77777777" w:rsidR="008B4807" w:rsidRPr="008B4807" w:rsidRDefault="008B4807" w:rsidP="008B4807">
            <w:pPr>
              <w:spacing w:line="240" w:lineRule="auto"/>
              <w:rPr>
                <w:ins w:id="4606" w:author="Billy" w:date="2021-06-16T00:01:00Z"/>
                <w:rFonts w:eastAsia="Times New Roman"/>
                <w:color w:val="000000"/>
                <w:sz w:val="20"/>
                <w:szCs w:val="20"/>
                <w:lang w:val="en-US"/>
                <w:rPrChange w:id="4607" w:author="Billy" w:date="2021-06-16T00:01:00Z">
                  <w:rPr>
                    <w:ins w:id="4608" w:author="Billy" w:date="2021-06-16T00:01:00Z"/>
                  </w:rPr>
                </w:rPrChange>
              </w:rPr>
              <w:pPrChange w:id="4609" w:author="Billy" w:date="2021-06-16T00:01:00Z">
                <w:pPr/>
              </w:pPrChange>
            </w:pPr>
            <w:ins w:id="4610" w:author="Billy" w:date="2021-06-16T00:01:00Z">
              <w:r w:rsidRPr="008B4807">
                <w:rPr>
                  <w:rFonts w:eastAsia="Times New Roman"/>
                  <w:color w:val="000000"/>
                  <w:sz w:val="20"/>
                  <w:szCs w:val="20"/>
                  <w:lang w:val="en-US"/>
                  <w:rPrChange w:id="4611" w:author="Billy" w:date="2021-06-16T00:01:00Z">
                    <w:rPr/>
                  </w:rPrChange>
                </w:rPr>
                <w:t>***</w:t>
              </w:r>
            </w:ins>
          </w:p>
        </w:tc>
      </w:tr>
      <w:tr w:rsidR="008B4807" w:rsidRPr="008B4807" w14:paraId="44F2E721" w14:textId="77777777" w:rsidTr="008B4807">
        <w:trPr>
          <w:divId w:val="1997344894"/>
          <w:trHeight w:val="600"/>
          <w:ins w:id="4612" w:author="Billy" w:date="2021-06-16T00:01:00Z"/>
        </w:trPr>
        <w:tc>
          <w:tcPr>
            <w:tcW w:w="3320" w:type="dxa"/>
            <w:tcBorders>
              <w:top w:val="single" w:sz="4" w:space="0" w:color="auto"/>
              <w:left w:val="single" w:sz="8" w:space="0" w:color="auto"/>
              <w:bottom w:val="nil"/>
              <w:right w:val="nil"/>
            </w:tcBorders>
            <w:shd w:val="clear" w:color="000000" w:fill="F2F2F2"/>
            <w:vAlign w:val="center"/>
            <w:hideMark/>
          </w:tcPr>
          <w:p w14:paraId="5185D04D" w14:textId="77777777" w:rsidR="008B4807" w:rsidRPr="008B4807" w:rsidRDefault="008B4807" w:rsidP="008B4807">
            <w:pPr>
              <w:spacing w:line="240" w:lineRule="auto"/>
              <w:jc w:val="center"/>
              <w:rPr>
                <w:ins w:id="4613" w:author="Billy" w:date="2021-06-16T00:01:00Z"/>
                <w:rFonts w:eastAsia="Times New Roman"/>
                <w:i/>
                <w:iCs/>
                <w:color w:val="000000"/>
                <w:sz w:val="20"/>
                <w:szCs w:val="20"/>
                <w:lang w:val="en-US"/>
                <w:rPrChange w:id="4614" w:author="Billy" w:date="2021-06-16T00:01:00Z">
                  <w:rPr>
                    <w:ins w:id="4615" w:author="Billy" w:date="2021-06-16T00:01:00Z"/>
                  </w:rPr>
                </w:rPrChange>
              </w:rPr>
              <w:pPrChange w:id="4616" w:author="Billy" w:date="2021-06-16T00:01:00Z">
                <w:pPr>
                  <w:jc w:val="center"/>
                </w:pPr>
              </w:pPrChange>
            </w:pPr>
            <w:ins w:id="4617" w:author="Billy" w:date="2021-06-16T00:01:00Z">
              <w:r w:rsidRPr="008B4807">
                <w:rPr>
                  <w:rFonts w:eastAsia="Times New Roman"/>
                  <w:i/>
                  <w:iCs/>
                  <w:color w:val="000000"/>
                  <w:sz w:val="20"/>
                  <w:szCs w:val="20"/>
                  <w:lang w:val="en-US"/>
                  <w:rPrChange w:id="4618" w:author="Billy" w:date="2021-06-16T00:01:00Z">
                    <w:rPr/>
                  </w:rPrChange>
                </w:rPr>
                <w:t>Child, Valenced v. Neutral</w:t>
              </w:r>
            </w:ins>
          </w:p>
        </w:tc>
        <w:tc>
          <w:tcPr>
            <w:tcW w:w="1260" w:type="dxa"/>
            <w:tcBorders>
              <w:top w:val="single" w:sz="4" w:space="0" w:color="auto"/>
              <w:left w:val="nil"/>
              <w:bottom w:val="nil"/>
              <w:right w:val="nil"/>
            </w:tcBorders>
            <w:shd w:val="clear" w:color="auto" w:fill="auto"/>
            <w:noWrap/>
            <w:vAlign w:val="center"/>
            <w:hideMark/>
          </w:tcPr>
          <w:p w14:paraId="1594F204" w14:textId="77777777" w:rsidR="008B4807" w:rsidRPr="008B4807" w:rsidRDefault="008B4807" w:rsidP="008B4807">
            <w:pPr>
              <w:spacing w:line="240" w:lineRule="auto"/>
              <w:jc w:val="center"/>
              <w:rPr>
                <w:ins w:id="4619" w:author="Billy" w:date="2021-06-16T00:01:00Z"/>
                <w:rFonts w:eastAsia="Times New Roman"/>
                <w:color w:val="000000"/>
                <w:sz w:val="20"/>
                <w:szCs w:val="20"/>
                <w:lang w:val="en-US"/>
                <w:rPrChange w:id="4620" w:author="Billy" w:date="2021-06-16T00:01:00Z">
                  <w:rPr>
                    <w:ins w:id="4621" w:author="Billy" w:date="2021-06-16T00:01:00Z"/>
                  </w:rPr>
                </w:rPrChange>
              </w:rPr>
              <w:pPrChange w:id="4622" w:author="Billy" w:date="2021-06-16T00:01:00Z">
                <w:pPr>
                  <w:jc w:val="center"/>
                </w:pPr>
              </w:pPrChange>
            </w:pPr>
            <w:ins w:id="4623" w:author="Billy" w:date="2021-06-16T00:01:00Z">
              <w:r w:rsidRPr="008B4807">
                <w:rPr>
                  <w:rFonts w:eastAsia="Times New Roman"/>
                  <w:color w:val="000000"/>
                  <w:sz w:val="20"/>
                  <w:szCs w:val="20"/>
                  <w:lang w:val="en-US"/>
                  <w:rPrChange w:id="4624" w:author="Billy" w:date="2021-06-16T00:01:00Z">
                    <w:rPr/>
                  </w:rPrChange>
                </w:rPr>
                <w:t>0.057</w:t>
              </w:r>
            </w:ins>
          </w:p>
        </w:tc>
        <w:tc>
          <w:tcPr>
            <w:tcW w:w="717" w:type="dxa"/>
            <w:tcBorders>
              <w:top w:val="single" w:sz="4" w:space="0" w:color="auto"/>
              <w:left w:val="nil"/>
              <w:bottom w:val="nil"/>
              <w:right w:val="nil"/>
            </w:tcBorders>
            <w:shd w:val="clear" w:color="auto" w:fill="auto"/>
            <w:noWrap/>
            <w:vAlign w:val="center"/>
            <w:hideMark/>
          </w:tcPr>
          <w:p w14:paraId="0E154757" w14:textId="77777777" w:rsidR="008B4807" w:rsidRPr="008B4807" w:rsidRDefault="008B4807" w:rsidP="008B4807">
            <w:pPr>
              <w:spacing w:line="240" w:lineRule="auto"/>
              <w:jc w:val="center"/>
              <w:rPr>
                <w:ins w:id="4625" w:author="Billy" w:date="2021-06-16T00:01:00Z"/>
                <w:rFonts w:eastAsia="Times New Roman"/>
                <w:color w:val="000000"/>
                <w:sz w:val="20"/>
                <w:szCs w:val="20"/>
                <w:lang w:val="en-US"/>
                <w:rPrChange w:id="4626" w:author="Billy" w:date="2021-06-16T00:01:00Z">
                  <w:rPr>
                    <w:ins w:id="4627" w:author="Billy" w:date="2021-06-16T00:01:00Z"/>
                  </w:rPr>
                </w:rPrChange>
              </w:rPr>
              <w:pPrChange w:id="4628" w:author="Billy" w:date="2021-06-16T00:01:00Z">
                <w:pPr>
                  <w:jc w:val="center"/>
                </w:pPr>
              </w:pPrChange>
            </w:pPr>
            <w:ins w:id="4629" w:author="Billy" w:date="2021-06-16T00:01:00Z">
              <w:r w:rsidRPr="008B4807">
                <w:rPr>
                  <w:rFonts w:eastAsia="Times New Roman"/>
                  <w:color w:val="000000"/>
                  <w:sz w:val="20"/>
                  <w:szCs w:val="20"/>
                  <w:lang w:val="en-US"/>
                  <w:rPrChange w:id="4630" w:author="Billy" w:date="2021-06-16T00:01:00Z">
                    <w:rPr/>
                  </w:rPrChange>
                </w:rPr>
                <w:t>0.010</w:t>
              </w:r>
            </w:ins>
          </w:p>
        </w:tc>
        <w:tc>
          <w:tcPr>
            <w:tcW w:w="1173" w:type="dxa"/>
            <w:tcBorders>
              <w:top w:val="single" w:sz="4" w:space="0" w:color="auto"/>
              <w:left w:val="nil"/>
              <w:bottom w:val="nil"/>
              <w:right w:val="nil"/>
            </w:tcBorders>
            <w:shd w:val="clear" w:color="auto" w:fill="auto"/>
            <w:noWrap/>
            <w:vAlign w:val="center"/>
            <w:hideMark/>
          </w:tcPr>
          <w:p w14:paraId="615E9DCF" w14:textId="77777777" w:rsidR="008B4807" w:rsidRPr="008B4807" w:rsidRDefault="008B4807" w:rsidP="008B4807">
            <w:pPr>
              <w:spacing w:line="240" w:lineRule="auto"/>
              <w:jc w:val="center"/>
              <w:rPr>
                <w:ins w:id="4631" w:author="Billy" w:date="2021-06-16T00:01:00Z"/>
                <w:rFonts w:eastAsia="Times New Roman"/>
                <w:color w:val="000000"/>
                <w:sz w:val="20"/>
                <w:szCs w:val="20"/>
                <w:lang w:val="en-US"/>
                <w:rPrChange w:id="4632" w:author="Billy" w:date="2021-06-16T00:01:00Z">
                  <w:rPr>
                    <w:ins w:id="4633" w:author="Billy" w:date="2021-06-16T00:01:00Z"/>
                  </w:rPr>
                </w:rPrChange>
              </w:rPr>
              <w:pPrChange w:id="4634" w:author="Billy" w:date="2021-06-16T00:01:00Z">
                <w:pPr>
                  <w:jc w:val="center"/>
                </w:pPr>
              </w:pPrChange>
            </w:pPr>
            <w:ins w:id="4635" w:author="Billy" w:date="2021-06-16T00:01:00Z">
              <w:r w:rsidRPr="008B4807">
                <w:rPr>
                  <w:rFonts w:eastAsia="Times New Roman"/>
                  <w:color w:val="000000"/>
                  <w:sz w:val="20"/>
                  <w:szCs w:val="20"/>
                  <w:lang w:val="en-US"/>
                  <w:rPrChange w:id="4636" w:author="Billy" w:date="2021-06-16T00:01:00Z">
                    <w:rPr/>
                  </w:rPrChange>
                </w:rPr>
                <w:t>5.504</w:t>
              </w:r>
            </w:ins>
          </w:p>
        </w:tc>
        <w:tc>
          <w:tcPr>
            <w:tcW w:w="600" w:type="dxa"/>
            <w:tcBorders>
              <w:top w:val="single" w:sz="4" w:space="0" w:color="auto"/>
              <w:left w:val="nil"/>
              <w:bottom w:val="nil"/>
              <w:right w:val="nil"/>
            </w:tcBorders>
            <w:shd w:val="clear" w:color="auto" w:fill="auto"/>
            <w:noWrap/>
            <w:vAlign w:val="center"/>
            <w:hideMark/>
          </w:tcPr>
          <w:p w14:paraId="05D8F9CD" w14:textId="77777777" w:rsidR="008B4807" w:rsidRPr="008B4807" w:rsidRDefault="008B4807" w:rsidP="008B4807">
            <w:pPr>
              <w:spacing w:line="240" w:lineRule="auto"/>
              <w:jc w:val="center"/>
              <w:rPr>
                <w:ins w:id="4637" w:author="Billy" w:date="2021-06-16T00:01:00Z"/>
                <w:rFonts w:eastAsia="Times New Roman"/>
                <w:color w:val="000000"/>
                <w:sz w:val="20"/>
                <w:szCs w:val="20"/>
                <w:lang w:val="en-US"/>
                <w:rPrChange w:id="4638" w:author="Billy" w:date="2021-06-16T00:01:00Z">
                  <w:rPr>
                    <w:ins w:id="4639" w:author="Billy" w:date="2021-06-16T00:01:00Z"/>
                  </w:rPr>
                </w:rPrChange>
              </w:rPr>
              <w:pPrChange w:id="4640" w:author="Billy" w:date="2021-06-16T00:01:00Z">
                <w:pPr>
                  <w:jc w:val="center"/>
                </w:pPr>
              </w:pPrChange>
            </w:pPr>
            <w:ins w:id="4641" w:author="Billy" w:date="2021-06-16T00:01:00Z">
              <w:r w:rsidRPr="008B4807">
                <w:rPr>
                  <w:rFonts w:eastAsia="Times New Roman"/>
                  <w:color w:val="000000"/>
                  <w:sz w:val="20"/>
                  <w:szCs w:val="20"/>
                  <w:lang w:val="en-US"/>
                  <w:rPrChange w:id="4642" w:author="Billy" w:date="2021-06-16T00:01:00Z">
                    <w:rPr/>
                  </w:rPrChange>
                </w:rPr>
                <w:t>4306</w:t>
              </w:r>
            </w:ins>
          </w:p>
        </w:tc>
        <w:tc>
          <w:tcPr>
            <w:tcW w:w="333" w:type="dxa"/>
            <w:tcBorders>
              <w:top w:val="single" w:sz="4" w:space="0" w:color="auto"/>
              <w:left w:val="nil"/>
              <w:bottom w:val="nil"/>
              <w:right w:val="nil"/>
            </w:tcBorders>
            <w:shd w:val="clear" w:color="auto" w:fill="auto"/>
            <w:noWrap/>
            <w:vAlign w:val="center"/>
            <w:hideMark/>
          </w:tcPr>
          <w:p w14:paraId="6FF3DAA7" w14:textId="77777777" w:rsidR="008B4807" w:rsidRPr="008B4807" w:rsidRDefault="008B4807" w:rsidP="008B4807">
            <w:pPr>
              <w:spacing w:line="240" w:lineRule="auto"/>
              <w:jc w:val="right"/>
              <w:rPr>
                <w:ins w:id="4643" w:author="Billy" w:date="2021-06-16T00:01:00Z"/>
                <w:rFonts w:eastAsia="Times New Roman"/>
                <w:color w:val="000000"/>
                <w:sz w:val="20"/>
                <w:szCs w:val="20"/>
                <w:lang w:val="en-US"/>
                <w:rPrChange w:id="4644" w:author="Billy" w:date="2021-06-16T00:01:00Z">
                  <w:rPr>
                    <w:ins w:id="4645" w:author="Billy" w:date="2021-06-16T00:01:00Z"/>
                  </w:rPr>
                </w:rPrChange>
              </w:rPr>
              <w:pPrChange w:id="4646" w:author="Billy" w:date="2021-06-16T00:01:00Z">
                <w:pPr>
                  <w:jc w:val="right"/>
                </w:pPr>
              </w:pPrChange>
            </w:pPr>
            <w:ins w:id="4647" w:author="Billy" w:date="2021-06-16T00:01:00Z">
              <w:r w:rsidRPr="008B4807">
                <w:rPr>
                  <w:rFonts w:eastAsia="Times New Roman"/>
                  <w:color w:val="000000"/>
                  <w:sz w:val="20"/>
                  <w:szCs w:val="20"/>
                  <w:lang w:val="en-US"/>
                  <w:rPrChange w:id="4648" w:author="Billy" w:date="2021-06-16T00:01:00Z">
                    <w:rPr/>
                  </w:rPrChange>
                </w:rPr>
                <w:t>&lt;</w:t>
              </w:r>
            </w:ins>
          </w:p>
        </w:tc>
        <w:tc>
          <w:tcPr>
            <w:tcW w:w="1071" w:type="dxa"/>
            <w:tcBorders>
              <w:top w:val="nil"/>
              <w:left w:val="nil"/>
              <w:bottom w:val="single" w:sz="4" w:space="0" w:color="auto"/>
              <w:right w:val="nil"/>
            </w:tcBorders>
            <w:shd w:val="clear" w:color="auto" w:fill="auto"/>
            <w:noWrap/>
            <w:vAlign w:val="center"/>
            <w:hideMark/>
          </w:tcPr>
          <w:p w14:paraId="791826CF" w14:textId="77777777" w:rsidR="008B4807" w:rsidRPr="008B4807" w:rsidRDefault="008B4807" w:rsidP="008B4807">
            <w:pPr>
              <w:spacing w:line="240" w:lineRule="auto"/>
              <w:jc w:val="right"/>
              <w:rPr>
                <w:ins w:id="4649" w:author="Billy" w:date="2021-06-16T00:01:00Z"/>
                <w:rFonts w:eastAsia="Times New Roman"/>
                <w:color w:val="000000"/>
                <w:sz w:val="20"/>
                <w:szCs w:val="20"/>
                <w:lang w:val="en-US"/>
                <w:rPrChange w:id="4650" w:author="Billy" w:date="2021-06-16T00:01:00Z">
                  <w:rPr>
                    <w:ins w:id="4651" w:author="Billy" w:date="2021-06-16T00:01:00Z"/>
                  </w:rPr>
                </w:rPrChange>
              </w:rPr>
              <w:pPrChange w:id="4652" w:author="Billy" w:date="2021-06-16T00:01:00Z">
                <w:pPr>
                  <w:jc w:val="right"/>
                </w:pPr>
              </w:pPrChange>
            </w:pPr>
            <w:ins w:id="4653" w:author="Billy" w:date="2021-06-16T00:01:00Z">
              <w:r w:rsidRPr="008B4807">
                <w:rPr>
                  <w:rFonts w:eastAsia="Times New Roman"/>
                  <w:color w:val="000000"/>
                  <w:sz w:val="20"/>
                  <w:szCs w:val="20"/>
                  <w:lang w:val="en-US"/>
                  <w:rPrChange w:id="4654" w:author="Billy" w:date="2021-06-16T00:01:00Z">
                    <w:rPr/>
                  </w:rPrChange>
                </w:rPr>
                <w:t>0.001</w:t>
              </w:r>
            </w:ins>
          </w:p>
        </w:tc>
        <w:tc>
          <w:tcPr>
            <w:tcW w:w="532" w:type="dxa"/>
            <w:tcBorders>
              <w:top w:val="single" w:sz="4" w:space="0" w:color="auto"/>
              <w:left w:val="nil"/>
              <w:bottom w:val="nil"/>
              <w:right w:val="single" w:sz="8" w:space="0" w:color="auto"/>
            </w:tcBorders>
            <w:shd w:val="clear" w:color="auto" w:fill="auto"/>
            <w:noWrap/>
            <w:vAlign w:val="center"/>
            <w:hideMark/>
          </w:tcPr>
          <w:p w14:paraId="2E95D401" w14:textId="77777777" w:rsidR="008B4807" w:rsidRPr="008B4807" w:rsidRDefault="008B4807" w:rsidP="008B4807">
            <w:pPr>
              <w:spacing w:line="240" w:lineRule="auto"/>
              <w:rPr>
                <w:ins w:id="4655" w:author="Billy" w:date="2021-06-16T00:01:00Z"/>
                <w:rFonts w:eastAsia="Times New Roman"/>
                <w:color w:val="000000"/>
                <w:sz w:val="20"/>
                <w:szCs w:val="20"/>
                <w:lang w:val="en-US"/>
                <w:rPrChange w:id="4656" w:author="Billy" w:date="2021-06-16T00:01:00Z">
                  <w:rPr>
                    <w:ins w:id="4657" w:author="Billy" w:date="2021-06-16T00:01:00Z"/>
                  </w:rPr>
                </w:rPrChange>
              </w:rPr>
              <w:pPrChange w:id="4658" w:author="Billy" w:date="2021-06-16T00:01:00Z">
                <w:pPr/>
              </w:pPrChange>
            </w:pPr>
            <w:ins w:id="4659" w:author="Billy" w:date="2021-06-16T00:01:00Z">
              <w:r w:rsidRPr="008B4807">
                <w:rPr>
                  <w:rFonts w:eastAsia="Times New Roman"/>
                  <w:color w:val="000000"/>
                  <w:sz w:val="20"/>
                  <w:szCs w:val="20"/>
                  <w:lang w:val="en-US"/>
                  <w:rPrChange w:id="4660" w:author="Billy" w:date="2021-06-16T00:01:00Z">
                    <w:rPr/>
                  </w:rPrChange>
                </w:rPr>
                <w:t>***</w:t>
              </w:r>
            </w:ins>
          </w:p>
        </w:tc>
      </w:tr>
      <w:tr w:rsidR="008B4807" w:rsidRPr="008B4807" w14:paraId="1690E4A2" w14:textId="77777777" w:rsidTr="008B4807">
        <w:trPr>
          <w:divId w:val="1997344894"/>
          <w:trHeight w:val="600"/>
          <w:ins w:id="4661" w:author="Billy" w:date="2021-06-16T00:01:00Z"/>
        </w:trPr>
        <w:tc>
          <w:tcPr>
            <w:tcW w:w="3320" w:type="dxa"/>
            <w:tcBorders>
              <w:top w:val="single" w:sz="4" w:space="0" w:color="auto"/>
              <w:left w:val="single" w:sz="8" w:space="0" w:color="auto"/>
              <w:bottom w:val="nil"/>
              <w:right w:val="nil"/>
            </w:tcBorders>
            <w:shd w:val="clear" w:color="000000" w:fill="F2F2F2"/>
            <w:vAlign w:val="center"/>
            <w:hideMark/>
          </w:tcPr>
          <w:p w14:paraId="3599C2BE" w14:textId="77777777" w:rsidR="008B4807" w:rsidRPr="008B4807" w:rsidRDefault="008B4807" w:rsidP="008B4807">
            <w:pPr>
              <w:spacing w:line="240" w:lineRule="auto"/>
              <w:jc w:val="center"/>
              <w:rPr>
                <w:ins w:id="4662" w:author="Billy" w:date="2021-06-16T00:01:00Z"/>
                <w:rFonts w:eastAsia="Times New Roman"/>
                <w:i/>
                <w:iCs/>
                <w:color w:val="000000"/>
                <w:sz w:val="20"/>
                <w:szCs w:val="20"/>
                <w:lang w:val="en-US"/>
                <w:rPrChange w:id="4663" w:author="Billy" w:date="2021-06-16T00:01:00Z">
                  <w:rPr>
                    <w:ins w:id="4664" w:author="Billy" w:date="2021-06-16T00:01:00Z"/>
                  </w:rPr>
                </w:rPrChange>
              </w:rPr>
              <w:pPrChange w:id="4665" w:author="Billy" w:date="2021-06-16T00:01:00Z">
                <w:pPr>
                  <w:jc w:val="center"/>
                </w:pPr>
              </w:pPrChange>
            </w:pPr>
            <w:ins w:id="4666" w:author="Billy" w:date="2021-06-16T00:01:00Z">
              <w:r w:rsidRPr="008B4807">
                <w:rPr>
                  <w:rFonts w:eastAsia="Times New Roman"/>
                  <w:i/>
                  <w:iCs/>
                  <w:color w:val="000000"/>
                  <w:sz w:val="20"/>
                  <w:szCs w:val="20"/>
                  <w:lang w:val="en-US"/>
                  <w:rPrChange w:id="4667" w:author="Billy" w:date="2021-06-16T00:01:00Z">
                    <w:rPr/>
                  </w:rPrChange>
                </w:rPr>
                <w:t>Adult, Valenced v. Neutral</w:t>
              </w:r>
            </w:ins>
          </w:p>
        </w:tc>
        <w:tc>
          <w:tcPr>
            <w:tcW w:w="1260" w:type="dxa"/>
            <w:tcBorders>
              <w:top w:val="single" w:sz="4" w:space="0" w:color="auto"/>
              <w:left w:val="nil"/>
              <w:bottom w:val="nil"/>
              <w:right w:val="nil"/>
            </w:tcBorders>
            <w:shd w:val="clear" w:color="auto" w:fill="auto"/>
            <w:noWrap/>
            <w:vAlign w:val="center"/>
            <w:hideMark/>
          </w:tcPr>
          <w:p w14:paraId="66D0C01F" w14:textId="77777777" w:rsidR="008B4807" w:rsidRPr="008B4807" w:rsidRDefault="008B4807" w:rsidP="008B4807">
            <w:pPr>
              <w:spacing w:line="240" w:lineRule="auto"/>
              <w:jc w:val="center"/>
              <w:rPr>
                <w:ins w:id="4668" w:author="Billy" w:date="2021-06-16T00:01:00Z"/>
                <w:rFonts w:eastAsia="Times New Roman"/>
                <w:color w:val="000000"/>
                <w:sz w:val="20"/>
                <w:szCs w:val="20"/>
                <w:lang w:val="en-US"/>
                <w:rPrChange w:id="4669" w:author="Billy" w:date="2021-06-16T00:01:00Z">
                  <w:rPr>
                    <w:ins w:id="4670" w:author="Billy" w:date="2021-06-16T00:01:00Z"/>
                  </w:rPr>
                </w:rPrChange>
              </w:rPr>
              <w:pPrChange w:id="4671" w:author="Billy" w:date="2021-06-16T00:01:00Z">
                <w:pPr>
                  <w:jc w:val="center"/>
                </w:pPr>
              </w:pPrChange>
            </w:pPr>
            <w:ins w:id="4672" w:author="Billy" w:date="2021-06-16T00:01:00Z">
              <w:r w:rsidRPr="008B4807">
                <w:rPr>
                  <w:rFonts w:eastAsia="Times New Roman"/>
                  <w:color w:val="000000"/>
                  <w:sz w:val="20"/>
                  <w:szCs w:val="20"/>
                  <w:lang w:val="en-US"/>
                  <w:rPrChange w:id="4673" w:author="Billy" w:date="2021-06-16T00:01:00Z">
                    <w:rPr/>
                  </w:rPrChange>
                </w:rPr>
                <w:t>0.013</w:t>
              </w:r>
            </w:ins>
          </w:p>
        </w:tc>
        <w:tc>
          <w:tcPr>
            <w:tcW w:w="717" w:type="dxa"/>
            <w:tcBorders>
              <w:top w:val="single" w:sz="4" w:space="0" w:color="auto"/>
              <w:left w:val="nil"/>
              <w:bottom w:val="nil"/>
              <w:right w:val="nil"/>
            </w:tcBorders>
            <w:shd w:val="clear" w:color="auto" w:fill="auto"/>
            <w:noWrap/>
            <w:vAlign w:val="center"/>
            <w:hideMark/>
          </w:tcPr>
          <w:p w14:paraId="716761F1" w14:textId="77777777" w:rsidR="008B4807" w:rsidRPr="008B4807" w:rsidRDefault="008B4807" w:rsidP="008B4807">
            <w:pPr>
              <w:spacing w:line="240" w:lineRule="auto"/>
              <w:jc w:val="center"/>
              <w:rPr>
                <w:ins w:id="4674" w:author="Billy" w:date="2021-06-16T00:01:00Z"/>
                <w:rFonts w:eastAsia="Times New Roman"/>
                <w:color w:val="000000"/>
                <w:sz w:val="20"/>
                <w:szCs w:val="20"/>
                <w:lang w:val="en-US"/>
                <w:rPrChange w:id="4675" w:author="Billy" w:date="2021-06-16T00:01:00Z">
                  <w:rPr>
                    <w:ins w:id="4676" w:author="Billy" w:date="2021-06-16T00:01:00Z"/>
                  </w:rPr>
                </w:rPrChange>
              </w:rPr>
              <w:pPrChange w:id="4677" w:author="Billy" w:date="2021-06-16T00:01:00Z">
                <w:pPr>
                  <w:jc w:val="center"/>
                </w:pPr>
              </w:pPrChange>
            </w:pPr>
            <w:ins w:id="4678" w:author="Billy" w:date="2021-06-16T00:01:00Z">
              <w:r w:rsidRPr="008B4807">
                <w:rPr>
                  <w:rFonts w:eastAsia="Times New Roman"/>
                  <w:color w:val="000000"/>
                  <w:sz w:val="20"/>
                  <w:szCs w:val="20"/>
                  <w:lang w:val="en-US"/>
                  <w:rPrChange w:id="4679" w:author="Billy" w:date="2021-06-16T00:01:00Z">
                    <w:rPr/>
                  </w:rPrChange>
                </w:rPr>
                <w:t>0.011</w:t>
              </w:r>
            </w:ins>
          </w:p>
        </w:tc>
        <w:tc>
          <w:tcPr>
            <w:tcW w:w="1173" w:type="dxa"/>
            <w:tcBorders>
              <w:top w:val="single" w:sz="4" w:space="0" w:color="auto"/>
              <w:left w:val="nil"/>
              <w:bottom w:val="nil"/>
              <w:right w:val="nil"/>
            </w:tcBorders>
            <w:shd w:val="clear" w:color="auto" w:fill="auto"/>
            <w:noWrap/>
            <w:vAlign w:val="center"/>
            <w:hideMark/>
          </w:tcPr>
          <w:p w14:paraId="26253DFC" w14:textId="77777777" w:rsidR="008B4807" w:rsidRPr="008B4807" w:rsidRDefault="008B4807" w:rsidP="008B4807">
            <w:pPr>
              <w:spacing w:line="240" w:lineRule="auto"/>
              <w:jc w:val="center"/>
              <w:rPr>
                <w:ins w:id="4680" w:author="Billy" w:date="2021-06-16T00:01:00Z"/>
                <w:rFonts w:eastAsia="Times New Roman"/>
                <w:color w:val="000000"/>
                <w:sz w:val="20"/>
                <w:szCs w:val="20"/>
                <w:lang w:val="en-US"/>
                <w:rPrChange w:id="4681" w:author="Billy" w:date="2021-06-16T00:01:00Z">
                  <w:rPr>
                    <w:ins w:id="4682" w:author="Billy" w:date="2021-06-16T00:01:00Z"/>
                  </w:rPr>
                </w:rPrChange>
              </w:rPr>
              <w:pPrChange w:id="4683" w:author="Billy" w:date="2021-06-16T00:01:00Z">
                <w:pPr>
                  <w:jc w:val="center"/>
                </w:pPr>
              </w:pPrChange>
            </w:pPr>
            <w:ins w:id="4684" w:author="Billy" w:date="2021-06-16T00:01:00Z">
              <w:r w:rsidRPr="008B4807">
                <w:rPr>
                  <w:rFonts w:eastAsia="Times New Roman"/>
                  <w:color w:val="000000"/>
                  <w:sz w:val="20"/>
                  <w:szCs w:val="20"/>
                  <w:lang w:val="en-US"/>
                  <w:rPrChange w:id="4685" w:author="Billy" w:date="2021-06-16T00:01:00Z">
                    <w:rPr/>
                  </w:rPrChange>
                </w:rPr>
                <w:t>1.277</w:t>
              </w:r>
            </w:ins>
          </w:p>
        </w:tc>
        <w:tc>
          <w:tcPr>
            <w:tcW w:w="600" w:type="dxa"/>
            <w:tcBorders>
              <w:top w:val="single" w:sz="4" w:space="0" w:color="auto"/>
              <w:left w:val="nil"/>
              <w:bottom w:val="nil"/>
              <w:right w:val="nil"/>
            </w:tcBorders>
            <w:shd w:val="clear" w:color="auto" w:fill="auto"/>
            <w:noWrap/>
            <w:vAlign w:val="center"/>
            <w:hideMark/>
          </w:tcPr>
          <w:p w14:paraId="7DC7A185" w14:textId="77777777" w:rsidR="008B4807" w:rsidRPr="008B4807" w:rsidRDefault="008B4807" w:rsidP="008B4807">
            <w:pPr>
              <w:spacing w:line="240" w:lineRule="auto"/>
              <w:jc w:val="center"/>
              <w:rPr>
                <w:ins w:id="4686" w:author="Billy" w:date="2021-06-16T00:01:00Z"/>
                <w:rFonts w:eastAsia="Times New Roman"/>
                <w:color w:val="000000"/>
                <w:sz w:val="20"/>
                <w:szCs w:val="20"/>
                <w:lang w:val="en-US"/>
                <w:rPrChange w:id="4687" w:author="Billy" w:date="2021-06-16T00:01:00Z">
                  <w:rPr>
                    <w:ins w:id="4688" w:author="Billy" w:date="2021-06-16T00:01:00Z"/>
                  </w:rPr>
                </w:rPrChange>
              </w:rPr>
              <w:pPrChange w:id="4689" w:author="Billy" w:date="2021-06-16T00:01:00Z">
                <w:pPr>
                  <w:jc w:val="center"/>
                </w:pPr>
              </w:pPrChange>
            </w:pPr>
            <w:ins w:id="4690" w:author="Billy" w:date="2021-06-16T00:01:00Z">
              <w:r w:rsidRPr="008B4807">
                <w:rPr>
                  <w:rFonts w:eastAsia="Times New Roman"/>
                  <w:color w:val="000000"/>
                  <w:sz w:val="20"/>
                  <w:szCs w:val="20"/>
                  <w:lang w:val="en-US"/>
                  <w:rPrChange w:id="4691" w:author="Billy" w:date="2021-06-16T00:01:00Z">
                    <w:rPr/>
                  </w:rPrChange>
                </w:rPr>
                <w:t>3542</w:t>
              </w:r>
            </w:ins>
          </w:p>
        </w:tc>
        <w:tc>
          <w:tcPr>
            <w:tcW w:w="333" w:type="dxa"/>
            <w:tcBorders>
              <w:top w:val="single" w:sz="4" w:space="0" w:color="auto"/>
              <w:left w:val="nil"/>
              <w:bottom w:val="nil"/>
              <w:right w:val="nil"/>
            </w:tcBorders>
            <w:shd w:val="clear" w:color="auto" w:fill="auto"/>
            <w:noWrap/>
            <w:vAlign w:val="center"/>
            <w:hideMark/>
          </w:tcPr>
          <w:p w14:paraId="6E8C5543" w14:textId="77777777" w:rsidR="008B4807" w:rsidRPr="008B4807" w:rsidRDefault="008B4807" w:rsidP="008B4807">
            <w:pPr>
              <w:spacing w:line="240" w:lineRule="auto"/>
              <w:jc w:val="right"/>
              <w:rPr>
                <w:ins w:id="4692" w:author="Billy" w:date="2021-06-16T00:01:00Z"/>
                <w:rFonts w:eastAsia="Times New Roman"/>
                <w:color w:val="000000"/>
                <w:sz w:val="20"/>
                <w:szCs w:val="20"/>
                <w:lang w:val="en-US"/>
                <w:rPrChange w:id="4693" w:author="Billy" w:date="2021-06-16T00:01:00Z">
                  <w:rPr>
                    <w:ins w:id="4694" w:author="Billy" w:date="2021-06-16T00:01:00Z"/>
                  </w:rPr>
                </w:rPrChange>
              </w:rPr>
              <w:pPrChange w:id="4695" w:author="Billy" w:date="2021-06-16T00:01:00Z">
                <w:pPr>
                  <w:jc w:val="right"/>
                </w:pPr>
              </w:pPrChange>
            </w:pPr>
            <w:ins w:id="4696" w:author="Billy" w:date="2021-06-16T00:01:00Z">
              <w:r w:rsidRPr="008B4807">
                <w:rPr>
                  <w:rFonts w:eastAsia="Times New Roman"/>
                  <w:color w:val="000000"/>
                  <w:sz w:val="20"/>
                  <w:szCs w:val="20"/>
                  <w:lang w:val="en-US"/>
                  <w:rPrChange w:id="4697" w:author="Billy" w:date="2021-06-16T00:01:00Z">
                    <w:rPr/>
                  </w:rPrChange>
                </w:rPr>
                <w:t> </w:t>
              </w:r>
            </w:ins>
          </w:p>
        </w:tc>
        <w:tc>
          <w:tcPr>
            <w:tcW w:w="1071" w:type="dxa"/>
            <w:tcBorders>
              <w:top w:val="nil"/>
              <w:left w:val="nil"/>
              <w:bottom w:val="nil"/>
              <w:right w:val="nil"/>
            </w:tcBorders>
            <w:shd w:val="clear" w:color="auto" w:fill="auto"/>
            <w:noWrap/>
            <w:vAlign w:val="center"/>
            <w:hideMark/>
          </w:tcPr>
          <w:p w14:paraId="18AFE58D" w14:textId="77777777" w:rsidR="008B4807" w:rsidRPr="008B4807" w:rsidRDefault="008B4807" w:rsidP="008B4807">
            <w:pPr>
              <w:spacing w:line="240" w:lineRule="auto"/>
              <w:jc w:val="right"/>
              <w:rPr>
                <w:ins w:id="4698" w:author="Billy" w:date="2021-06-16T00:01:00Z"/>
                <w:rFonts w:eastAsia="Times New Roman"/>
                <w:color w:val="000000"/>
                <w:sz w:val="20"/>
                <w:szCs w:val="20"/>
                <w:lang w:val="en-US"/>
                <w:rPrChange w:id="4699" w:author="Billy" w:date="2021-06-16T00:01:00Z">
                  <w:rPr>
                    <w:ins w:id="4700" w:author="Billy" w:date="2021-06-16T00:01:00Z"/>
                  </w:rPr>
                </w:rPrChange>
              </w:rPr>
              <w:pPrChange w:id="4701" w:author="Billy" w:date="2021-06-16T00:01:00Z">
                <w:pPr>
                  <w:jc w:val="right"/>
                </w:pPr>
              </w:pPrChange>
            </w:pPr>
            <w:ins w:id="4702" w:author="Billy" w:date="2021-06-16T00:01:00Z">
              <w:r w:rsidRPr="008B4807">
                <w:rPr>
                  <w:rFonts w:eastAsia="Times New Roman"/>
                  <w:color w:val="000000"/>
                  <w:sz w:val="20"/>
                  <w:szCs w:val="20"/>
                  <w:lang w:val="en-US"/>
                  <w:rPrChange w:id="4703" w:author="Billy" w:date="2021-06-16T00:01:00Z">
                    <w:rPr/>
                  </w:rPrChange>
                </w:rPr>
                <w:t>1.000</w:t>
              </w:r>
            </w:ins>
          </w:p>
        </w:tc>
        <w:tc>
          <w:tcPr>
            <w:tcW w:w="532" w:type="dxa"/>
            <w:tcBorders>
              <w:top w:val="single" w:sz="4" w:space="0" w:color="auto"/>
              <w:left w:val="nil"/>
              <w:bottom w:val="nil"/>
              <w:right w:val="single" w:sz="8" w:space="0" w:color="auto"/>
            </w:tcBorders>
            <w:shd w:val="clear" w:color="auto" w:fill="auto"/>
            <w:noWrap/>
            <w:vAlign w:val="center"/>
            <w:hideMark/>
          </w:tcPr>
          <w:p w14:paraId="2F060F97" w14:textId="77777777" w:rsidR="008B4807" w:rsidRPr="008B4807" w:rsidRDefault="008B4807" w:rsidP="008B4807">
            <w:pPr>
              <w:spacing w:line="240" w:lineRule="auto"/>
              <w:rPr>
                <w:ins w:id="4704" w:author="Billy" w:date="2021-06-16T00:01:00Z"/>
                <w:rFonts w:eastAsia="Times New Roman"/>
                <w:color w:val="000000"/>
                <w:sz w:val="20"/>
                <w:szCs w:val="20"/>
                <w:lang w:val="en-US"/>
                <w:rPrChange w:id="4705" w:author="Billy" w:date="2021-06-16T00:01:00Z">
                  <w:rPr>
                    <w:ins w:id="4706" w:author="Billy" w:date="2021-06-16T00:01:00Z"/>
                  </w:rPr>
                </w:rPrChange>
              </w:rPr>
              <w:pPrChange w:id="4707" w:author="Billy" w:date="2021-06-16T00:01:00Z">
                <w:pPr/>
              </w:pPrChange>
            </w:pPr>
            <w:ins w:id="4708" w:author="Billy" w:date="2021-06-16T00:01:00Z">
              <w:r w:rsidRPr="008B4807">
                <w:rPr>
                  <w:rFonts w:eastAsia="Times New Roman"/>
                  <w:color w:val="000000"/>
                  <w:sz w:val="20"/>
                  <w:szCs w:val="20"/>
                  <w:lang w:val="en-US"/>
                  <w:rPrChange w:id="4709" w:author="Billy" w:date="2021-06-16T00:01:00Z">
                    <w:rPr/>
                  </w:rPrChange>
                </w:rPr>
                <w:t> </w:t>
              </w:r>
            </w:ins>
          </w:p>
        </w:tc>
      </w:tr>
      <w:tr w:rsidR="008B4807" w:rsidRPr="008B4807" w14:paraId="6E92BF44" w14:textId="77777777" w:rsidTr="008B4807">
        <w:trPr>
          <w:divId w:val="1997344894"/>
          <w:trHeight w:val="600"/>
          <w:ins w:id="4710" w:author="Billy" w:date="2021-06-16T00:01:00Z"/>
        </w:trPr>
        <w:tc>
          <w:tcPr>
            <w:tcW w:w="3320" w:type="dxa"/>
            <w:tcBorders>
              <w:top w:val="single" w:sz="4" w:space="0" w:color="auto"/>
              <w:left w:val="single" w:sz="8" w:space="0" w:color="auto"/>
              <w:bottom w:val="single" w:sz="4" w:space="0" w:color="auto"/>
              <w:right w:val="nil"/>
            </w:tcBorders>
            <w:shd w:val="clear" w:color="000000" w:fill="F2F2F2"/>
            <w:vAlign w:val="center"/>
            <w:hideMark/>
          </w:tcPr>
          <w:p w14:paraId="4F9FC6FC" w14:textId="77777777" w:rsidR="008B4807" w:rsidRPr="008B4807" w:rsidRDefault="008B4807" w:rsidP="008B4807">
            <w:pPr>
              <w:spacing w:line="240" w:lineRule="auto"/>
              <w:jc w:val="center"/>
              <w:rPr>
                <w:ins w:id="4711" w:author="Billy" w:date="2021-06-16T00:01:00Z"/>
                <w:rFonts w:eastAsia="Times New Roman"/>
                <w:i/>
                <w:iCs/>
                <w:color w:val="000000"/>
                <w:sz w:val="20"/>
                <w:szCs w:val="20"/>
                <w:lang w:val="en-US"/>
                <w:rPrChange w:id="4712" w:author="Billy" w:date="2021-06-16T00:01:00Z">
                  <w:rPr>
                    <w:ins w:id="4713" w:author="Billy" w:date="2021-06-16T00:01:00Z"/>
                  </w:rPr>
                </w:rPrChange>
              </w:rPr>
              <w:pPrChange w:id="4714" w:author="Billy" w:date="2021-06-16T00:01:00Z">
                <w:pPr>
                  <w:jc w:val="center"/>
                </w:pPr>
              </w:pPrChange>
            </w:pPr>
            <w:ins w:id="4715" w:author="Billy" w:date="2021-06-16T00:01:00Z">
              <w:r w:rsidRPr="008B4807">
                <w:rPr>
                  <w:rFonts w:eastAsia="Times New Roman"/>
                  <w:i/>
                  <w:iCs/>
                  <w:color w:val="000000"/>
                  <w:sz w:val="20"/>
                  <w:szCs w:val="20"/>
                  <w:lang w:val="en-US"/>
                  <w:rPrChange w:id="4716" w:author="Billy" w:date="2021-06-16T00:01:00Z">
                    <w:rPr/>
                  </w:rPrChange>
                </w:rPr>
                <w:t>Valenced, Child &amp; Neutral, Adult v. Valenced, Adult &amp; Neutral, Child</w:t>
              </w:r>
            </w:ins>
          </w:p>
        </w:tc>
        <w:tc>
          <w:tcPr>
            <w:tcW w:w="1260" w:type="dxa"/>
            <w:tcBorders>
              <w:top w:val="single" w:sz="4" w:space="0" w:color="auto"/>
              <w:left w:val="nil"/>
              <w:bottom w:val="single" w:sz="4" w:space="0" w:color="auto"/>
              <w:right w:val="nil"/>
            </w:tcBorders>
            <w:shd w:val="clear" w:color="auto" w:fill="auto"/>
            <w:noWrap/>
            <w:vAlign w:val="center"/>
            <w:hideMark/>
          </w:tcPr>
          <w:p w14:paraId="3FA18ADD" w14:textId="77777777" w:rsidR="008B4807" w:rsidRPr="008B4807" w:rsidRDefault="008B4807" w:rsidP="008B4807">
            <w:pPr>
              <w:spacing w:line="240" w:lineRule="auto"/>
              <w:jc w:val="center"/>
              <w:rPr>
                <w:ins w:id="4717" w:author="Billy" w:date="2021-06-16T00:01:00Z"/>
                <w:rFonts w:eastAsia="Times New Roman"/>
                <w:color w:val="000000"/>
                <w:sz w:val="20"/>
                <w:szCs w:val="20"/>
                <w:lang w:val="en-US"/>
                <w:rPrChange w:id="4718" w:author="Billy" w:date="2021-06-16T00:01:00Z">
                  <w:rPr>
                    <w:ins w:id="4719" w:author="Billy" w:date="2021-06-16T00:01:00Z"/>
                  </w:rPr>
                </w:rPrChange>
              </w:rPr>
              <w:pPrChange w:id="4720" w:author="Billy" w:date="2021-06-16T00:01:00Z">
                <w:pPr>
                  <w:jc w:val="center"/>
                </w:pPr>
              </w:pPrChange>
            </w:pPr>
            <w:ins w:id="4721" w:author="Billy" w:date="2021-06-16T00:01:00Z">
              <w:r w:rsidRPr="008B4807">
                <w:rPr>
                  <w:rFonts w:eastAsia="Times New Roman"/>
                  <w:color w:val="000000"/>
                  <w:sz w:val="20"/>
                  <w:szCs w:val="20"/>
                  <w:lang w:val="en-US"/>
                  <w:rPrChange w:id="4722" w:author="Billy" w:date="2021-06-16T00:01:00Z">
                    <w:rPr/>
                  </w:rPrChange>
                </w:rPr>
                <w:t>0.044</w:t>
              </w:r>
            </w:ins>
          </w:p>
        </w:tc>
        <w:tc>
          <w:tcPr>
            <w:tcW w:w="717" w:type="dxa"/>
            <w:tcBorders>
              <w:top w:val="single" w:sz="4" w:space="0" w:color="auto"/>
              <w:left w:val="nil"/>
              <w:bottom w:val="single" w:sz="4" w:space="0" w:color="auto"/>
              <w:right w:val="nil"/>
            </w:tcBorders>
            <w:shd w:val="clear" w:color="auto" w:fill="auto"/>
            <w:noWrap/>
            <w:vAlign w:val="center"/>
            <w:hideMark/>
          </w:tcPr>
          <w:p w14:paraId="3359078B" w14:textId="77777777" w:rsidR="008B4807" w:rsidRPr="008B4807" w:rsidRDefault="008B4807" w:rsidP="008B4807">
            <w:pPr>
              <w:spacing w:line="240" w:lineRule="auto"/>
              <w:jc w:val="center"/>
              <w:rPr>
                <w:ins w:id="4723" w:author="Billy" w:date="2021-06-16T00:01:00Z"/>
                <w:rFonts w:eastAsia="Times New Roman"/>
                <w:color w:val="000000"/>
                <w:sz w:val="20"/>
                <w:szCs w:val="20"/>
                <w:lang w:val="en-US"/>
                <w:rPrChange w:id="4724" w:author="Billy" w:date="2021-06-16T00:01:00Z">
                  <w:rPr>
                    <w:ins w:id="4725" w:author="Billy" w:date="2021-06-16T00:01:00Z"/>
                  </w:rPr>
                </w:rPrChange>
              </w:rPr>
              <w:pPrChange w:id="4726" w:author="Billy" w:date="2021-06-16T00:01:00Z">
                <w:pPr>
                  <w:jc w:val="center"/>
                </w:pPr>
              </w:pPrChange>
            </w:pPr>
            <w:ins w:id="4727" w:author="Billy" w:date="2021-06-16T00:01:00Z">
              <w:r w:rsidRPr="008B4807">
                <w:rPr>
                  <w:rFonts w:eastAsia="Times New Roman"/>
                  <w:color w:val="000000"/>
                  <w:sz w:val="20"/>
                  <w:szCs w:val="20"/>
                  <w:lang w:val="en-US"/>
                  <w:rPrChange w:id="4728" w:author="Billy" w:date="2021-06-16T00:01:00Z">
                    <w:rPr/>
                  </w:rPrChange>
                </w:rPr>
                <w:t>0.007</w:t>
              </w:r>
            </w:ins>
          </w:p>
        </w:tc>
        <w:tc>
          <w:tcPr>
            <w:tcW w:w="1173" w:type="dxa"/>
            <w:tcBorders>
              <w:top w:val="single" w:sz="4" w:space="0" w:color="auto"/>
              <w:left w:val="nil"/>
              <w:bottom w:val="single" w:sz="4" w:space="0" w:color="auto"/>
              <w:right w:val="nil"/>
            </w:tcBorders>
            <w:shd w:val="clear" w:color="auto" w:fill="auto"/>
            <w:noWrap/>
            <w:vAlign w:val="center"/>
            <w:hideMark/>
          </w:tcPr>
          <w:p w14:paraId="79832F5E" w14:textId="77777777" w:rsidR="008B4807" w:rsidRPr="008B4807" w:rsidRDefault="008B4807" w:rsidP="008B4807">
            <w:pPr>
              <w:spacing w:line="240" w:lineRule="auto"/>
              <w:jc w:val="center"/>
              <w:rPr>
                <w:ins w:id="4729" w:author="Billy" w:date="2021-06-16T00:01:00Z"/>
                <w:rFonts w:eastAsia="Times New Roman"/>
                <w:color w:val="000000"/>
                <w:sz w:val="20"/>
                <w:szCs w:val="20"/>
                <w:lang w:val="en-US"/>
                <w:rPrChange w:id="4730" w:author="Billy" w:date="2021-06-16T00:01:00Z">
                  <w:rPr>
                    <w:ins w:id="4731" w:author="Billy" w:date="2021-06-16T00:01:00Z"/>
                  </w:rPr>
                </w:rPrChange>
              </w:rPr>
              <w:pPrChange w:id="4732" w:author="Billy" w:date="2021-06-16T00:01:00Z">
                <w:pPr>
                  <w:jc w:val="center"/>
                </w:pPr>
              </w:pPrChange>
            </w:pPr>
            <w:ins w:id="4733" w:author="Billy" w:date="2021-06-16T00:01:00Z">
              <w:r w:rsidRPr="008B4807">
                <w:rPr>
                  <w:rFonts w:eastAsia="Times New Roman"/>
                  <w:color w:val="000000"/>
                  <w:sz w:val="20"/>
                  <w:szCs w:val="20"/>
                  <w:lang w:val="en-US"/>
                  <w:rPrChange w:id="4734" w:author="Billy" w:date="2021-06-16T00:01:00Z">
                    <w:rPr/>
                  </w:rPrChange>
                </w:rPr>
                <w:t>6.131</w:t>
              </w:r>
            </w:ins>
          </w:p>
        </w:tc>
        <w:tc>
          <w:tcPr>
            <w:tcW w:w="600" w:type="dxa"/>
            <w:tcBorders>
              <w:top w:val="single" w:sz="4" w:space="0" w:color="auto"/>
              <w:left w:val="nil"/>
              <w:bottom w:val="single" w:sz="4" w:space="0" w:color="auto"/>
              <w:right w:val="nil"/>
            </w:tcBorders>
            <w:shd w:val="clear" w:color="auto" w:fill="auto"/>
            <w:noWrap/>
            <w:vAlign w:val="center"/>
            <w:hideMark/>
          </w:tcPr>
          <w:p w14:paraId="38BD1B1D" w14:textId="77777777" w:rsidR="008B4807" w:rsidRPr="008B4807" w:rsidRDefault="008B4807" w:rsidP="008B4807">
            <w:pPr>
              <w:spacing w:line="240" w:lineRule="auto"/>
              <w:jc w:val="center"/>
              <w:rPr>
                <w:ins w:id="4735" w:author="Billy" w:date="2021-06-16T00:01:00Z"/>
                <w:rFonts w:eastAsia="Times New Roman"/>
                <w:color w:val="000000"/>
                <w:sz w:val="20"/>
                <w:szCs w:val="20"/>
                <w:lang w:val="en-US"/>
                <w:rPrChange w:id="4736" w:author="Billy" w:date="2021-06-16T00:01:00Z">
                  <w:rPr>
                    <w:ins w:id="4737" w:author="Billy" w:date="2021-06-16T00:01:00Z"/>
                  </w:rPr>
                </w:rPrChange>
              </w:rPr>
              <w:pPrChange w:id="4738" w:author="Billy" w:date="2021-06-16T00:01:00Z">
                <w:pPr>
                  <w:jc w:val="center"/>
                </w:pPr>
              </w:pPrChange>
            </w:pPr>
            <w:ins w:id="4739" w:author="Billy" w:date="2021-06-16T00:01:00Z">
              <w:r w:rsidRPr="008B4807">
                <w:rPr>
                  <w:rFonts w:eastAsia="Times New Roman"/>
                  <w:color w:val="000000"/>
                  <w:sz w:val="20"/>
                  <w:szCs w:val="20"/>
                  <w:lang w:val="en-US"/>
                  <w:rPrChange w:id="4740" w:author="Billy" w:date="2021-06-16T00:01:00Z">
                    <w:rPr/>
                  </w:rPrChange>
                </w:rPr>
                <w:t>11306</w:t>
              </w:r>
            </w:ins>
          </w:p>
        </w:tc>
        <w:tc>
          <w:tcPr>
            <w:tcW w:w="333" w:type="dxa"/>
            <w:tcBorders>
              <w:top w:val="single" w:sz="4" w:space="0" w:color="auto"/>
              <w:left w:val="nil"/>
              <w:bottom w:val="single" w:sz="4" w:space="0" w:color="auto"/>
              <w:right w:val="nil"/>
            </w:tcBorders>
            <w:shd w:val="clear" w:color="auto" w:fill="auto"/>
            <w:noWrap/>
            <w:vAlign w:val="center"/>
            <w:hideMark/>
          </w:tcPr>
          <w:p w14:paraId="49C60C04" w14:textId="77777777" w:rsidR="008B4807" w:rsidRPr="008B4807" w:rsidRDefault="008B4807" w:rsidP="008B4807">
            <w:pPr>
              <w:spacing w:line="240" w:lineRule="auto"/>
              <w:jc w:val="right"/>
              <w:rPr>
                <w:ins w:id="4741" w:author="Billy" w:date="2021-06-16T00:01:00Z"/>
                <w:rFonts w:eastAsia="Times New Roman"/>
                <w:color w:val="000000"/>
                <w:sz w:val="20"/>
                <w:szCs w:val="20"/>
                <w:lang w:val="en-US"/>
                <w:rPrChange w:id="4742" w:author="Billy" w:date="2021-06-16T00:01:00Z">
                  <w:rPr>
                    <w:ins w:id="4743" w:author="Billy" w:date="2021-06-16T00:01:00Z"/>
                  </w:rPr>
                </w:rPrChange>
              </w:rPr>
              <w:pPrChange w:id="4744" w:author="Billy" w:date="2021-06-16T00:01:00Z">
                <w:pPr>
                  <w:jc w:val="right"/>
                </w:pPr>
              </w:pPrChange>
            </w:pPr>
            <w:ins w:id="4745" w:author="Billy" w:date="2021-06-16T00:01:00Z">
              <w:r w:rsidRPr="008B4807">
                <w:rPr>
                  <w:rFonts w:eastAsia="Times New Roman"/>
                  <w:color w:val="000000"/>
                  <w:sz w:val="20"/>
                  <w:szCs w:val="20"/>
                  <w:lang w:val="en-US"/>
                  <w:rPrChange w:id="4746" w:author="Billy" w:date="2021-06-16T00:01:00Z">
                    <w:rPr/>
                  </w:rPrChange>
                </w:rPr>
                <w:t>&lt;</w:t>
              </w:r>
            </w:ins>
          </w:p>
        </w:tc>
        <w:tc>
          <w:tcPr>
            <w:tcW w:w="1071" w:type="dxa"/>
            <w:tcBorders>
              <w:top w:val="single" w:sz="4" w:space="0" w:color="auto"/>
              <w:left w:val="nil"/>
              <w:bottom w:val="single" w:sz="4" w:space="0" w:color="auto"/>
              <w:right w:val="nil"/>
            </w:tcBorders>
            <w:shd w:val="clear" w:color="auto" w:fill="auto"/>
            <w:noWrap/>
            <w:vAlign w:val="center"/>
            <w:hideMark/>
          </w:tcPr>
          <w:p w14:paraId="4DC7BF2F" w14:textId="77777777" w:rsidR="008B4807" w:rsidRPr="008B4807" w:rsidRDefault="008B4807" w:rsidP="008B4807">
            <w:pPr>
              <w:spacing w:line="240" w:lineRule="auto"/>
              <w:jc w:val="right"/>
              <w:rPr>
                <w:ins w:id="4747" w:author="Billy" w:date="2021-06-16T00:01:00Z"/>
                <w:rFonts w:eastAsia="Times New Roman"/>
                <w:color w:val="000000"/>
                <w:sz w:val="20"/>
                <w:szCs w:val="20"/>
                <w:lang w:val="en-US"/>
                <w:rPrChange w:id="4748" w:author="Billy" w:date="2021-06-16T00:01:00Z">
                  <w:rPr>
                    <w:ins w:id="4749" w:author="Billy" w:date="2021-06-16T00:01:00Z"/>
                  </w:rPr>
                </w:rPrChange>
              </w:rPr>
              <w:pPrChange w:id="4750" w:author="Billy" w:date="2021-06-16T00:01:00Z">
                <w:pPr>
                  <w:jc w:val="right"/>
                </w:pPr>
              </w:pPrChange>
            </w:pPr>
            <w:ins w:id="4751" w:author="Billy" w:date="2021-06-16T00:01:00Z">
              <w:r w:rsidRPr="008B4807">
                <w:rPr>
                  <w:rFonts w:eastAsia="Times New Roman"/>
                  <w:color w:val="000000"/>
                  <w:sz w:val="20"/>
                  <w:szCs w:val="20"/>
                  <w:lang w:val="en-US"/>
                  <w:rPrChange w:id="4752" w:author="Billy" w:date="2021-06-16T00:01:00Z">
                    <w:rPr/>
                  </w:rPrChange>
                </w:rPr>
                <w:t>0.001</w:t>
              </w:r>
            </w:ins>
          </w:p>
        </w:tc>
        <w:tc>
          <w:tcPr>
            <w:tcW w:w="532" w:type="dxa"/>
            <w:tcBorders>
              <w:top w:val="single" w:sz="4" w:space="0" w:color="auto"/>
              <w:left w:val="nil"/>
              <w:bottom w:val="single" w:sz="4" w:space="0" w:color="auto"/>
              <w:right w:val="single" w:sz="8" w:space="0" w:color="auto"/>
            </w:tcBorders>
            <w:shd w:val="clear" w:color="auto" w:fill="auto"/>
            <w:noWrap/>
            <w:vAlign w:val="center"/>
            <w:hideMark/>
          </w:tcPr>
          <w:p w14:paraId="02FE3DBA" w14:textId="77777777" w:rsidR="008B4807" w:rsidRPr="008B4807" w:rsidRDefault="008B4807" w:rsidP="008B4807">
            <w:pPr>
              <w:spacing w:line="240" w:lineRule="auto"/>
              <w:rPr>
                <w:ins w:id="4753" w:author="Billy" w:date="2021-06-16T00:01:00Z"/>
                <w:rFonts w:eastAsia="Times New Roman"/>
                <w:color w:val="000000"/>
                <w:sz w:val="20"/>
                <w:szCs w:val="20"/>
                <w:lang w:val="en-US"/>
                <w:rPrChange w:id="4754" w:author="Billy" w:date="2021-06-16T00:01:00Z">
                  <w:rPr>
                    <w:ins w:id="4755" w:author="Billy" w:date="2021-06-16T00:01:00Z"/>
                  </w:rPr>
                </w:rPrChange>
              </w:rPr>
              <w:pPrChange w:id="4756" w:author="Billy" w:date="2021-06-16T00:01:00Z">
                <w:pPr/>
              </w:pPrChange>
            </w:pPr>
            <w:ins w:id="4757" w:author="Billy" w:date="2021-06-16T00:01:00Z">
              <w:r w:rsidRPr="008B4807">
                <w:rPr>
                  <w:rFonts w:eastAsia="Times New Roman"/>
                  <w:color w:val="000000"/>
                  <w:sz w:val="20"/>
                  <w:szCs w:val="20"/>
                  <w:lang w:val="en-US"/>
                  <w:rPrChange w:id="4758" w:author="Billy" w:date="2021-06-16T00:01:00Z">
                    <w:rPr/>
                  </w:rPrChange>
                </w:rPr>
                <w:t>***</w:t>
              </w:r>
            </w:ins>
          </w:p>
        </w:tc>
      </w:tr>
      <w:tr w:rsidR="008B4807" w:rsidRPr="008B4807" w14:paraId="0CED6844" w14:textId="77777777" w:rsidTr="008B4807">
        <w:trPr>
          <w:divId w:val="1997344894"/>
          <w:trHeight w:val="600"/>
          <w:ins w:id="4759" w:author="Billy" w:date="2021-06-16T00:01:00Z"/>
        </w:trPr>
        <w:tc>
          <w:tcPr>
            <w:tcW w:w="3320" w:type="dxa"/>
            <w:tcBorders>
              <w:top w:val="nil"/>
              <w:left w:val="single" w:sz="8" w:space="0" w:color="auto"/>
              <w:bottom w:val="single" w:sz="8" w:space="0" w:color="auto"/>
              <w:right w:val="nil"/>
            </w:tcBorders>
            <w:shd w:val="clear" w:color="000000" w:fill="F2F2F2"/>
            <w:noWrap/>
            <w:vAlign w:val="center"/>
            <w:hideMark/>
          </w:tcPr>
          <w:p w14:paraId="0EC0847A" w14:textId="77777777" w:rsidR="008B4807" w:rsidRPr="008B4807" w:rsidRDefault="008B4807" w:rsidP="008B4807">
            <w:pPr>
              <w:spacing w:line="240" w:lineRule="auto"/>
              <w:jc w:val="center"/>
              <w:rPr>
                <w:ins w:id="4760" w:author="Billy" w:date="2021-06-16T00:01:00Z"/>
                <w:rFonts w:eastAsia="Times New Roman"/>
                <w:i/>
                <w:iCs/>
                <w:color w:val="000000"/>
                <w:sz w:val="20"/>
                <w:szCs w:val="20"/>
                <w:lang w:val="en-US"/>
                <w:rPrChange w:id="4761" w:author="Billy" w:date="2021-06-16T00:01:00Z">
                  <w:rPr>
                    <w:ins w:id="4762" w:author="Billy" w:date="2021-06-16T00:01:00Z"/>
                  </w:rPr>
                </w:rPrChange>
              </w:rPr>
              <w:pPrChange w:id="4763" w:author="Billy" w:date="2021-06-16T00:01:00Z">
                <w:pPr>
                  <w:jc w:val="center"/>
                </w:pPr>
              </w:pPrChange>
            </w:pPr>
            <w:ins w:id="4764" w:author="Billy" w:date="2021-06-16T00:01:00Z">
              <w:r w:rsidRPr="008B4807">
                <w:rPr>
                  <w:rFonts w:eastAsia="Times New Roman"/>
                  <w:i/>
                  <w:iCs/>
                  <w:color w:val="000000"/>
                  <w:sz w:val="20"/>
                  <w:szCs w:val="20"/>
                  <w:lang w:val="en-US"/>
                  <w:rPrChange w:id="4765" w:author="Billy" w:date="2021-06-16T00:01:00Z">
                    <w:rPr/>
                  </w:rPrChange>
                </w:rPr>
                <w:t>Valenced, Child v. Valenced, Adult</w:t>
              </w:r>
            </w:ins>
          </w:p>
        </w:tc>
        <w:tc>
          <w:tcPr>
            <w:tcW w:w="1260" w:type="dxa"/>
            <w:tcBorders>
              <w:top w:val="nil"/>
              <w:left w:val="nil"/>
              <w:bottom w:val="single" w:sz="8" w:space="0" w:color="auto"/>
              <w:right w:val="nil"/>
            </w:tcBorders>
            <w:shd w:val="clear" w:color="auto" w:fill="auto"/>
            <w:noWrap/>
            <w:vAlign w:val="center"/>
            <w:hideMark/>
          </w:tcPr>
          <w:p w14:paraId="0AA6EE9A" w14:textId="77777777" w:rsidR="008B4807" w:rsidRPr="008B4807" w:rsidRDefault="008B4807" w:rsidP="008B4807">
            <w:pPr>
              <w:spacing w:line="240" w:lineRule="auto"/>
              <w:jc w:val="center"/>
              <w:rPr>
                <w:ins w:id="4766" w:author="Billy" w:date="2021-06-16T00:01:00Z"/>
                <w:rFonts w:eastAsia="Times New Roman"/>
                <w:color w:val="000000"/>
                <w:sz w:val="20"/>
                <w:szCs w:val="20"/>
                <w:lang w:val="en-US"/>
                <w:rPrChange w:id="4767" w:author="Billy" w:date="2021-06-16T00:01:00Z">
                  <w:rPr>
                    <w:ins w:id="4768" w:author="Billy" w:date="2021-06-16T00:01:00Z"/>
                  </w:rPr>
                </w:rPrChange>
              </w:rPr>
              <w:pPrChange w:id="4769" w:author="Billy" w:date="2021-06-16T00:01:00Z">
                <w:pPr>
                  <w:jc w:val="center"/>
                </w:pPr>
              </w:pPrChange>
            </w:pPr>
            <w:ins w:id="4770" w:author="Billy" w:date="2021-06-16T00:01:00Z">
              <w:r w:rsidRPr="008B4807">
                <w:rPr>
                  <w:rFonts w:eastAsia="Times New Roman"/>
                  <w:color w:val="000000"/>
                  <w:sz w:val="20"/>
                  <w:szCs w:val="20"/>
                  <w:lang w:val="en-US"/>
                  <w:rPrChange w:id="4771" w:author="Billy" w:date="2021-06-16T00:01:00Z">
                    <w:rPr/>
                  </w:rPrChange>
                </w:rPr>
                <w:t>0.079</w:t>
              </w:r>
            </w:ins>
          </w:p>
        </w:tc>
        <w:tc>
          <w:tcPr>
            <w:tcW w:w="717" w:type="dxa"/>
            <w:tcBorders>
              <w:top w:val="nil"/>
              <w:left w:val="nil"/>
              <w:bottom w:val="single" w:sz="8" w:space="0" w:color="auto"/>
              <w:right w:val="nil"/>
            </w:tcBorders>
            <w:shd w:val="clear" w:color="auto" w:fill="auto"/>
            <w:noWrap/>
            <w:vAlign w:val="center"/>
            <w:hideMark/>
          </w:tcPr>
          <w:p w14:paraId="411C38DA" w14:textId="77777777" w:rsidR="008B4807" w:rsidRPr="008B4807" w:rsidRDefault="008B4807" w:rsidP="008B4807">
            <w:pPr>
              <w:spacing w:line="240" w:lineRule="auto"/>
              <w:jc w:val="center"/>
              <w:rPr>
                <w:ins w:id="4772" w:author="Billy" w:date="2021-06-16T00:01:00Z"/>
                <w:rFonts w:eastAsia="Times New Roman"/>
                <w:color w:val="000000"/>
                <w:sz w:val="20"/>
                <w:szCs w:val="20"/>
                <w:lang w:val="en-US"/>
                <w:rPrChange w:id="4773" w:author="Billy" w:date="2021-06-16T00:01:00Z">
                  <w:rPr>
                    <w:ins w:id="4774" w:author="Billy" w:date="2021-06-16T00:01:00Z"/>
                  </w:rPr>
                </w:rPrChange>
              </w:rPr>
              <w:pPrChange w:id="4775" w:author="Billy" w:date="2021-06-16T00:01:00Z">
                <w:pPr>
                  <w:jc w:val="center"/>
                </w:pPr>
              </w:pPrChange>
            </w:pPr>
            <w:ins w:id="4776" w:author="Billy" w:date="2021-06-16T00:01:00Z">
              <w:r w:rsidRPr="008B4807">
                <w:rPr>
                  <w:rFonts w:eastAsia="Times New Roman"/>
                  <w:color w:val="000000"/>
                  <w:sz w:val="20"/>
                  <w:szCs w:val="20"/>
                  <w:lang w:val="en-US"/>
                  <w:rPrChange w:id="4777" w:author="Billy" w:date="2021-06-16T00:01:00Z">
                    <w:rPr/>
                  </w:rPrChange>
                </w:rPr>
                <w:t>0.009</w:t>
              </w:r>
            </w:ins>
          </w:p>
        </w:tc>
        <w:tc>
          <w:tcPr>
            <w:tcW w:w="1173" w:type="dxa"/>
            <w:tcBorders>
              <w:top w:val="nil"/>
              <w:left w:val="nil"/>
              <w:bottom w:val="single" w:sz="8" w:space="0" w:color="auto"/>
              <w:right w:val="nil"/>
            </w:tcBorders>
            <w:shd w:val="clear" w:color="auto" w:fill="auto"/>
            <w:noWrap/>
            <w:vAlign w:val="center"/>
            <w:hideMark/>
          </w:tcPr>
          <w:p w14:paraId="72BDD1CB" w14:textId="77777777" w:rsidR="008B4807" w:rsidRPr="008B4807" w:rsidRDefault="008B4807" w:rsidP="008B4807">
            <w:pPr>
              <w:spacing w:line="240" w:lineRule="auto"/>
              <w:jc w:val="center"/>
              <w:rPr>
                <w:ins w:id="4778" w:author="Billy" w:date="2021-06-16T00:01:00Z"/>
                <w:rFonts w:eastAsia="Times New Roman"/>
                <w:color w:val="000000"/>
                <w:sz w:val="20"/>
                <w:szCs w:val="20"/>
                <w:lang w:val="en-US"/>
                <w:rPrChange w:id="4779" w:author="Billy" w:date="2021-06-16T00:01:00Z">
                  <w:rPr>
                    <w:ins w:id="4780" w:author="Billy" w:date="2021-06-16T00:01:00Z"/>
                  </w:rPr>
                </w:rPrChange>
              </w:rPr>
              <w:pPrChange w:id="4781" w:author="Billy" w:date="2021-06-16T00:01:00Z">
                <w:pPr>
                  <w:jc w:val="center"/>
                </w:pPr>
              </w:pPrChange>
            </w:pPr>
            <w:ins w:id="4782" w:author="Billy" w:date="2021-06-16T00:01:00Z">
              <w:r w:rsidRPr="008B4807">
                <w:rPr>
                  <w:rFonts w:eastAsia="Times New Roman"/>
                  <w:color w:val="000000"/>
                  <w:sz w:val="20"/>
                  <w:szCs w:val="20"/>
                  <w:lang w:val="en-US"/>
                  <w:rPrChange w:id="4783" w:author="Billy" w:date="2021-06-16T00:01:00Z">
                    <w:rPr/>
                  </w:rPrChange>
                </w:rPr>
                <w:t>8.863</w:t>
              </w:r>
            </w:ins>
          </w:p>
        </w:tc>
        <w:tc>
          <w:tcPr>
            <w:tcW w:w="600" w:type="dxa"/>
            <w:tcBorders>
              <w:top w:val="nil"/>
              <w:left w:val="nil"/>
              <w:bottom w:val="single" w:sz="8" w:space="0" w:color="auto"/>
              <w:right w:val="nil"/>
            </w:tcBorders>
            <w:shd w:val="clear" w:color="auto" w:fill="auto"/>
            <w:noWrap/>
            <w:vAlign w:val="center"/>
            <w:hideMark/>
          </w:tcPr>
          <w:p w14:paraId="77264756" w14:textId="77777777" w:rsidR="008B4807" w:rsidRPr="008B4807" w:rsidRDefault="008B4807" w:rsidP="008B4807">
            <w:pPr>
              <w:spacing w:line="240" w:lineRule="auto"/>
              <w:jc w:val="center"/>
              <w:rPr>
                <w:ins w:id="4784" w:author="Billy" w:date="2021-06-16T00:01:00Z"/>
                <w:rFonts w:eastAsia="Times New Roman"/>
                <w:color w:val="000000"/>
                <w:sz w:val="20"/>
                <w:szCs w:val="20"/>
                <w:lang w:val="en-US"/>
                <w:rPrChange w:id="4785" w:author="Billy" w:date="2021-06-16T00:01:00Z">
                  <w:rPr>
                    <w:ins w:id="4786" w:author="Billy" w:date="2021-06-16T00:01:00Z"/>
                  </w:rPr>
                </w:rPrChange>
              </w:rPr>
              <w:pPrChange w:id="4787" w:author="Billy" w:date="2021-06-16T00:01:00Z">
                <w:pPr>
                  <w:jc w:val="center"/>
                </w:pPr>
              </w:pPrChange>
            </w:pPr>
            <w:ins w:id="4788" w:author="Billy" w:date="2021-06-16T00:01:00Z">
              <w:r w:rsidRPr="008B4807">
                <w:rPr>
                  <w:rFonts w:eastAsia="Times New Roman"/>
                  <w:color w:val="000000"/>
                  <w:sz w:val="20"/>
                  <w:szCs w:val="20"/>
                  <w:lang w:val="en-US"/>
                  <w:rPrChange w:id="4789" w:author="Billy" w:date="2021-06-16T00:01:00Z">
                    <w:rPr/>
                  </w:rPrChange>
                </w:rPr>
                <w:t>7355</w:t>
              </w:r>
            </w:ins>
          </w:p>
        </w:tc>
        <w:tc>
          <w:tcPr>
            <w:tcW w:w="333" w:type="dxa"/>
            <w:tcBorders>
              <w:top w:val="nil"/>
              <w:left w:val="nil"/>
              <w:bottom w:val="single" w:sz="8" w:space="0" w:color="auto"/>
              <w:right w:val="nil"/>
            </w:tcBorders>
            <w:shd w:val="clear" w:color="auto" w:fill="auto"/>
            <w:noWrap/>
            <w:vAlign w:val="center"/>
            <w:hideMark/>
          </w:tcPr>
          <w:p w14:paraId="128BB258" w14:textId="77777777" w:rsidR="008B4807" w:rsidRPr="008B4807" w:rsidRDefault="008B4807" w:rsidP="008B4807">
            <w:pPr>
              <w:spacing w:line="240" w:lineRule="auto"/>
              <w:jc w:val="right"/>
              <w:rPr>
                <w:ins w:id="4790" w:author="Billy" w:date="2021-06-16T00:01:00Z"/>
                <w:rFonts w:eastAsia="Times New Roman"/>
                <w:color w:val="000000"/>
                <w:sz w:val="20"/>
                <w:szCs w:val="20"/>
                <w:lang w:val="en-US"/>
                <w:rPrChange w:id="4791" w:author="Billy" w:date="2021-06-16T00:01:00Z">
                  <w:rPr>
                    <w:ins w:id="4792" w:author="Billy" w:date="2021-06-16T00:01:00Z"/>
                  </w:rPr>
                </w:rPrChange>
              </w:rPr>
              <w:pPrChange w:id="4793" w:author="Billy" w:date="2021-06-16T00:01:00Z">
                <w:pPr>
                  <w:jc w:val="right"/>
                </w:pPr>
              </w:pPrChange>
            </w:pPr>
            <w:ins w:id="4794" w:author="Billy" w:date="2021-06-16T00:01:00Z">
              <w:r w:rsidRPr="008B4807">
                <w:rPr>
                  <w:rFonts w:eastAsia="Times New Roman"/>
                  <w:color w:val="000000"/>
                  <w:sz w:val="20"/>
                  <w:szCs w:val="20"/>
                  <w:lang w:val="en-US"/>
                  <w:rPrChange w:id="4795" w:author="Billy" w:date="2021-06-16T00:01:00Z">
                    <w:rPr/>
                  </w:rPrChange>
                </w:rPr>
                <w:t>&lt;</w:t>
              </w:r>
            </w:ins>
          </w:p>
        </w:tc>
        <w:tc>
          <w:tcPr>
            <w:tcW w:w="1071" w:type="dxa"/>
            <w:tcBorders>
              <w:top w:val="nil"/>
              <w:left w:val="nil"/>
              <w:bottom w:val="single" w:sz="8" w:space="0" w:color="auto"/>
              <w:right w:val="nil"/>
            </w:tcBorders>
            <w:shd w:val="clear" w:color="auto" w:fill="auto"/>
            <w:noWrap/>
            <w:vAlign w:val="center"/>
            <w:hideMark/>
          </w:tcPr>
          <w:p w14:paraId="14459670" w14:textId="77777777" w:rsidR="008B4807" w:rsidRPr="008B4807" w:rsidRDefault="008B4807" w:rsidP="008B4807">
            <w:pPr>
              <w:spacing w:line="240" w:lineRule="auto"/>
              <w:jc w:val="right"/>
              <w:rPr>
                <w:ins w:id="4796" w:author="Billy" w:date="2021-06-16T00:01:00Z"/>
                <w:rFonts w:eastAsia="Times New Roman"/>
                <w:color w:val="000000"/>
                <w:sz w:val="20"/>
                <w:szCs w:val="20"/>
                <w:lang w:val="en-US"/>
                <w:rPrChange w:id="4797" w:author="Billy" w:date="2021-06-16T00:01:00Z">
                  <w:rPr>
                    <w:ins w:id="4798" w:author="Billy" w:date="2021-06-16T00:01:00Z"/>
                  </w:rPr>
                </w:rPrChange>
              </w:rPr>
              <w:pPrChange w:id="4799" w:author="Billy" w:date="2021-06-16T00:01:00Z">
                <w:pPr>
                  <w:jc w:val="right"/>
                </w:pPr>
              </w:pPrChange>
            </w:pPr>
            <w:ins w:id="4800" w:author="Billy" w:date="2021-06-16T00:01:00Z">
              <w:r w:rsidRPr="008B4807">
                <w:rPr>
                  <w:rFonts w:eastAsia="Times New Roman"/>
                  <w:color w:val="000000"/>
                  <w:sz w:val="20"/>
                  <w:szCs w:val="20"/>
                  <w:lang w:val="en-US"/>
                  <w:rPrChange w:id="4801" w:author="Billy" w:date="2021-06-16T00:01:00Z">
                    <w:rPr/>
                  </w:rPrChange>
                </w:rPr>
                <w:t>0.001</w:t>
              </w:r>
            </w:ins>
          </w:p>
        </w:tc>
        <w:tc>
          <w:tcPr>
            <w:tcW w:w="532" w:type="dxa"/>
            <w:tcBorders>
              <w:top w:val="nil"/>
              <w:left w:val="nil"/>
              <w:bottom w:val="single" w:sz="8" w:space="0" w:color="auto"/>
              <w:right w:val="single" w:sz="8" w:space="0" w:color="auto"/>
            </w:tcBorders>
            <w:shd w:val="clear" w:color="auto" w:fill="auto"/>
            <w:noWrap/>
            <w:vAlign w:val="center"/>
            <w:hideMark/>
          </w:tcPr>
          <w:p w14:paraId="4CA91091" w14:textId="77777777" w:rsidR="008B4807" w:rsidRPr="008B4807" w:rsidRDefault="008B4807" w:rsidP="008B4807">
            <w:pPr>
              <w:spacing w:line="240" w:lineRule="auto"/>
              <w:rPr>
                <w:ins w:id="4802" w:author="Billy" w:date="2021-06-16T00:01:00Z"/>
                <w:rFonts w:eastAsia="Times New Roman"/>
                <w:color w:val="000000"/>
                <w:sz w:val="20"/>
                <w:szCs w:val="20"/>
                <w:lang w:val="en-US"/>
                <w:rPrChange w:id="4803" w:author="Billy" w:date="2021-06-16T00:01:00Z">
                  <w:rPr>
                    <w:ins w:id="4804" w:author="Billy" w:date="2021-06-16T00:01:00Z"/>
                  </w:rPr>
                </w:rPrChange>
              </w:rPr>
              <w:pPrChange w:id="4805" w:author="Billy" w:date="2021-06-16T00:01:00Z">
                <w:pPr/>
              </w:pPrChange>
            </w:pPr>
            <w:ins w:id="4806" w:author="Billy" w:date="2021-06-16T00:01:00Z">
              <w:r w:rsidRPr="008B4807">
                <w:rPr>
                  <w:rFonts w:eastAsia="Times New Roman"/>
                  <w:color w:val="000000"/>
                  <w:sz w:val="20"/>
                  <w:szCs w:val="20"/>
                  <w:lang w:val="en-US"/>
                  <w:rPrChange w:id="4807" w:author="Billy" w:date="2021-06-16T00:01:00Z">
                    <w:rPr/>
                  </w:rPrChange>
                </w:rPr>
                <w:t>***</w:t>
              </w:r>
            </w:ins>
          </w:p>
        </w:tc>
      </w:tr>
    </w:tbl>
    <w:p w14:paraId="7F52879D" w14:textId="0AC5A72A" w:rsidR="00094A89" w:rsidDel="008B4807" w:rsidRDefault="00094A89" w:rsidP="008B4807">
      <w:pPr>
        <w:spacing w:line="480" w:lineRule="auto"/>
        <w:rPr>
          <w:del w:id="4808" w:author="Billy" w:date="2021-06-16T00:01:00Z"/>
        </w:rPr>
      </w:pPr>
    </w:p>
    <w:p w14:paraId="2423A03F" w14:textId="0AE6ADBD" w:rsidR="003922A4" w:rsidDel="00094A89" w:rsidRDefault="003922A4" w:rsidP="00094A89">
      <w:pPr>
        <w:spacing w:line="480" w:lineRule="auto"/>
        <w:rPr>
          <w:del w:id="4809" w:author="Billy" w:date="2021-06-15T22:58:00Z"/>
        </w:rPr>
      </w:pPr>
    </w:p>
    <w:p w14:paraId="35E89EEB" w14:textId="586D7B37" w:rsidR="00297282" w:rsidDel="003922A4" w:rsidRDefault="00297282" w:rsidP="003922A4">
      <w:pPr>
        <w:spacing w:line="480" w:lineRule="auto"/>
        <w:rPr>
          <w:del w:id="4810" w:author="Billy" w:date="2021-06-15T22:50:00Z"/>
        </w:rPr>
      </w:pPr>
    </w:p>
    <w:tbl>
      <w:tblPr>
        <w:tblW w:w="9006" w:type="dxa"/>
        <w:tblLook w:val="04A0" w:firstRow="1" w:lastRow="0" w:firstColumn="1" w:lastColumn="0" w:noHBand="0" w:noVBand="1"/>
      </w:tblPr>
      <w:tblGrid>
        <w:gridCol w:w="3320"/>
        <w:gridCol w:w="1260"/>
        <w:gridCol w:w="717"/>
        <w:gridCol w:w="1173"/>
        <w:gridCol w:w="773"/>
        <w:gridCol w:w="333"/>
        <w:gridCol w:w="1071"/>
        <w:gridCol w:w="532"/>
      </w:tblGrid>
      <w:tr w:rsidR="00297282" w:rsidRPr="00297282" w:rsidDel="003922A4" w14:paraId="7D8CE1C9" w14:textId="77777777" w:rsidTr="00297282">
        <w:trPr>
          <w:divId w:val="1630235812"/>
          <w:trHeight w:val="405"/>
          <w:ins w:id="4811" w:author="Billy Mitchell" w:date="2021-06-11T19:50:00Z"/>
          <w:del w:id="4812" w:author="Billy" w:date="2021-06-15T22:50:00Z"/>
        </w:trPr>
        <w:tc>
          <w:tcPr>
            <w:tcW w:w="3320" w:type="dxa"/>
            <w:tcBorders>
              <w:top w:val="single" w:sz="8" w:space="0" w:color="auto"/>
              <w:left w:val="single" w:sz="8" w:space="0" w:color="auto"/>
              <w:bottom w:val="single" w:sz="8" w:space="0" w:color="auto"/>
              <w:right w:val="nil"/>
            </w:tcBorders>
            <w:shd w:val="clear" w:color="000000" w:fill="F2F2F2"/>
            <w:vAlign w:val="bottom"/>
            <w:hideMark/>
          </w:tcPr>
          <w:p w14:paraId="664C7299" w14:textId="7A29EFFC" w:rsidR="00297282" w:rsidRPr="00297282" w:rsidDel="003922A4" w:rsidRDefault="00297282">
            <w:pPr>
              <w:jc w:val="center"/>
              <w:rPr>
                <w:ins w:id="4813" w:author="Billy Mitchell" w:date="2021-06-11T19:50:00Z"/>
                <w:del w:id="4814" w:author="Billy" w:date="2021-06-15T22:50:00Z"/>
                <w:rFonts w:ascii="Calibri" w:eastAsia="Times New Roman" w:hAnsi="Calibri" w:cs="Calibri"/>
                <w:b/>
                <w:bCs/>
                <w:color w:val="000000"/>
                <w:sz w:val="22"/>
                <w:szCs w:val="22"/>
                <w:lang w:val="en-US"/>
                <w:rPrChange w:id="4815" w:author="Billy Mitchell" w:date="2021-06-11T19:50:00Z">
                  <w:rPr>
                    <w:ins w:id="4816" w:author="Billy Mitchell" w:date="2021-06-11T19:50:00Z"/>
                    <w:del w:id="4817" w:author="Billy" w:date="2021-06-15T22:50:00Z"/>
                    <w:rFonts w:ascii="Calibri" w:hAnsi="Calibri" w:cs="Calibri"/>
                    <w:b/>
                    <w:bCs/>
                    <w:color w:val="000000"/>
                    <w:sz w:val="22"/>
                    <w:szCs w:val="22"/>
                  </w:rPr>
                </w:rPrChange>
              </w:rPr>
            </w:pPr>
            <w:ins w:id="4818" w:author="Billy Mitchell" w:date="2021-06-11T19:50:00Z">
              <w:del w:id="4819" w:author="Billy" w:date="2021-06-15T22:50:00Z">
                <w:r w:rsidRPr="00297282" w:rsidDel="003922A4">
                  <w:rPr>
                    <w:rFonts w:ascii="Calibri" w:eastAsia="Times New Roman" w:hAnsi="Calibri" w:cs="Calibri"/>
                    <w:b/>
                    <w:bCs/>
                    <w:color w:val="000000"/>
                    <w:sz w:val="22"/>
                    <w:szCs w:val="22"/>
                    <w:lang w:val="en-US"/>
                    <w:rPrChange w:id="4820" w:author="Billy Mitchell" w:date="2021-06-11T19:50:00Z">
                      <w:rPr>
                        <w:rFonts w:ascii="Calibri" w:hAnsi="Calibri" w:cs="Calibri"/>
                        <w:b/>
                        <w:bCs/>
                        <w:color w:val="000000"/>
                        <w:sz w:val="22"/>
                        <w:szCs w:val="22"/>
                      </w:rPr>
                    </w:rPrChange>
                  </w:rPr>
                  <w:delText>Contrasts</w:delText>
                </w:r>
              </w:del>
            </w:ins>
          </w:p>
        </w:tc>
        <w:tc>
          <w:tcPr>
            <w:tcW w:w="1260" w:type="dxa"/>
            <w:tcBorders>
              <w:top w:val="single" w:sz="8" w:space="0" w:color="auto"/>
              <w:left w:val="nil"/>
              <w:bottom w:val="single" w:sz="8" w:space="0" w:color="auto"/>
              <w:right w:val="nil"/>
            </w:tcBorders>
            <w:shd w:val="clear" w:color="000000" w:fill="F2F2F2"/>
            <w:noWrap/>
            <w:vAlign w:val="bottom"/>
            <w:hideMark/>
          </w:tcPr>
          <w:p w14:paraId="1DD55816" w14:textId="77777777" w:rsidR="00297282" w:rsidRPr="00297282" w:rsidDel="003922A4" w:rsidRDefault="00297282">
            <w:pPr>
              <w:spacing w:line="240" w:lineRule="auto"/>
              <w:jc w:val="center"/>
              <w:rPr>
                <w:ins w:id="4821" w:author="Billy Mitchell" w:date="2021-06-11T19:50:00Z"/>
                <w:del w:id="4822" w:author="Billy" w:date="2021-06-15T22:50:00Z"/>
                <w:rFonts w:ascii="Calibri" w:eastAsia="Times New Roman" w:hAnsi="Calibri" w:cs="Calibri"/>
                <w:b/>
                <w:bCs/>
                <w:color w:val="000000"/>
                <w:sz w:val="22"/>
                <w:szCs w:val="22"/>
                <w:lang w:val="en-US"/>
                <w:rPrChange w:id="4823" w:author="Billy Mitchell" w:date="2021-06-11T19:50:00Z">
                  <w:rPr>
                    <w:ins w:id="4824" w:author="Billy Mitchell" w:date="2021-06-11T19:50:00Z"/>
                    <w:del w:id="4825" w:author="Billy" w:date="2021-06-15T22:50:00Z"/>
                  </w:rPr>
                </w:rPrChange>
              </w:rPr>
              <w:pPrChange w:id="4826" w:author="Billy Mitchell" w:date="2021-06-11T19:50:00Z">
                <w:pPr>
                  <w:jc w:val="center"/>
                </w:pPr>
              </w:pPrChange>
            </w:pPr>
            <w:ins w:id="4827" w:author="Billy Mitchell" w:date="2021-06-11T19:50:00Z">
              <w:del w:id="4828" w:author="Billy" w:date="2021-06-15T22:50:00Z">
                <w:r w:rsidRPr="00297282" w:rsidDel="003922A4">
                  <w:rPr>
                    <w:rFonts w:ascii="Calibri" w:eastAsia="Times New Roman" w:hAnsi="Calibri" w:cs="Calibri"/>
                    <w:b/>
                    <w:bCs/>
                    <w:color w:val="000000"/>
                    <w:sz w:val="22"/>
                    <w:szCs w:val="22"/>
                    <w:lang w:val="en-US"/>
                    <w:rPrChange w:id="4829" w:author="Billy Mitchell" w:date="2021-06-11T19:50:00Z">
                      <w:rPr/>
                    </w:rPrChange>
                  </w:rPr>
                  <w:delText>Mean Diff.</w:delText>
                </w:r>
              </w:del>
            </w:ins>
          </w:p>
        </w:tc>
        <w:tc>
          <w:tcPr>
            <w:tcW w:w="717" w:type="dxa"/>
            <w:tcBorders>
              <w:top w:val="single" w:sz="8" w:space="0" w:color="auto"/>
              <w:left w:val="nil"/>
              <w:bottom w:val="single" w:sz="8" w:space="0" w:color="auto"/>
              <w:right w:val="nil"/>
            </w:tcBorders>
            <w:shd w:val="clear" w:color="000000" w:fill="F2F2F2"/>
            <w:noWrap/>
            <w:vAlign w:val="bottom"/>
            <w:hideMark/>
          </w:tcPr>
          <w:p w14:paraId="1CA10B2D" w14:textId="77777777" w:rsidR="00297282" w:rsidRPr="00297282" w:rsidDel="003922A4" w:rsidRDefault="00297282">
            <w:pPr>
              <w:spacing w:line="240" w:lineRule="auto"/>
              <w:jc w:val="center"/>
              <w:rPr>
                <w:ins w:id="4830" w:author="Billy Mitchell" w:date="2021-06-11T19:50:00Z"/>
                <w:del w:id="4831" w:author="Billy" w:date="2021-06-15T22:50:00Z"/>
                <w:rFonts w:ascii="Calibri" w:eastAsia="Times New Roman" w:hAnsi="Calibri" w:cs="Calibri"/>
                <w:b/>
                <w:bCs/>
                <w:color w:val="000000"/>
                <w:sz w:val="22"/>
                <w:szCs w:val="22"/>
                <w:lang w:val="en-US"/>
                <w:rPrChange w:id="4832" w:author="Billy Mitchell" w:date="2021-06-11T19:50:00Z">
                  <w:rPr>
                    <w:ins w:id="4833" w:author="Billy Mitchell" w:date="2021-06-11T19:50:00Z"/>
                    <w:del w:id="4834" w:author="Billy" w:date="2021-06-15T22:50:00Z"/>
                  </w:rPr>
                </w:rPrChange>
              </w:rPr>
              <w:pPrChange w:id="4835" w:author="Billy Mitchell" w:date="2021-06-11T19:50:00Z">
                <w:pPr>
                  <w:jc w:val="center"/>
                </w:pPr>
              </w:pPrChange>
            </w:pPr>
            <w:ins w:id="4836" w:author="Billy Mitchell" w:date="2021-06-11T19:50:00Z">
              <w:del w:id="4837" w:author="Billy" w:date="2021-06-15T22:50:00Z">
                <w:r w:rsidRPr="00297282" w:rsidDel="003922A4">
                  <w:rPr>
                    <w:rFonts w:ascii="Calibri" w:eastAsia="Times New Roman" w:hAnsi="Calibri" w:cs="Calibri"/>
                    <w:b/>
                    <w:bCs/>
                    <w:color w:val="000000"/>
                    <w:sz w:val="22"/>
                    <w:szCs w:val="22"/>
                    <w:lang w:val="en-US"/>
                    <w:rPrChange w:id="4838" w:author="Billy Mitchell" w:date="2021-06-11T19:50:00Z">
                      <w:rPr/>
                    </w:rPrChange>
                  </w:rPr>
                  <w:delText>SE</w:delText>
                </w:r>
              </w:del>
            </w:ins>
          </w:p>
        </w:tc>
        <w:tc>
          <w:tcPr>
            <w:tcW w:w="1173" w:type="dxa"/>
            <w:tcBorders>
              <w:top w:val="single" w:sz="8" w:space="0" w:color="auto"/>
              <w:left w:val="nil"/>
              <w:bottom w:val="single" w:sz="8" w:space="0" w:color="auto"/>
              <w:right w:val="nil"/>
            </w:tcBorders>
            <w:shd w:val="clear" w:color="000000" w:fill="F2F2F2"/>
            <w:noWrap/>
            <w:vAlign w:val="bottom"/>
            <w:hideMark/>
          </w:tcPr>
          <w:p w14:paraId="69368640" w14:textId="77777777" w:rsidR="00297282" w:rsidRPr="00297282" w:rsidDel="003922A4" w:rsidRDefault="00297282">
            <w:pPr>
              <w:spacing w:line="240" w:lineRule="auto"/>
              <w:jc w:val="center"/>
              <w:rPr>
                <w:ins w:id="4839" w:author="Billy Mitchell" w:date="2021-06-11T19:50:00Z"/>
                <w:del w:id="4840" w:author="Billy" w:date="2021-06-15T22:50:00Z"/>
                <w:rFonts w:ascii="Calibri" w:eastAsia="Times New Roman" w:hAnsi="Calibri" w:cs="Calibri"/>
                <w:b/>
                <w:bCs/>
                <w:color w:val="000000"/>
                <w:sz w:val="22"/>
                <w:szCs w:val="22"/>
                <w:lang w:val="en-US"/>
                <w:rPrChange w:id="4841" w:author="Billy Mitchell" w:date="2021-06-11T19:50:00Z">
                  <w:rPr>
                    <w:ins w:id="4842" w:author="Billy Mitchell" w:date="2021-06-11T19:50:00Z"/>
                    <w:del w:id="4843" w:author="Billy" w:date="2021-06-15T22:50:00Z"/>
                  </w:rPr>
                </w:rPrChange>
              </w:rPr>
              <w:pPrChange w:id="4844" w:author="Billy Mitchell" w:date="2021-06-11T19:50:00Z">
                <w:pPr>
                  <w:jc w:val="center"/>
                </w:pPr>
              </w:pPrChange>
            </w:pPr>
            <w:ins w:id="4845" w:author="Billy Mitchell" w:date="2021-06-11T19:50:00Z">
              <w:del w:id="4846" w:author="Billy" w:date="2021-06-15T22:50:00Z">
                <w:r w:rsidRPr="00297282" w:rsidDel="003922A4">
                  <w:rPr>
                    <w:rFonts w:ascii="Calibri" w:eastAsia="Times New Roman" w:hAnsi="Calibri" w:cs="Calibri"/>
                    <w:b/>
                    <w:bCs/>
                    <w:color w:val="000000"/>
                    <w:sz w:val="22"/>
                    <w:szCs w:val="22"/>
                    <w:lang w:val="en-US"/>
                    <w:rPrChange w:id="4847" w:author="Billy Mitchell" w:date="2021-06-11T19:50:00Z">
                      <w:rPr/>
                    </w:rPrChange>
                  </w:rPr>
                  <w:delText>T Statistic</w:delText>
                </w:r>
              </w:del>
            </w:ins>
          </w:p>
        </w:tc>
        <w:tc>
          <w:tcPr>
            <w:tcW w:w="600" w:type="dxa"/>
            <w:tcBorders>
              <w:top w:val="single" w:sz="8" w:space="0" w:color="auto"/>
              <w:left w:val="nil"/>
              <w:bottom w:val="single" w:sz="8" w:space="0" w:color="auto"/>
              <w:right w:val="nil"/>
            </w:tcBorders>
            <w:shd w:val="clear" w:color="000000" w:fill="F2F2F2"/>
            <w:noWrap/>
            <w:vAlign w:val="bottom"/>
            <w:hideMark/>
          </w:tcPr>
          <w:p w14:paraId="6BC93B56" w14:textId="77777777" w:rsidR="00297282" w:rsidRPr="00297282" w:rsidDel="003922A4" w:rsidRDefault="00297282">
            <w:pPr>
              <w:spacing w:line="240" w:lineRule="auto"/>
              <w:jc w:val="center"/>
              <w:rPr>
                <w:ins w:id="4848" w:author="Billy Mitchell" w:date="2021-06-11T19:50:00Z"/>
                <w:del w:id="4849" w:author="Billy" w:date="2021-06-15T22:50:00Z"/>
                <w:rFonts w:ascii="Calibri" w:eastAsia="Times New Roman" w:hAnsi="Calibri" w:cs="Calibri"/>
                <w:b/>
                <w:bCs/>
                <w:color w:val="000000"/>
                <w:sz w:val="22"/>
                <w:szCs w:val="22"/>
                <w:lang w:val="en-US"/>
                <w:rPrChange w:id="4850" w:author="Billy Mitchell" w:date="2021-06-11T19:50:00Z">
                  <w:rPr>
                    <w:ins w:id="4851" w:author="Billy Mitchell" w:date="2021-06-11T19:50:00Z"/>
                    <w:del w:id="4852" w:author="Billy" w:date="2021-06-15T22:50:00Z"/>
                  </w:rPr>
                </w:rPrChange>
              </w:rPr>
              <w:pPrChange w:id="4853" w:author="Billy Mitchell" w:date="2021-06-11T19:50:00Z">
                <w:pPr>
                  <w:jc w:val="center"/>
                </w:pPr>
              </w:pPrChange>
            </w:pPr>
            <w:ins w:id="4854" w:author="Billy Mitchell" w:date="2021-06-11T19:50:00Z">
              <w:del w:id="4855" w:author="Billy" w:date="2021-06-15T22:50:00Z">
                <w:r w:rsidRPr="00297282" w:rsidDel="003922A4">
                  <w:rPr>
                    <w:rFonts w:ascii="Calibri" w:eastAsia="Times New Roman" w:hAnsi="Calibri" w:cs="Calibri"/>
                    <w:b/>
                    <w:bCs/>
                    <w:color w:val="000000"/>
                    <w:sz w:val="22"/>
                    <w:szCs w:val="22"/>
                    <w:lang w:val="en-US"/>
                    <w:rPrChange w:id="4856" w:author="Billy Mitchell" w:date="2021-06-11T19:50:00Z">
                      <w:rPr/>
                    </w:rPrChange>
                  </w:rPr>
                  <w:delText>df</w:delText>
                </w:r>
              </w:del>
            </w:ins>
          </w:p>
        </w:tc>
        <w:tc>
          <w:tcPr>
            <w:tcW w:w="1936" w:type="dxa"/>
            <w:gridSpan w:val="3"/>
            <w:tcBorders>
              <w:top w:val="single" w:sz="8" w:space="0" w:color="auto"/>
              <w:left w:val="nil"/>
              <w:bottom w:val="single" w:sz="8" w:space="0" w:color="auto"/>
              <w:right w:val="single" w:sz="8" w:space="0" w:color="000000"/>
            </w:tcBorders>
            <w:shd w:val="clear" w:color="000000" w:fill="F2F2F2"/>
            <w:noWrap/>
            <w:vAlign w:val="bottom"/>
            <w:hideMark/>
          </w:tcPr>
          <w:p w14:paraId="21F63646" w14:textId="77777777" w:rsidR="00297282" w:rsidRPr="00297282" w:rsidDel="003922A4" w:rsidRDefault="00297282">
            <w:pPr>
              <w:spacing w:line="240" w:lineRule="auto"/>
              <w:jc w:val="center"/>
              <w:rPr>
                <w:ins w:id="4857" w:author="Billy Mitchell" w:date="2021-06-11T19:50:00Z"/>
                <w:del w:id="4858" w:author="Billy" w:date="2021-06-15T22:50:00Z"/>
                <w:rFonts w:ascii="Calibri" w:eastAsia="Times New Roman" w:hAnsi="Calibri" w:cs="Calibri"/>
                <w:b/>
                <w:bCs/>
                <w:color w:val="000000"/>
                <w:sz w:val="22"/>
                <w:szCs w:val="22"/>
                <w:lang w:val="en-US"/>
                <w:rPrChange w:id="4859" w:author="Billy Mitchell" w:date="2021-06-11T19:50:00Z">
                  <w:rPr>
                    <w:ins w:id="4860" w:author="Billy Mitchell" w:date="2021-06-11T19:50:00Z"/>
                    <w:del w:id="4861" w:author="Billy" w:date="2021-06-15T22:50:00Z"/>
                  </w:rPr>
                </w:rPrChange>
              </w:rPr>
              <w:pPrChange w:id="4862" w:author="Billy Mitchell" w:date="2021-06-11T19:50:00Z">
                <w:pPr>
                  <w:jc w:val="center"/>
                </w:pPr>
              </w:pPrChange>
            </w:pPr>
            <w:ins w:id="4863" w:author="Billy Mitchell" w:date="2021-06-11T19:50:00Z">
              <w:del w:id="4864" w:author="Billy" w:date="2021-06-15T22:50:00Z">
                <w:r w:rsidRPr="00297282" w:rsidDel="003922A4">
                  <w:rPr>
                    <w:rFonts w:ascii="Calibri" w:eastAsia="Times New Roman" w:hAnsi="Calibri" w:cs="Calibri"/>
                    <w:b/>
                    <w:bCs/>
                    <w:color w:val="000000"/>
                    <w:sz w:val="22"/>
                    <w:szCs w:val="22"/>
                    <w:lang w:val="en-US"/>
                    <w:rPrChange w:id="4865" w:author="Billy Mitchell" w:date="2021-06-11T19:50:00Z">
                      <w:rPr/>
                    </w:rPrChange>
                  </w:rPr>
                  <w:delText>Bonferroni P</w:delText>
                </w:r>
              </w:del>
            </w:ins>
          </w:p>
        </w:tc>
      </w:tr>
      <w:tr w:rsidR="00297282" w:rsidRPr="00297282" w:rsidDel="003922A4" w14:paraId="39D174D9" w14:textId="77777777" w:rsidTr="00297282">
        <w:trPr>
          <w:divId w:val="1630235812"/>
          <w:trHeight w:val="600"/>
          <w:ins w:id="4866" w:author="Billy Mitchell" w:date="2021-06-11T19:50:00Z"/>
          <w:del w:id="4867" w:author="Billy" w:date="2021-06-15T22:50:00Z"/>
        </w:trPr>
        <w:tc>
          <w:tcPr>
            <w:tcW w:w="3320" w:type="dxa"/>
            <w:tcBorders>
              <w:top w:val="nil"/>
              <w:left w:val="single" w:sz="8" w:space="0" w:color="auto"/>
              <w:bottom w:val="single" w:sz="4" w:space="0" w:color="auto"/>
              <w:right w:val="nil"/>
            </w:tcBorders>
            <w:shd w:val="clear" w:color="000000" w:fill="F2F2F2"/>
            <w:vAlign w:val="center"/>
            <w:hideMark/>
          </w:tcPr>
          <w:p w14:paraId="20BECB5D" w14:textId="77777777" w:rsidR="00297282" w:rsidRPr="00297282" w:rsidDel="003922A4" w:rsidRDefault="00297282">
            <w:pPr>
              <w:spacing w:line="240" w:lineRule="auto"/>
              <w:jc w:val="center"/>
              <w:rPr>
                <w:ins w:id="4868" w:author="Billy Mitchell" w:date="2021-06-11T19:50:00Z"/>
                <w:del w:id="4869" w:author="Billy" w:date="2021-06-15T22:50:00Z"/>
                <w:rFonts w:eastAsia="Times New Roman"/>
                <w:i/>
                <w:iCs/>
                <w:color w:val="000000"/>
                <w:sz w:val="20"/>
                <w:szCs w:val="20"/>
                <w:lang w:val="en-US"/>
                <w:rPrChange w:id="4870" w:author="Billy Mitchell" w:date="2021-06-11T19:50:00Z">
                  <w:rPr>
                    <w:ins w:id="4871" w:author="Billy Mitchell" w:date="2021-06-11T19:50:00Z"/>
                    <w:del w:id="4872" w:author="Billy" w:date="2021-06-15T22:50:00Z"/>
                  </w:rPr>
                </w:rPrChange>
              </w:rPr>
              <w:pPrChange w:id="4873" w:author="Billy Mitchell" w:date="2021-06-11T19:50:00Z">
                <w:pPr>
                  <w:jc w:val="center"/>
                </w:pPr>
              </w:pPrChange>
            </w:pPr>
            <w:ins w:id="4874" w:author="Billy Mitchell" w:date="2021-06-11T19:50:00Z">
              <w:del w:id="4875" w:author="Billy" w:date="2021-06-15T22:50:00Z">
                <w:r w:rsidRPr="00297282" w:rsidDel="003922A4">
                  <w:rPr>
                    <w:rFonts w:eastAsia="Times New Roman"/>
                    <w:i/>
                    <w:iCs/>
                    <w:color w:val="000000"/>
                    <w:sz w:val="20"/>
                    <w:szCs w:val="20"/>
                    <w:lang w:val="en-US"/>
                    <w:rPrChange w:id="4876" w:author="Billy Mitchell" w:date="2021-06-11T19:50:00Z">
                      <w:rPr/>
                    </w:rPrChange>
                  </w:rPr>
                  <w:delText>Positive, Child v. Adult</w:delText>
                </w:r>
              </w:del>
            </w:ins>
          </w:p>
        </w:tc>
        <w:tc>
          <w:tcPr>
            <w:tcW w:w="1260" w:type="dxa"/>
            <w:tcBorders>
              <w:top w:val="nil"/>
              <w:left w:val="nil"/>
              <w:bottom w:val="single" w:sz="4" w:space="0" w:color="auto"/>
              <w:right w:val="nil"/>
            </w:tcBorders>
            <w:shd w:val="clear" w:color="auto" w:fill="auto"/>
            <w:noWrap/>
            <w:vAlign w:val="center"/>
            <w:hideMark/>
          </w:tcPr>
          <w:p w14:paraId="528C85A0" w14:textId="77777777" w:rsidR="00297282" w:rsidRPr="00297282" w:rsidDel="003922A4" w:rsidRDefault="00297282">
            <w:pPr>
              <w:spacing w:line="240" w:lineRule="auto"/>
              <w:jc w:val="center"/>
              <w:rPr>
                <w:ins w:id="4877" w:author="Billy Mitchell" w:date="2021-06-11T19:50:00Z"/>
                <w:del w:id="4878" w:author="Billy" w:date="2021-06-15T22:50:00Z"/>
                <w:rFonts w:eastAsia="Times New Roman"/>
                <w:color w:val="000000"/>
                <w:sz w:val="20"/>
                <w:szCs w:val="20"/>
                <w:lang w:val="en-US"/>
                <w:rPrChange w:id="4879" w:author="Billy Mitchell" w:date="2021-06-11T19:50:00Z">
                  <w:rPr>
                    <w:ins w:id="4880" w:author="Billy Mitchell" w:date="2021-06-11T19:50:00Z"/>
                    <w:del w:id="4881" w:author="Billy" w:date="2021-06-15T22:50:00Z"/>
                  </w:rPr>
                </w:rPrChange>
              </w:rPr>
              <w:pPrChange w:id="4882" w:author="Billy Mitchell" w:date="2021-06-11T19:50:00Z">
                <w:pPr>
                  <w:jc w:val="center"/>
                </w:pPr>
              </w:pPrChange>
            </w:pPr>
            <w:ins w:id="4883" w:author="Billy Mitchell" w:date="2021-06-11T19:50:00Z">
              <w:del w:id="4884" w:author="Billy" w:date="2021-06-15T22:50:00Z">
                <w:r w:rsidRPr="00297282" w:rsidDel="003922A4">
                  <w:rPr>
                    <w:rFonts w:eastAsia="Times New Roman"/>
                    <w:color w:val="000000"/>
                    <w:sz w:val="20"/>
                    <w:szCs w:val="20"/>
                    <w:lang w:val="en-US"/>
                    <w:rPrChange w:id="4885" w:author="Billy Mitchell" w:date="2021-06-11T19:50:00Z">
                      <w:rPr/>
                    </w:rPrChange>
                  </w:rPr>
                  <w:delText>0.049</w:delText>
                </w:r>
              </w:del>
            </w:ins>
          </w:p>
        </w:tc>
        <w:tc>
          <w:tcPr>
            <w:tcW w:w="717" w:type="dxa"/>
            <w:tcBorders>
              <w:top w:val="nil"/>
              <w:left w:val="nil"/>
              <w:bottom w:val="single" w:sz="4" w:space="0" w:color="auto"/>
              <w:right w:val="nil"/>
            </w:tcBorders>
            <w:shd w:val="clear" w:color="auto" w:fill="auto"/>
            <w:noWrap/>
            <w:vAlign w:val="center"/>
            <w:hideMark/>
          </w:tcPr>
          <w:p w14:paraId="73EF38F8" w14:textId="77777777" w:rsidR="00297282" w:rsidRPr="00297282" w:rsidDel="003922A4" w:rsidRDefault="00297282">
            <w:pPr>
              <w:spacing w:line="240" w:lineRule="auto"/>
              <w:jc w:val="center"/>
              <w:rPr>
                <w:ins w:id="4886" w:author="Billy Mitchell" w:date="2021-06-11T19:50:00Z"/>
                <w:del w:id="4887" w:author="Billy" w:date="2021-06-15T22:50:00Z"/>
                <w:rFonts w:eastAsia="Times New Roman"/>
                <w:color w:val="000000"/>
                <w:sz w:val="20"/>
                <w:szCs w:val="20"/>
                <w:lang w:val="en-US"/>
                <w:rPrChange w:id="4888" w:author="Billy Mitchell" w:date="2021-06-11T19:50:00Z">
                  <w:rPr>
                    <w:ins w:id="4889" w:author="Billy Mitchell" w:date="2021-06-11T19:50:00Z"/>
                    <w:del w:id="4890" w:author="Billy" w:date="2021-06-15T22:50:00Z"/>
                  </w:rPr>
                </w:rPrChange>
              </w:rPr>
              <w:pPrChange w:id="4891" w:author="Billy Mitchell" w:date="2021-06-11T19:50:00Z">
                <w:pPr>
                  <w:jc w:val="center"/>
                </w:pPr>
              </w:pPrChange>
            </w:pPr>
            <w:ins w:id="4892" w:author="Billy Mitchell" w:date="2021-06-11T19:50:00Z">
              <w:del w:id="4893" w:author="Billy" w:date="2021-06-15T22:50:00Z">
                <w:r w:rsidRPr="00297282" w:rsidDel="003922A4">
                  <w:rPr>
                    <w:rFonts w:eastAsia="Times New Roman"/>
                    <w:color w:val="000000"/>
                    <w:sz w:val="20"/>
                    <w:szCs w:val="20"/>
                    <w:lang w:val="en-US"/>
                    <w:rPrChange w:id="4894" w:author="Billy Mitchell" w:date="2021-06-11T19:50:00Z">
                      <w:rPr/>
                    </w:rPrChange>
                  </w:rPr>
                  <w:delText>0.013</w:delText>
                </w:r>
              </w:del>
            </w:ins>
          </w:p>
        </w:tc>
        <w:tc>
          <w:tcPr>
            <w:tcW w:w="1173" w:type="dxa"/>
            <w:tcBorders>
              <w:top w:val="nil"/>
              <w:left w:val="nil"/>
              <w:bottom w:val="single" w:sz="4" w:space="0" w:color="auto"/>
              <w:right w:val="nil"/>
            </w:tcBorders>
            <w:shd w:val="clear" w:color="auto" w:fill="auto"/>
            <w:noWrap/>
            <w:vAlign w:val="center"/>
            <w:hideMark/>
          </w:tcPr>
          <w:p w14:paraId="3B6966DF" w14:textId="77777777" w:rsidR="00297282" w:rsidRPr="00297282" w:rsidDel="003922A4" w:rsidRDefault="00297282">
            <w:pPr>
              <w:spacing w:line="240" w:lineRule="auto"/>
              <w:jc w:val="center"/>
              <w:rPr>
                <w:ins w:id="4895" w:author="Billy Mitchell" w:date="2021-06-11T19:50:00Z"/>
                <w:del w:id="4896" w:author="Billy" w:date="2021-06-15T22:50:00Z"/>
                <w:rFonts w:eastAsia="Times New Roman"/>
                <w:color w:val="000000"/>
                <w:sz w:val="20"/>
                <w:szCs w:val="20"/>
                <w:lang w:val="en-US"/>
                <w:rPrChange w:id="4897" w:author="Billy Mitchell" w:date="2021-06-11T19:50:00Z">
                  <w:rPr>
                    <w:ins w:id="4898" w:author="Billy Mitchell" w:date="2021-06-11T19:50:00Z"/>
                    <w:del w:id="4899" w:author="Billy" w:date="2021-06-15T22:50:00Z"/>
                  </w:rPr>
                </w:rPrChange>
              </w:rPr>
              <w:pPrChange w:id="4900" w:author="Billy Mitchell" w:date="2021-06-11T19:50:00Z">
                <w:pPr>
                  <w:jc w:val="center"/>
                </w:pPr>
              </w:pPrChange>
            </w:pPr>
            <w:ins w:id="4901" w:author="Billy Mitchell" w:date="2021-06-11T19:50:00Z">
              <w:del w:id="4902" w:author="Billy" w:date="2021-06-15T22:50:00Z">
                <w:r w:rsidRPr="00297282" w:rsidDel="003922A4">
                  <w:rPr>
                    <w:rFonts w:eastAsia="Times New Roman"/>
                    <w:color w:val="000000"/>
                    <w:sz w:val="20"/>
                    <w:szCs w:val="20"/>
                    <w:lang w:val="en-US"/>
                    <w:rPrChange w:id="4903" w:author="Billy Mitchell" w:date="2021-06-11T19:50:00Z">
                      <w:rPr/>
                    </w:rPrChange>
                  </w:rPr>
                  <w:delText>3.872</w:delText>
                </w:r>
              </w:del>
            </w:ins>
          </w:p>
        </w:tc>
        <w:tc>
          <w:tcPr>
            <w:tcW w:w="600" w:type="dxa"/>
            <w:tcBorders>
              <w:top w:val="nil"/>
              <w:left w:val="nil"/>
              <w:bottom w:val="single" w:sz="4" w:space="0" w:color="auto"/>
              <w:right w:val="nil"/>
            </w:tcBorders>
            <w:shd w:val="clear" w:color="auto" w:fill="auto"/>
            <w:noWrap/>
            <w:vAlign w:val="center"/>
            <w:hideMark/>
          </w:tcPr>
          <w:p w14:paraId="559C5EB0" w14:textId="77777777" w:rsidR="00297282" w:rsidRPr="00297282" w:rsidDel="003922A4" w:rsidRDefault="00297282">
            <w:pPr>
              <w:spacing w:line="240" w:lineRule="auto"/>
              <w:jc w:val="center"/>
              <w:rPr>
                <w:ins w:id="4904" w:author="Billy Mitchell" w:date="2021-06-11T19:50:00Z"/>
                <w:del w:id="4905" w:author="Billy" w:date="2021-06-15T22:50:00Z"/>
                <w:rFonts w:eastAsia="Times New Roman"/>
                <w:color w:val="000000"/>
                <w:sz w:val="20"/>
                <w:szCs w:val="20"/>
                <w:lang w:val="en-US"/>
                <w:rPrChange w:id="4906" w:author="Billy Mitchell" w:date="2021-06-11T19:50:00Z">
                  <w:rPr>
                    <w:ins w:id="4907" w:author="Billy Mitchell" w:date="2021-06-11T19:50:00Z"/>
                    <w:del w:id="4908" w:author="Billy" w:date="2021-06-15T22:50:00Z"/>
                  </w:rPr>
                </w:rPrChange>
              </w:rPr>
              <w:pPrChange w:id="4909" w:author="Billy Mitchell" w:date="2021-06-11T19:50:00Z">
                <w:pPr>
                  <w:jc w:val="center"/>
                </w:pPr>
              </w:pPrChange>
            </w:pPr>
            <w:ins w:id="4910" w:author="Billy Mitchell" w:date="2021-06-11T19:50:00Z">
              <w:del w:id="4911" w:author="Billy" w:date="2021-06-15T22:50:00Z">
                <w:r w:rsidRPr="00297282" w:rsidDel="003922A4">
                  <w:rPr>
                    <w:rFonts w:eastAsia="Times New Roman"/>
                    <w:color w:val="000000"/>
                    <w:sz w:val="20"/>
                    <w:szCs w:val="20"/>
                    <w:lang w:val="en-US"/>
                    <w:rPrChange w:id="4912" w:author="Billy Mitchell" w:date="2021-06-11T19:50:00Z">
                      <w:rPr/>
                    </w:rPrChange>
                  </w:rPr>
                  <w:delText>3687</w:delText>
                </w:r>
              </w:del>
            </w:ins>
          </w:p>
        </w:tc>
        <w:tc>
          <w:tcPr>
            <w:tcW w:w="333" w:type="dxa"/>
            <w:tcBorders>
              <w:top w:val="nil"/>
              <w:left w:val="nil"/>
              <w:bottom w:val="single" w:sz="4" w:space="0" w:color="auto"/>
              <w:right w:val="nil"/>
            </w:tcBorders>
            <w:shd w:val="clear" w:color="auto" w:fill="auto"/>
            <w:noWrap/>
            <w:vAlign w:val="center"/>
            <w:hideMark/>
          </w:tcPr>
          <w:p w14:paraId="6AE9726E" w14:textId="77777777" w:rsidR="00297282" w:rsidRPr="00297282" w:rsidDel="003922A4" w:rsidRDefault="00297282">
            <w:pPr>
              <w:spacing w:line="240" w:lineRule="auto"/>
              <w:jc w:val="right"/>
              <w:rPr>
                <w:ins w:id="4913" w:author="Billy Mitchell" w:date="2021-06-11T19:50:00Z"/>
                <w:del w:id="4914" w:author="Billy" w:date="2021-06-15T22:50:00Z"/>
                <w:rFonts w:eastAsia="Times New Roman"/>
                <w:color w:val="000000"/>
                <w:sz w:val="20"/>
                <w:szCs w:val="20"/>
                <w:lang w:val="en-US"/>
                <w:rPrChange w:id="4915" w:author="Billy Mitchell" w:date="2021-06-11T19:50:00Z">
                  <w:rPr>
                    <w:ins w:id="4916" w:author="Billy Mitchell" w:date="2021-06-11T19:50:00Z"/>
                    <w:del w:id="4917" w:author="Billy" w:date="2021-06-15T22:50:00Z"/>
                  </w:rPr>
                </w:rPrChange>
              </w:rPr>
              <w:pPrChange w:id="4918" w:author="Billy Mitchell" w:date="2021-06-11T19:50:00Z">
                <w:pPr>
                  <w:jc w:val="right"/>
                </w:pPr>
              </w:pPrChange>
            </w:pPr>
            <w:ins w:id="4919" w:author="Billy Mitchell" w:date="2021-06-11T19:50:00Z">
              <w:del w:id="4920" w:author="Billy" w:date="2021-06-15T22:50:00Z">
                <w:r w:rsidRPr="00297282" w:rsidDel="003922A4">
                  <w:rPr>
                    <w:rFonts w:eastAsia="Times New Roman"/>
                    <w:color w:val="000000"/>
                    <w:sz w:val="20"/>
                    <w:szCs w:val="20"/>
                    <w:lang w:val="en-US"/>
                    <w:rPrChange w:id="4921" w:author="Billy Mitchell" w:date="2021-06-11T19:50:00Z">
                      <w:rPr/>
                    </w:rPrChange>
                  </w:rPr>
                  <w:delText>&lt;</w:delText>
                </w:r>
              </w:del>
            </w:ins>
          </w:p>
        </w:tc>
        <w:tc>
          <w:tcPr>
            <w:tcW w:w="1071" w:type="dxa"/>
            <w:tcBorders>
              <w:top w:val="nil"/>
              <w:left w:val="nil"/>
              <w:bottom w:val="single" w:sz="4" w:space="0" w:color="auto"/>
              <w:right w:val="nil"/>
            </w:tcBorders>
            <w:shd w:val="clear" w:color="auto" w:fill="auto"/>
            <w:noWrap/>
            <w:vAlign w:val="center"/>
            <w:hideMark/>
          </w:tcPr>
          <w:p w14:paraId="18D7E6C4" w14:textId="77777777" w:rsidR="00297282" w:rsidRPr="00297282" w:rsidDel="003922A4" w:rsidRDefault="00297282">
            <w:pPr>
              <w:spacing w:line="240" w:lineRule="auto"/>
              <w:jc w:val="right"/>
              <w:rPr>
                <w:ins w:id="4922" w:author="Billy Mitchell" w:date="2021-06-11T19:50:00Z"/>
                <w:del w:id="4923" w:author="Billy" w:date="2021-06-15T22:50:00Z"/>
                <w:rFonts w:eastAsia="Times New Roman"/>
                <w:color w:val="000000"/>
                <w:sz w:val="20"/>
                <w:szCs w:val="20"/>
                <w:lang w:val="en-US"/>
                <w:rPrChange w:id="4924" w:author="Billy Mitchell" w:date="2021-06-11T19:50:00Z">
                  <w:rPr>
                    <w:ins w:id="4925" w:author="Billy Mitchell" w:date="2021-06-11T19:50:00Z"/>
                    <w:del w:id="4926" w:author="Billy" w:date="2021-06-15T22:50:00Z"/>
                  </w:rPr>
                </w:rPrChange>
              </w:rPr>
              <w:pPrChange w:id="4927" w:author="Billy Mitchell" w:date="2021-06-11T19:50:00Z">
                <w:pPr>
                  <w:jc w:val="right"/>
                </w:pPr>
              </w:pPrChange>
            </w:pPr>
            <w:ins w:id="4928" w:author="Billy Mitchell" w:date="2021-06-11T19:50:00Z">
              <w:del w:id="4929" w:author="Billy" w:date="2021-06-15T22:50:00Z">
                <w:r w:rsidRPr="00297282" w:rsidDel="003922A4">
                  <w:rPr>
                    <w:rFonts w:eastAsia="Times New Roman"/>
                    <w:color w:val="000000"/>
                    <w:sz w:val="20"/>
                    <w:szCs w:val="20"/>
                    <w:lang w:val="en-US"/>
                    <w:rPrChange w:id="4930" w:author="Billy Mitchell" w:date="2021-06-11T19:50:00Z">
                      <w:rPr/>
                    </w:rPrChange>
                  </w:rPr>
                  <w:delText>0.001</w:delText>
                </w:r>
              </w:del>
            </w:ins>
          </w:p>
        </w:tc>
        <w:tc>
          <w:tcPr>
            <w:tcW w:w="532" w:type="dxa"/>
            <w:tcBorders>
              <w:top w:val="nil"/>
              <w:left w:val="nil"/>
              <w:bottom w:val="single" w:sz="4" w:space="0" w:color="auto"/>
              <w:right w:val="single" w:sz="8" w:space="0" w:color="auto"/>
            </w:tcBorders>
            <w:shd w:val="clear" w:color="auto" w:fill="auto"/>
            <w:noWrap/>
            <w:vAlign w:val="center"/>
            <w:hideMark/>
          </w:tcPr>
          <w:p w14:paraId="2DBCA9F9" w14:textId="77777777" w:rsidR="00297282" w:rsidRPr="00297282" w:rsidDel="003922A4" w:rsidRDefault="00297282">
            <w:pPr>
              <w:spacing w:line="240" w:lineRule="auto"/>
              <w:rPr>
                <w:ins w:id="4931" w:author="Billy Mitchell" w:date="2021-06-11T19:50:00Z"/>
                <w:del w:id="4932" w:author="Billy" w:date="2021-06-15T22:50:00Z"/>
                <w:rFonts w:eastAsia="Times New Roman"/>
                <w:color w:val="000000"/>
                <w:sz w:val="20"/>
                <w:szCs w:val="20"/>
                <w:lang w:val="en-US"/>
                <w:rPrChange w:id="4933" w:author="Billy Mitchell" w:date="2021-06-11T19:50:00Z">
                  <w:rPr>
                    <w:ins w:id="4934" w:author="Billy Mitchell" w:date="2021-06-11T19:50:00Z"/>
                    <w:del w:id="4935" w:author="Billy" w:date="2021-06-15T22:50:00Z"/>
                  </w:rPr>
                </w:rPrChange>
              </w:rPr>
              <w:pPrChange w:id="4936" w:author="Billy Mitchell" w:date="2021-06-11T19:50:00Z">
                <w:pPr/>
              </w:pPrChange>
            </w:pPr>
            <w:ins w:id="4937" w:author="Billy Mitchell" w:date="2021-06-11T19:50:00Z">
              <w:del w:id="4938" w:author="Billy" w:date="2021-06-15T22:50:00Z">
                <w:r w:rsidRPr="00297282" w:rsidDel="003922A4">
                  <w:rPr>
                    <w:rFonts w:eastAsia="Times New Roman"/>
                    <w:color w:val="000000"/>
                    <w:sz w:val="20"/>
                    <w:szCs w:val="20"/>
                    <w:lang w:val="en-US"/>
                    <w:rPrChange w:id="4939" w:author="Billy Mitchell" w:date="2021-06-11T19:50:00Z">
                      <w:rPr/>
                    </w:rPrChange>
                  </w:rPr>
                  <w:delText>***</w:delText>
                </w:r>
              </w:del>
            </w:ins>
          </w:p>
        </w:tc>
      </w:tr>
      <w:tr w:rsidR="00297282" w:rsidRPr="00297282" w:rsidDel="003922A4" w14:paraId="71B578F6" w14:textId="77777777" w:rsidTr="00297282">
        <w:trPr>
          <w:divId w:val="1630235812"/>
          <w:trHeight w:val="600"/>
          <w:ins w:id="4940" w:author="Billy Mitchell" w:date="2021-06-11T19:50:00Z"/>
          <w:del w:id="4941" w:author="Billy" w:date="2021-06-15T22:50:00Z"/>
        </w:trPr>
        <w:tc>
          <w:tcPr>
            <w:tcW w:w="3320" w:type="dxa"/>
            <w:tcBorders>
              <w:top w:val="nil"/>
              <w:left w:val="single" w:sz="8" w:space="0" w:color="auto"/>
              <w:bottom w:val="single" w:sz="4" w:space="0" w:color="auto"/>
              <w:right w:val="nil"/>
            </w:tcBorders>
            <w:shd w:val="clear" w:color="000000" w:fill="F2F2F2"/>
            <w:vAlign w:val="center"/>
            <w:hideMark/>
          </w:tcPr>
          <w:p w14:paraId="337C75EF" w14:textId="77777777" w:rsidR="00297282" w:rsidRPr="00297282" w:rsidDel="003922A4" w:rsidRDefault="00297282">
            <w:pPr>
              <w:spacing w:line="240" w:lineRule="auto"/>
              <w:jc w:val="center"/>
              <w:rPr>
                <w:ins w:id="4942" w:author="Billy Mitchell" w:date="2021-06-11T19:50:00Z"/>
                <w:del w:id="4943" w:author="Billy" w:date="2021-06-15T22:50:00Z"/>
                <w:rFonts w:eastAsia="Times New Roman"/>
                <w:i/>
                <w:iCs/>
                <w:color w:val="000000"/>
                <w:sz w:val="20"/>
                <w:szCs w:val="20"/>
                <w:lang w:val="en-US"/>
                <w:rPrChange w:id="4944" w:author="Billy Mitchell" w:date="2021-06-11T19:50:00Z">
                  <w:rPr>
                    <w:ins w:id="4945" w:author="Billy Mitchell" w:date="2021-06-11T19:50:00Z"/>
                    <w:del w:id="4946" w:author="Billy" w:date="2021-06-15T22:50:00Z"/>
                  </w:rPr>
                </w:rPrChange>
              </w:rPr>
              <w:pPrChange w:id="4947" w:author="Billy Mitchell" w:date="2021-06-11T19:50:00Z">
                <w:pPr>
                  <w:jc w:val="center"/>
                </w:pPr>
              </w:pPrChange>
            </w:pPr>
            <w:ins w:id="4948" w:author="Billy Mitchell" w:date="2021-06-11T19:50:00Z">
              <w:del w:id="4949" w:author="Billy" w:date="2021-06-15T22:50:00Z">
                <w:r w:rsidRPr="00297282" w:rsidDel="003922A4">
                  <w:rPr>
                    <w:rFonts w:eastAsia="Times New Roman"/>
                    <w:i/>
                    <w:iCs/>
                    <w:color w:val="000000"/>
                    <w:sz w:val="20"/>
                    <w:szCs w:val="20"/>
                    <w:lang w:val="en-US"/>
                    <w:rPrChange w:id="4950" w:author="Billy Mitchell" w:date="2021-06-11T19:50:00Z">
                      <w:rPr/>
                    </w:rPrChange>
                  </w:rPr>
                  <w:delText>Negative, Child v. Adult</w:delText>
                </w:r>
              </w:del>
            </w:ins>
          </w:p>
        </w:tc>
        <w:tc>
          <w:tcPr>
            <w:tcW w:w="1260" w:type="dxa"/>
            <w:tcBorders>
              <w:top w:val="nil"/>
              <w:left w:val="nil"/>
              <w:bottom w:val="single" w:sz="4" w:space="0" w:color="auto"/>
              <w:right w:val="nil"/>
            </w:tcBorders>
            <w:shd w:val="clear" w:color="auto" w:fill="auto"/>
            <w:noWrap/>
            <w:vAlign w:val="center"/>
            <w:hideMark/>
          </w:tcPr>
          <w:p w14:paraId="48C52824" w14:textId="77777777" w:rsidR="00297282" w:rsidRPr="00297282" w:rsidDel="003922A4" w:rsidRDefault="00297282">
            <w:pPr>
              <w:spacing w:line="240" w:lineRule="auto"/>
              <w:jc w:val="center"/>
              <w:rPr>
                <w:ins w:id="4951" w:author="Billy Mitchell" w:date="2021-06-11T19:50:00Z"/>
                <w:del w:id="4952" w:author="Billy" w:date="2021-06-15T22:50:00Z"/>
                <w:rFonts w:eastAsia="Times New Roman"/>
                <w:color w:val="000000"/>
                <w:sz w:val="20"/>
                <w:szCs w:val="20"/>
                <w:lang w:val="en-US"/>
                <w:rPrChange w:id="4953" w:author="Billy Mitchell" w:date="2021-06-11T19:50:00Z">
                  <w:rPr>
                    <w:ins w:id="4954" w:author="Billy Mitchell" w:date="2021-06-11T19:50:00Z"/>
                    <w:del w:id="4955" w:author="Billy" w:date="2021-06-15T22:50:00Z"/>
                  </w:rPr>
                </w:rPrChange>
              </w:rPr>
              <w:pPrChange w:id="4956" w:author="Billy Mitchell" w:date="2021-06-11T19:50:00Z">
                <w:pPr>
                  <w:jc w:val="center"/>
                </w:pPr>
              </w:pPrChange>
            </w:pPr>
            <w:ins w:id="4957" w:author="Billy Mitchell" w:date="2021-06-11T19:50:00Z">
              <w:del w:id="4958" w:author="Billy" w:date="2021-06-15T22:50:00Z">
                <w:r w:rsidRPr="00297282" w:rsidDel="003922A4">
                  <w:rPr>
                    <w:rFonts w:eastAsia="Times New Roman"/>
                    <w:color w:val="000000"/>
                    <w:sz w:val="20"/>
                    <w:szCs w:val="20"/>
                    <w:lang w:val="en-US"/>
                    <w:rPrChange w:id="4959" w:author="Billy Mitchell" w:date="2021-06-11T19:50:00Z">
                      <w:rPr/>
                    </w:rPrChange>
                  </w:rPr>
                  <w:delText>0.109</w:delText>
                </w:r>
              </w:del>
            </w:ins>
          </w:p>
        </w:tc>
        <w:tc>
          <w:tcPr>
            <w:tcW w:w="717" w:type="dxa"/>
            <w:tcBorders>
              <w:top w:val="nil"/>
              <w:left w:val="nil"/>
              <w:bottom w:val="single" w:sz="4" w:space="0" w:color="auto"/>
              <w:right w:val="nil"/>
            </w:tcBorders>
            <w:shd w:val="clear" w:color="auto" w:fill="auto"/>
            <w:noWrap/>
            <w:vAlign w:val="center"/>
            <w:hideMark/>
          </w:tcPr>
          <w:p w14:paraId="4EA1D082" w14:textId="77777777" w:rsidR="00297282" w:rsidRPr="00297282" w:rsidDel="003922A4" w:rsidRDefault="00297282">
            <w:pPr>
              <w:spacing w:line="240" w:lineRule="auto"/>
              <w:jc w:val="center"/>
              <w:rPr>
                <w:ins w:id="4960" w:author="Billy Mitchell" w:date="2021-06-11T19:50:00Z"/>
                <w:del w:id="4961" w:author="Billy" w:date="2021-06-15T22:50:00Z"/>
                <w:rFonts w:eastAsia="Times New Roman"/>
                <w:color w:val="000000"/>
                <w:sz w:val="20"/>
                <w:szCs w:val="20"/>
                <w:lang w:val="en-US"/>
                <w:rPrChange w:id="4962" w:author="Billy Mitchell" w:date="2021-06-11T19:50:00Z">
                  <w:rPr>
                    <w:ins w:id="4963" w:author="Billy Mitchell" w:date="2021-06-11T19:50:00Z"/>
                    <w:del w:id="4964" w:author="Billy" w:date="2021-06-15T22:50:00Z"/>
                  </w:rPr>
                </w:rPrChange>
              </w:rPr>
              <w:pPrChange w:id="4965" w:author="Billy Mitchell" w:date="2021-06-11T19:50:00Z">
                <w:pPr>
                  <w:jc w:val="center"/>
                </w:pPr>
              </w:pPrChange>
            </w:pPr>
            <w:ins w:id="4966" w:author="Billy Mitchell" w:date="2021-06-11T19:50:00Z">
              <w:del w:id="4967" w:author="Billy" w:date="2021-06-15T22:50:00Z">
                <w:r w:rsidRPr="00297282" w:rsidDel="003922A4">
                  <w:rPr>
                    <w:rFonts w:eastAsia="Times New Roman"/>
                    <w:color w:val="000000"/>
                    <w:sz w:val="20"/>
                    <w:szCs w:val="20"/>
                    <w:lang w:val="en-US"/>
                    <w:rPrChange w:id="4968" w:author="Billy Mitchell" w:date="2021-06-11T19:50:00Z">
                      <w:rPr/>
                    </w:rPrChange>
                  </w:rPr>
                  <w:delText>0.013</w:delText>
                </w:r>
              </w:del>
            </w:ins>
          </w:p>
        </w:tc>
        <w:tc>
          <w:tcPr>
            <w:tcW w:w="1173" w:type="dxa"/>
            <w:tcBorders>
              <w:top w:val="nil"/>
              <w:left w:val="nil"/>
              <w:bottom w:val="single" w:sz="4" w:space="0" w:color="auto"/>
              <w:right w:val="nil"/>
            </w:tcBorders>
            <w:shd w:val="clear" w:color="auto" w:fill="auto"/>
            <w:noWrap/>
            <w:vAlign w:val="center"/>
            <w:hideMark/>
          </w:tcPr>
          <w:p w14:paraId="30C8E67E" w14:textId="77777777" w:rsidR="00297282" w:rsidRPr="00297282" w:rsidDel="003922A4" w:rsidRDefault="00297282">
            <w:pPr>
              <w:spacing w:line="240" w:lineRule="auto"/>
              <w:jc w:val="center"/>
              <w:rPr>
                <w:ins w:id="4969" w:author="Billy Mitchell" w:date="2021-06-11T19:50:00Z"/>
                <w:del w:id="4970" w:author="Billy" w:date="2021-06-15T22:50:00Z"/>
                <w:rFonts w:eastAsia="Times New Roman"/>
                <w:color w:val="000000"/>
                <w:sz w:val="20"/>
                <w:szCs w:val="20"/>
                <w:lang w:val="en-US"/>
                <w:rPrChange w:id="4971" w:author="Billy Mitchell" w:date="2021-06-11T19:50:00Z">
                  <w:rPr>
                    <w:ins w:id="4972" w:author="Billy Mitchell" w:date="2021-06-11T19:50:00Z"/>
                    <w:del w:id="4973" w:author="Billy" w:date="2021-06-15T22:50:00Z"/>
                  </w:rPr>
                </w:rPrChange>
              </w:rPr>
              <w:pPrChange w:id="4974" w:author="Billy Mitchell" w:date="2021-06-11T19:50:00Z">
                <w:pPr>
                  <w:jc w:val="center"/>
                </w:pPr>
              </w:pPrChange>
            </w:pPr>
            <w:ins w:id="4975" w:author="Billy Mitchell" w:date="2021-06-11T19:50:00Z">
              <w:del w:id="4976" w:author="Billy" w:date="2021-06-15T22:50:00Z">
                <w:r w:rsidRPr="00297282" w:rsidDel="003922A4">
                  <w:rPr>
                    <w:rFonts w:eastAsia="Times New Roman"/>
                    <w:color w:val="000000"/>
                    <w:sz w:val="20"/>
                    <w:szCs w:val="20"/>
                    <w:lang w:val="en-US"/>
                    <w:rPrChange w:id="4977" w:author="Billy Mitchell" w:date="2021-06-11T19:50:00Z">
                      <w:rPr/>
                    </w:rPrChange>
                  </w:rPr>
                  <w:delText>8.693</w:delText>
                </w:r>
              </w:del>
            </w:ins>
          </w:p>
        </w:tc>
        <w:tc>
          <w:tcPr>
            <w:tcW w:w="600" w:type="dxa"/>
            <w:tcBorders>
              <w:top w:val="nil"/>
              <w:left w:val="nil"/>
              <w:bottom w:val="single" w:sz="4" w:space="0" w:color="auto"/>
              <w:right w:val="nil"/>
            </w:tcBorders>
            <w:shd w:val="clear" w:color="auto" w:fill="auto"/>
            <w:noWrap/>
            <w:vAlign w:val="center"/>
            <w:hideMark/>
          </w:tcPr>
          <w:p w14:paraId="263F2C64" w14:textId="77777777" w:rsidR="00297282" w:rsidRPr="00297282" w:rsidDel="003922A4" w:rsidRDefault="00297282">
            <w:pPr>
              <w:spacing w:line="240" w:lineRule="auto"/>
              <w:jc w:val="center"/>
              <w:rPr>
                <w:ins w:id="4978" w:author="Billy Mitchell" w:date="2021-06-11T19:50:00Z"/>
                <w:del w:id="4979" w:author="Billy" w:date="2021-06-15T22:50:00Z"/>
                <w:rFonts w:eastAsia="Times New Roman"/>
                <w:color w:val="000000"/>
                <w:sz w:val="20"/>
                <w:szCs w:val="20"/>
                <w:lang w:val="en-US"/>
                <w:rPrChange w:id="4980" w:author="Billy Mitchell" w:date="2021-06-11T19:50:00Z">
                  <w:rPr>
                    <w:ins w:id="4981" w:author="Billy Mitchell" w:date="2021-06-11T19:50:00Z"/>
                    <w:del w:id="4982" w:author="Billy" w:date="2021-06-15T22:50:00Z"/>
                  </w:rPr>
                </w:rPrChange>
              </w:rPr>
              <w:pPrChange w:id="4983" w:author="Billy Mitchell" w:date="2021-06-11T19:50:00Z">
                <w:pPr>
                  <w:jc w:val="center"/>
                </w:pPr>
              </w:pPrChange>
            </w:pPr>
            <w:ins w:id="4984" w:author="Billy Mitchell" w:date="2021-06-11T19:50:00Z">
              <w:del w:id="4985" w:author="Billy" w:date="2021-06-15T22:50:00Z">
                <w:r w:rsidRPr="00297282" w:rsidDel="003922A4">
                  <w:rPr>
                    <w:rFonts w:eastAsia="Times New Roman"/>
                    <w:color w:val="000000"/>
                    <w:sz w:val="20"/>
                    <w:szCs w:val="20"/>
                    <w:lang w:val="en-US"/>
                    <w:rPrChange w:id="4986" w:author="Billy Mitchell" w:date="2021-06-11T19:50:00Z">
                      <w:rPr/>
                    </w:rPrChange>
                  </w:rPr>
                  <w:delText>3660</w:delText>
                </w:r>
              </w:del>
            </w:ins>
          </w:p>
        </w:tc>
        <w:tc>
          <w:tcPr>
            <w:tcW w:w="333" w:type="dxa"/>
            <w:tcBorders>
              <w:top w:val="nil"/>
              <w:left w:val="nil"/>
              <w:bottom w:val="single" w:sz="4" w:space="0" w:color="auto"/>
              <w:right w:val="nil"/>
            </w:tcBorders>
            <w:shd w:val="clear" w:color="auto" w:fill="auto"/>
            <w:noWrap/>
            <w:vAlign w:val="center"/>
            <w:hideMark/>
          </w:tcPr>
          <w:p w14:paraId="6096D024" w14:textId="77777777" w:rsidR="00297282" w:rsidRPr="00297282" w:rsidDel="003922A4" w:rsidRDefault="00297282">
            <w:pPr>
              <w:spacing w:line="240" w:lineRule="auto"/>
              <w:jc w:val="right"/>
              <w:rPr>
                <w:ins w:id="4987" w:author="Billy Mitchell" w:date="2021-06-11T19:50:00Z"/>
                <w:del w:id="4988" w:author="Billy" w:date="2021-06-15T22:50:00Z"/>
                <w:rFonts w:eastAsia="Times New Roman"/>
                <w:color w:val="000000"/>
                <w:sz w:val="20"/>
                <w:szCs w:val="20"/>
                <w:lang w:val="en-US"/>
                <w:rPrChange w:id="4989" w:author="Billy Mitchell" w:date="2021-06-11T19:50:00Z">
                  <w:rPr>
                    <w:ins w:id="4990" w:author="Billy Mitchell" w:date="2021-06-11T19:50:00Z"/>
                    <w:del w:id="4991" w:author="Billy" w:date="2021-06-15T22:50:00Z"/>
                  </w:rPr>
                </w:rPrChange>
              </w:rPr>
              <w:pPrChange w:id="4992" w:author="Billy Mitchell" w:date="2021-06-11T19:50:00Z">
                <w:pPr>
                  <w:jc w:val="right"/>
                </w:pPr>
              </w:pPrChange>
            </w:pPr>
            <w:ins w:id="4993" w:author="Billy Mitchell" w:date="2021-06-11T19:50:00Z">
              <w:del w:id="4994" w:author="Billy" w:date="2021-06-15T22:50:00Z">
                <w:r w:rsidRPr="00297282" w:rsidDel="003922A4">
                  <w:rPr>
                    <w:rFonts w:eastAsia="Times New Roman"/>
                    <w:color w:val="000000"/>
                    <w:sz w:val="20"/>
                    <w:szCs w:val="20"/>
                    <w:lang w:val="en-US"/>
                    <w:rPrChange w:id="4995" w:author="Billy Mitchell" w:date="2021-06-11T19:50:00Z">
                      <w:rPr/>
                    </w:rPrChange>
                  </w:rPr>
                  <w:delText>&lt;</w:delText>
                </w:r>
              </w:del>
            </w:ins>
          </w:p>
        </w:tc>
        <w:tc>
          <w:tcPr>
            <w:tcW w:w="1071" w:type="dxa"/>
            <w:tcBorders>
              <w:top w:val="nil"/>
              <w:left w:val="nil"/>
              <w:bottom w:val="single" w:sz="4" w:space="0" w:color="auto"/>
              <w:right w:val="nil"/>
            </w:tcBorders>
            <w:shd w:val="clear" w:color="auto" w:fill="auto"/>
            <w:noWrap/>
            <w:vAlign w:val="center"/>
            <w:hideMark/>
          </w:tcPr>
          <w:p w14:paraId="14BBF0CA" w14:textId="77777777" w:rsidR="00297282" w:rsidRPr="00297282" w:rsidDel="003922A4" w:rsidRDefault="00297282">
            <w:pPr>
              <w:spacing w:line="240" w:lineRule="auto"/>
              <w:jc w:val="right"/>
              <w:rPr>
                <w:ins w:id="4996" w:author="Billy Mitchell" w:date="2021-06-11T19:50:00Z"/>
                <w:del w:id="4997" w:author="Billy" w:date="2021-06-15T22:50:00Z"/>
                <w:rFonts w:eastAsia="Times New Roman"/>
                <w:color w:val="000000"/>
                <w:sz w:val="20"/>
                <w:szCs w:val="20"/>
                <w:lang w:val="en-US"/>
                <w:rPrChange w:id="4998" w:author="Billy Mitchell" w:date="2021-06-11T19:50:00Z">
                  <w:rPr>
                    <w:ins w:id="4999" w:author="Billy Mitchell" w:date="2021-06-11T19:50:00Z"/>
                    <w:del w:id="5000" w:author="Billy" w:date="2021-06-15T22:50:00Z"/>
                  </w:rPr>
                </w:rPrChange>
              </w:rPr>
              <w:pPrChange w:id="5001" w:author="Billy Mitchell" w:date="2021-06-11T19:50:00Z">
                <w:pPr>
                  <w:jc w:val="right"/>
                </w:pPr>
              </w:pPrChange>
            </w:pPr>
            <w:ins w:id="5002" w:author="Billy Mitchell" w:date="2021-06-11T19:50:00Z">
              <w:del w:id="5003" w:author="Billy" w:date="2021-06-15T22:50:00Z">
                <w:r w:rsidRPr="00297282" w:rsidDel="003922A4">
                  <w:rPr>
                    <w:rFonts w:eastAsia="Times New Roman"/>
                    <w:color w:val="000000"/>
                    <w:sz w:val="20"/>
                    <w:szCs w:val="20"/>
                    <w:lang w:val="en-US"/>
                    <w:rPrChange w:id="5004" w:author="Billy Mitchell" w:date="2021-06-11T19:50:00Z">
                      <w:rPr/>
                    </w:rPrChange>
                  </w:rPr>
                  <w:delText>0.001</w:delText>
                </w:r>
              </w:del>
            </w:ins>
          </w:p>
        </w:tc>
        <w:tc>
          <w:tcPr>
            <w:tcW w:w="532" w:type="dxa"/>
            <w:tcBorders>
              <w:top w:val="nil"/>
              <w:left w:val="nil"/>
              <w:bottom w:val="single" w:sz="4" w:space="0" w:color="auto"/>
              <w:right w:val="single" w:sz="8" w:space="0" w:color="auto"/>
            </w:tcBorders>
            <w:shd w:val="clear" w:color="auto" w:fill="auto"/>
            <w:noWrap/>
            <w:vAlign w:val="center"/>
            <w:hideMark/>
          </w:tcPr>
          <w:p w14:paraId="09112497" w14:textId="77777777" w:rsidR="00297282" w:rsidRPr="00297282" w:rsidDel="003922A4" w:rsidRDefault="00297282">
            <w:pPr>
              <w:spacing w:line="240" w:lineRule="auto"/>
              <w:rPr>
                <w:ins w:id="5005" w:author="Billy Mitchell" w:date="2021-06-11T19:50:00Z"/>
                <w:del w:id="5006" w:author="Billy" w:date="2021-06-15T22:50:00Z"/>
                <w:rFonts w:eastAsia="Times New Roman"/>
                <w:color w:val="000000"/>
                <w:sz w:val="20"/>
                <w:szCs w:val="20"/>
                <w:lang w:val="en-US"/>
                <w:rPrChange w:id="5007" w:author="Billy Mitchell" w:date="2021-06-11T19:50:00Z">
                  <w:rPr>
                    <w:ins w:id="5008" w:author="Billy Mitchell" w:date="2021-06-11T19:50:00Z"/>
                    <w:del w:id="5009" w:author="Billy" w:date="2021-06-15T22:50:00Z"/>
                  </w:rPr>
                </w:rPrChange>
              </w:rPr>
              <w:pPrChange w:id="5010" w:author="Billy Mitchell" w:date="2021-06-11T19:50:00Z">
                <w:pPr/>
              </w:pPrChange>
            </w:pPr>
            <w:ins w:id="5011" w:author="Billy Mitchell" w:date="2021-06-11T19:50:00Z">
              <w:del w:id="5012" w:author="Billy" w:date="2021-06-15T22:50:00Z">
                <w:r w:rsidRPr="00297282" w:rsidDel="003922A4">
                  <w:rPr>
                    <w:rFonts w:eastAsia="Times New Roman"/>
                    <w:color w:val="000000"/>
                    <w:sz w:val="20"/>
                    <w:szCs w:val="20"/>
                    <w:lang w:val="en-US"/>
                    <w:rPrChange w:id="5013" w:author="Billy Mitchell" w:date="2021-06-11T19:50:00Z">
                      <w:rPr/>
                    </w:rPrChange>
                  </w:rPr>
                  <w:delText>***</w:delText>
                </w:r>
              </w:del>
            </w:ins>
          </w:p>
        </w:tc>
      </w:tr>
      <w:tr w:rsidR="00297282" w:rsidRPr="00297282" w:rsidDel="003922A4" w14:paraId="2AA70FB9" w14:textId="77777777" w:rsidTr="00297282">
        <w:trPr>
          <w:divId w:val="1630235812"/>
          <w:trHeight w:val="600"/>
          <w:ins w:id="5014" w:author="Billy Mitchell" w:date="2021-06-11T19:50:00Z"/>
          <w:del w:id="5015" w:author="Billy" w:date="2021-06-15T22:50:00Z"/>
        </w:trPr>
        <w:tc>
          <w:tcPr>
            <w:tcW w:w="3320" w:type="dxa"/>
            <w:tcBorders>
              <w:top w:val="nil"/>
              <w:left w:val="single" w:sz="8" w:space="0" w:color="auto"/>
              <w:bottom w:val="single" w:sz="4" w:space="0" w:color="auto"/>
              <w:right w:val="nil"/>
            </w:tcBorders>
            <w:shd w:val="clear" w:color="000000" w:fill="F2F2F2"/>
            <w:vAlign w:val="center"/>
            <w:hideMark/>
          </w:tcPr>
          <w:p w14:paraId="59EE79D7" w14:textId="77777777" w:rsidR="00297282" w:rsidRPr="00297282" w:rsidDel="003922A4" w:rsidRDefault="00297282">
            <w:pPr>
              <w:spacing w:line="240" w:lineRule="auto"/>
              <w:jc w:val="center"/>
              <w:rPr>
                <w:ins w:id="5016" w:author="Billy Mitchell" w:date="2021-06-11T19:50:00Z"/>
                <w:del w:id="5017" w:author="Billy" w:date="2021-06-15T22:50:00Z"/>
                <w:rFonts w:eastAsia="Times New Roman"/>
                <w:i/>
                <w:iCs/>
                <w:color w:val="000000"/>
                <w:sz w:val="20"/>
                <w:szCs w:val="20"/>
                <w:lang w:val="en-US"/>
                <w:rPrChange w:id="5018" w:author="Billy Mitchell" w:date="2021-06-11T19:50:00Z">
                  <w:rPr>
                    <w:ins w:id="5019" w:author="Billy Mitchell" w:date="2021-06-11T19:50:00Z"/>
                    <w:del w:id="5020" w:author="Billy" w:date="2021-06-15T22:50:00Z"/>
                  </w:rPr>
                </w:rPrChange>
              </w:rPr>
              <w:pPrChange w:id="5021" w:author="Billy Mitchell" w:date="2021-06-11T19:50:00Z">
                <w:pPr>
                  <w:jc w:val="center"/>
                </w:pPr>
              </w:pPrChange>
            </w:pPr>
            <w:ins w:id="5022" w:author="Billy Mitchell" w:date="2021-06-11T19:50:00Z">
              <w:del w:id="5023" w:author="Billy" w:date="2021-06-15T22:50:00Z">
                <w:r w:rsidRPr="00297282" w:rsidDel="003922A4">
                  <w:rPr>
                    <w:rFonts w:eastAsia="Times New Roman"/>
                    <w:i/>
                    <w:iCs/>
                    <w:color w:val="000000"/>
                    <w:sz w:val="20"/>
                    <w:szCs w:val="20"/>
                    <w:lang w:val="en-US"/>
                    <w:rPrChange w:id="5024" w:author="Billy Mitchell" w:date="2021-06-11T19:50:00Z">
                      <w:rPr/>
                    </w:rPrChange>
                  </w:rPr>
                  <w:delText>Neutral, Child v. Adult</w:delText>
                </w:r>
              </w:del>
            </w:ins>
          </w:p>
        </w:tc>
        <w:tc>
          <w:tcPr>
            <w:tcW w:w="1260" w:type="dxa"/>
            <w:tcBorders>
              <w:top w:val="nil"/>
              <w:left w:val="nil"/>
              <w:bottom w:val="single" w:sz="4" w:space="0" w:color="auto"/>
              <w:right w:val="nil"/>
            </w:tcBorders>
            <w:shd w:val="clear" w:color="auto" w:fill="auto"/>
            <w:noWrap/>
            <w:vAlign w:val="center"/>
            <w:hideMark/>
          </w:tcPr>
          <w:p w14:paraId="2CC50C57" w14:textId="77777777" w:rsidR="00297282" w:rsidRPr="00297282" w:rsidDel="003922A4" w:rsidRDefault="00297282">
            <w:pPr>
              <w:spacing w:line="240" w:lineRule="auto"/>
              <w:jc w:val="center"/>
              <w:rPr>
                <w:ins w:id="5025" w:author="Billy Mitchell" w:date="2021-06-11T19:50:00Z"/>
                <w:del w:id="5026" w:author="Billy" w:date="2021-06-15T22:50:00Z"/>
                <w:rFonts w:eastAsia="Times New Roman"/>
                <w:color w:val="000000"/>
                <w:sz w:val="20"/>
                <w:szCs w:val="20"/>
                <w:lang w:val="en-US"/>
                <w:rPrChange w:id="5027" w:author="Billy Mitchell" w:date="2021-06-11T19:50:00Z">
                  <w:rPr>
                    <w:ins w:id="5028" w:author="Billy Mitchell" w:date="2021-06-11T19:50:00Z"/>
                    <w:del w:id="5029" w:author="Billy" w:date="2021-06-15T22:50:00Z"/>
                  </w:rPr>
                </w:rPrChange>
              </w:rPr>
              <w:pPrChange w:id="5030" w:author="Billy Mitchell" w:date="2021-06-11T19:50:00Z">
                <w:pPr>
                  <w:jc w:val="center"/>
                </w:pPr>
              </w:pPrChange>
            </w:pPr>
            <w:ins w:id="5031" w:author="Billy Mitchell" w:date="2021-06-11T19:50:00Z">
              <w:del w:id="5032" w:author="Billy" w:date="2021-06-15T22:50:00Z">
                <w:r w:rsidRPr="00297282" w:rsidDel="003922A4">
                  <w:rPr>
                    <w:rFonts w:eastAsia="Times New Roman"/>
                    <w:color w:val="000000"/>
                    <w:sz w:val="20"/>
                    <w:szCs w:val="20"/>
                    <w:lang w:val="en-US"/>
                    <w:rPrChange w:id="5033" w:author="Billy Mitchell" w:date="2021-06-11T19:50:00Z">
                      <w:rPr/>
                    </w:rPrChange>
                  </w:rPr>
                  <w:delText>0.035</w:delText>
                </w:r>
              </w:del>
            </w:ins>
          </w:p>
        </w:tc>
        <w:tc>
          <w:tcPr>
            <w:tcW w:w="717" w:type="dxa"/>
            <w:tcBorders>
              <w:top w:val="nil"/>
              <w:left w:val="nil"/>
              <w:bottom w:val="single" w:sz="4" w:space="0" w:color="auto"/>
              <w:right w:val="nil"/>
            </w:tcBorders>
            <w:shd w:val="clear" w:color="auto" w:fill="auto"/>
            <w:noWrap/>
            <w:vAlign w:val="center"/>
            <w:hideMark/>
          </w:tcPr>
          <w:p w14:paraId="1E773A47" w14:textId="77777777" w:rsidR="00297282" w:rsidRPr="00297282" w:rsidDel="003922A4" w:rsidRDefault="00297282">
            <w:pPr>
              <w:spacing w:line="240" w:lineRule="auto"/>
              <w:jc w:val="center"/>
              <w:rPr>
                <w:ins w:id="5034" w:author="Billy Mitchell" w:date="2021-06-11T19:50:00Z"/>
                <w:del w:id="5035" w:author="Billy" w:date="2021-06-15T22:50:00Z"/>
                <w:rFonts w:eastAsia="Times New Roman"/>
                <w:color w:val="000000"/>
                <w:sz w:val="20"/>
                <w:szCs w:val="20"/>
                <w:lang w:val="en-US"/>
                <w:rPrChange w:id="5036" w:author="Billy Mitchell" w:date="2021-06-11T19:50:00Z">
                  <w:rPr>
                    <w:ins w:id="5037" w:author="Billy Mitchell" w:date="2021-06-11T19:50:00Z"/>
                    <w:del w:id="5038" w:author="Billy" w:date="2021-06-15T22:50:00Z"/>
                  </w:rPr>
                </w:rPrChange>
              </w:rPr>
              <w:pPrChange w:id="5039" w:author="Billy Mitchell" w:date="2021-06-11T19:50:00Z">
                <w:pPr>
                  <w:jc w:val="center"/>
                </w:pPr>
              </w:pPrChange>
            </w:pPr>
            <w:ins w:id="5040" w:author="Billy Mitchell" w:date="2021-06-11T19:50:00Z">
              <w:del w:id="5041" w:author="Billy" w:date="2021-06-15T22:50:00Z">
                <w:r w:rsidRPr="00297282" w:rsidDel="003922A4">
                  <w:rPr>
                    <w:rFonts w:eastAsia="Times New Roman"/>
                    <w:color w:val="000000"/>
                    <w:sz w:val="20"/>
                    <w:szCs w:val="20"/>
                    <w:lang w:val="en-US"/>
                    <w:rPrChange w:id="5042" w:author="Billy Mitchell" w:date="2021-06-11T19:50:00Z">
                      <w:rPr/>
                    </w:rPrChange>
                  </w:rPr>
                  <w:delText>0.012</w:delText>
                </w:r>
              </w:del>
            </w:ins>
          </w:p>
        </w:tc>
        <w:tc>
          <w:tcPr>
            <w:tcW w:w="1173" w:type="dxa"/>
            <w:tcBorders>
              <w:top w:val="nil"/>
              <w:left w:val="nil"/>
              <w:bottom w:val="single" w:sz="4" w:space="0" w:color="auto"/>
              <w:right w:val="nil"/>
            </w:tcBorders>
            <w:shd w:val="clear" w:color="auto" w:fill="auto"/>
            <w:noWrap/>
            <w:vAlign w:val="center"/>
            <w:hideMark/>
          </w:tcPr>
          <w:p w14:paraId="5F037302" w14:textId="77777777" w:rsidR="00297282" w:rsidRPr="00297282" w:rsidDel="003922A4" w:rsidRDefault="00297282">
            <w:pPr>
              <w:spacing w:line="240" w:lineRule="auto"/>
              <w:jc w:val="center"/>
              <w:rPr>
                <w:ins w:id="5043" w:author="Billy Mitchell" w:date="2021-06-11T19:50:00Z"/>
                <w:del w:id="5044" w:author="Billy" w:date="2021-06-15T22:50:00Z"/>
                <w:rFonts w:eastAsia="Times New Roman"/>
                <w:color w:val="000000"/>
                <w:sz w:val="20"/>
                <w:szCs w:val="20"/>
                <w:lang w:val="en-US"/>
                <w:rPrChange w:id="5045" w:author="Billy Mitchell" w:date="2021-06-11T19:50:00Z">
                  <w:rPr>
                    <w:ins w:id="5046" w:author="Billy Mitchell" w:date="2021-06-11T19:50:00Z"/>
                    <w:del w:id="5047" w:author="Billy" w:date="2021-06-15T22:50:00Z"/>
                  </w:rPr>
                </w:rPrChange>
              </w:rPr>
              <w:pPrChange w:id="5048" w:author="Billy Mitchell" w:date="2021-06-11T19:50:00Z">
                <w:pPr>
                  <w:jc w:val="center"/>
                </w:pPr>
              </w:pPrChange>
            </w:pPr>
            <w:ins w:id="5049" w:author="Billy Mitchell" w:date="2021-06-11T19:50:00Z">
              <w:del w:id="5050" w:author="Billy" w:date="2021-06-15T22:50:00Z">
                <w:r w:rsidRPr="00297282" w:rsidDel="003922A4">
                  <w:rPr>
                    <w:rFonts w:eastAsia="Times New Roman"/>
                    <w:color w:val="000000"/>
                    <w:sz w:val="20"/>
                    <w:szCs w:val="20"/>
                    <w:lang w:val="en-US"/>
                    <w:rPrChange w:id="5051" w:author="Billy Mitchell" w:date="2021-06-11T19:50:00Z">
                      <w:rPr/>
                    </w:rPrChange>
                  </w:rPr>
                  <w:delText>2.938</w:delText>
                </w:r>
              </w:del>
            </w:ins>
          </w:p>
        </w:tc>
        <w:tc>
          <w:tcPr>
            <w:tcW w:w="600" w:type="dxa"/>
            <w:tcBorders>
              <w:top w:val="nil"/>
              <w:left w:val="nil"/>
              <w:bottom w:val="single" w:sz="4" w:space="0" w:color="auto"/>
              <w:right w:val="nil"/>
            </w:tcBorders>
            <w:shd w:val="clear" w:color="auto" w:fill="auto"/>
            <w:noWrap/>
            <w:vAlign w:val="center"/>
            <w:hideMark/>
          </w:tcPr>
          <w:p w14:paraId="225FFCEE" w14:textId="77777777" w:rsidR="00297282" w:rsidRPr="00297282" w:rsidDel="003922A4" w:rsidRDefault="00297282">
            <w:pPr>
              <w:spacing w:line="240" w:lineRule="auto"/>
              <w:jc w:val="center"/>
              <w:rPr>
                <w:ins w:id="5052" w:author="Billy Mitchell" w:date="2021-06-11T19:50:00Z"/>
                <w:del w:id="5053" w:author="Billy" w:date="2021-06-15T22:50:00Z"/>
                <w:rFonts w:eastAsia="Times New Roman"/>
                <w:color w:val="000000"/>
                <w:sz w:val="20"/>
                <w:szCs w:val="20"/>
                <w:lang w:val="en-US"/>
                <w:rPrChange w:id="5054" w:author="Billy Mitchell" w:date="2021-06-11T19:50:00Z">
                  <w:rPr>
                    <w:ins w:id="5055" w:author="Billy Mitchell" w:date="2021-06-11T19:50:00Z"/>
                    <w:del w:id="5056" w:author="Billy" w:date="2021-06-15T22:50:00Z"/>
                  </w:rPr>
                </w:rPrChange>
              </w:rPr>
              <w:pPrChange w:id="5057" w:author="Billy Mitchell" w:date="2021-06-11T19:50:00Z">
                <w:pPr>
                  <w:jc w:val="center"/>
                </w:pPr>
              </w:pPrChange>
            </w:pPr>
            <w:ins w:id="5058" w:author="Billy Mitchell" w:date="2021-06-11T19:50:00Z">
              <w:del w:id="5059" w:author="Billy" w:date="2021-06-15T22:50:00Z">
                <w:r w:rsidRPr="00297282" w:rsidDel="003922A4">
                  <w:rPr>
                    <w:rFonts w:eastAsia="Times New Roman"/>
                    <w:color w:val="000000"/>
                    <w:sz w:val="20"/>
                    <w:szCs w:val="20"/>
                    <w:lang w:val="en-US"/>
                    <w:rPrChange w:id="5060" w:author="Billy Mitchell" w:date="2021-06-11T19:50:00Z">
                      <w:rPr/>
                    </w:rPrChange>
                  </w:rPr>
                  <w:delText>3710</w:delText>
                </w:r>
              </w:del>
            </w:ins>
          </w:p>
        </w:tc>
        <w:tc>
          <w:tcPr>
            <w:tcW w:w="333" w:type="dxa"/>
            <w:tcBorders>
              <w:top w:val="nil"/>
              <w:left w:val="nil"/>
              <w:bottom w:val="single" w:sz="4" w:space="0" w:color="auto"/>
              <w:right w:val="nil"/>
            </w:tcBorders>
            <w:shd w:val="clear" w:color="auto" w:fill="auto"/>
            <w:noWrap/>
            <w:vAlign w:val="center"/>
            <w:hideMark/>
          </w:tcPr>
          <w:p w14:paraId="5776EAD6" w14:textId="77777777" w:rsidR="00297282" w:rsidRPr="00297282" w:rsidDel="003922A4" w:rsidRDefault="00297282">
            <w:pPr>
              <w:spacing w:line="240" w:lineRule="auto"/>
              <w:jc w:val="right"/>
              <w:rPr>
                <w:ins w:id="5061" w:author="Billy Mitchell" w:date="2021-06-11T19:50:00Z"/>
                <w:del w:id="5062" w:author="Billy" w:date="2021-06-15T22:50:00Z"/>
                <w:rFonts w:eastAsia="Times New Roman"/>
                <w:color w:val="000000"/>
                <w:sz w:val="20"/>
                <w:szCs w:val="20"/>
                <w:lang w:val="en-US"/>
                <w:rPrChange w:id="5063" w:author="Billy Mitchell" w:date="2021-06-11T19:50:00Z">
                  <w:rPr>
                    <w:ins w:id="5064" w:author="Billy Mitchell" w:date="2021-06-11T19:50:00Z"/>
                    <w:del w:id="5065" w:author="Billy" w:date="2021-06-15T22:50:00Z"/>
                  </w:rPr>
                </w:rPrChange>
              </w:rPr>
              <w:pPrChange w:id="5066" w:author="Billy Mitchell" w:date="2021-06-11T19:50:00Z">
                <w:pPr>
                  <w:jc w:val="right"/>
                </w:pPr>
              </w:pPrChange>
            </w:pPr>
            <w:ins w:id="5067" w:author="Billy Mitchell" w:date="2021-06-11T19:50:00Z">
              <w:del w:id="5068" w:author="Billy" w:date="2021-06-15T22:50:00Z">
                <w:r w:rsidRPr="00297282" w:rsidDel="003922A4">
                  <w:rPr>
                    <w:rFonts w:eastAsia="Times New Roman"/>
                    <w:color w:val="000000"/>
                    <w:sz w:val="20"/>
                    <w:szCs w:val="20"/>
                    <w:lang w:val="en-US"/>
                    <w:rPrChange w:id="5069" w:author="Billy Mitchell" w:date="2021-06-11T19:50:00Z">
                      <w:rPr/>
                    </w:rPrChange>
                  </w:rPr>
                  <w:delText> </w:delText>
                </w:r>
              </w:del>
            </w:ins>
          </w:p>
        </w:tc>
        <w:tc>
          <w:tcPr>
            <w:tcW w:w="1071" w:type="dxa"/>
            <w:tcBorders>
              <w:top w:val="nil"/>
              <w:left w:val="nil"/>
              <w:bottom w:val="single" w:sz="4" w:space="0" w:color="auto"/>
              <w:right w:val="nil"/>
            </w:tcBorders>
            <w:shd w:val="clear" w:color="auto" w:fill="auto"/>
            <w:noWrap/>
            <w:vAlign w:val="center"/>
            <w:hideMark/>
          </w:tcPr>
          <w:p w14:paraId="081BEC50" w14:textId="77777777" w:rsidR="00297282" w:rsidRPr="00297282" w:rsidDel="003922A4" w:rsidRDefault="00297282">
            <w:pPr>
              <w:spacing w:line="240" w:lineRule="auto"/>
              <w:jc w:val="right"/>
              <w:rPr>
                <w:ins w:id="5070" w:author="Billy Mitchell" w:date="2021-06-11T19:50:00Z"/>
                <w:del w:id="5071" w:author="Billy" w:date="2021-06-15T22:50:00Z"/>
                <w:rFonts w:eastAsia="Times New Roman"/>
                <w:color w:val="000000"/>
                <w:sz w:val="20"/>
                <w:szCs w:val="20"/>
                <w:lang w:val="en-US"/>
                <w:rPrChange w:id="5072" w:author="Billy Mitchell" w:date="2021-06-11T19:50:00Z">
                  <w:rPr>
                    <w:ins w:id="5073" w:author="Billy Mitchell" w:date="2021-06-11T19:50:00Z"/>
                    <w:del w:id="5074" w:author="Billy" w:date="2021-06-15T22:50:00Z"/>
                  </w:rPr>
                </w:rPrChange>
              </w:rPr>
              <w:pPrChange w:id="5075" w:author="Billy Mitchell" w:date="2021-06-11T19:50:00Z">
                <w:pPr>
                  <w:jc w:val="right"/>
                </w:pPr>
              </w:pPrChange>
            </w:pPr>
            <w:ins w:id="5076" w:author="Billy Mitchell" w:date="2021-06-11T19:50:00Z">
              <w:del w:id="5077" w:author="Billy" w:date="2021-06-15T22:50:00Z">
                <w:r w:rsidRPr="00297282" w:rsidDel="003922A4">
                  <w:rPr>
                    <w:rFonts w:eastAsia="Times New Roman"/>
                    <w:color w:val="000000"/>
                    <w:sz w:val="20"/>
                    <w:szCs w:val="20"/>
                    <w:lang w:val="en-US"/>
                    <w:rPrChange w:id="5078" w:author="Billy Mitchell" w:date="2021-06-11T19:50:00Z">
                      <w:rPr/>
                    </w:rPrChange>
                  </w:rPr>
                  <w:delText>0.078</w:delText>
                </w:r>
              </w:del>
            </w:ins>
          </w:p>
        </w:tc>
        <w:tc>
          <w:tcPr>
            <w:tcW w:w="532" w:type="dxa"/>
            <w:tcBorders>
              <w:top w:val="nil"/>
              <w:left w:val="nil"/>
              <w:bottom w:val="single" w:sz="4" w:space="0" w:color="auto"/>
              <w:right w:val="single" w:sz="8" w:space="0" w:color="auto"/>
            </w:tcBorders>
            <w:shd w:val="clear" w:color="auto" w:fill="auto"/>
            <w:noWrap/>
            <w:vAlign w:val="center"/>
            <w:hideMark/>
          </w:tcPr>
          <w:p w14:paraId="32456100" w14:textId="77777777" w:rsidR="00297282" w:rsidRPr="00297282" w:rsidDel="003922A4" w:rsidRDefault="00297282">
            <w:pPr>
              <w:spacing w:line="240" w:lineRule="auto"/>
              <w:rPr>
                <w:ins w:id="5079" w:author="Billy Mitchell" w:date="2021-06-11T19:50:00Z"/>
                <w:del w:id="5080" w:author="Billy" w:date="2021-06-15T22:50:00Z"/>
                <w:rFonts w:eastAsia="Times New Roman"/>
                <w:color w:val="000000"/>
                <w:sz w:val="20"/>
                <w:szCs w:val="20"/>
                <w:lang w:val="en-US"/>
                <w:rPrChange w:id="5081" w:author="Billy Mitchell" w:date="2021-06-11T19:50:00Z">
                  <w:rPr>
                    <w:ins w:id="5082" w:author="Billy Mitchell" w:date="2021-06-11T19:50:00Z"/>
                    <w:del w:id="5083" w:author="Billy" w:date="2021-06-15T22:50:00Z"/>
                  </w:rPr>
                </w:rPrChange>
              </w:rPr>
              <w:pPrChange w:id="5084" w:author="Billy Mitchell" w:date="2021-06-11T19:50:00Z">
                <w:pPr/>
              </w:pPrChange>
            </w:pPr>
            <w:ins w:id="5085" w:author="Billy Mitchell" w:date="2021-06-11T19:50:00Z">
              <w:del w:id="5086" w:author="Billy" w:date="2021-06-15T22:50:00Z">
                <w:r w:rsidRPr="00297282" w:rsidDel="003922A4">
                  <w:rPr>
                    <w:rFonts w:eastAsia="Times New Roman"/>
                    <w:color w:val="000000"/>
                    <w:sz w:val="20"/>
                    <w:szCs w:val="20"/>
                    <w:lang w:val="en-US"/>
                    <w:rPrChange w:id="5087" w:author="Billy Mitchell" w:date="2021-06-11T19:50:00Z">
                      <w:rPr/>
                    </w:rPrChange>
                  </w:rPr>
                  <w:delText> </w:delText>
                </w:r>
              </w:del>
            </w:ins>
          </w:p>
        </w:tc>
      </w:tr>
      <w:tr w:rsidR="00297282" w:rsidRPr="00297282" w:rsidDel="003922A4" w14:paraId="5CD1C957" w14:textId="77777777" w:rsidTr="00297282">
        <w:trPr>
          <w:divId w:val="1630235812"/>
          <w:trHeight w:val="600"/>
          <w:ins w:id="5088" w:author="Billy Mitchell" w:date="2021-06-11T19:50:00Z"/>
          <w:del w:id="5089" w:author="Billy" w:date="2021-06-15T22:50:00Z"/>
        </w:trPr>
        <w:tc>
          <w:tcPr>
            <w:tcW w:w="3320" w:type="dxa"/>
            <w:tcBorders>
              <w:top w:val="nil"/>
              <w:left w:val="single" w:sz="8" w:space="0" w:color="auto"/>
              <w:bottom w:val="single" w:sz="4" w:space="0" w:color="auto"/>
              <w:right w:val="nil"/>
            </w:tcBorders>
            <w:shd w:val="clear" w:color="000000" w:fill="F2F2F2"/>
            <w:vAlign w:val="center"/>
            <w:hideMark/>
          </w:tcPr>
          <w:p w14:paraId="6612F410" w14:textId="77777777" w:rsidR="00297282" w:rsidRPr="00297282" w:rsidDel="003922A4" w:rsidRDefault="00297282">
            <w:pPr>
              <w:spacing w:line="240" w:lineRule="auto"/>
              <w:jc w:val="center"/>
              <w:rPr>
                <w:ins w:id="5090" w:author="Billy Mitchell" w:date="2021-06-11T19:50:00Z"/>
                <w:del w:id="5091" w:author="Billy" w:date="2021-06-15T22:50:00Z"/>
                <w:rFonts w:eastAsia="Times New Roman"/>
                <w:i/>
                <w:iCs/>
                <w:color w:val="000000"/>
                <w:sz w:val="20"/>
                <w:szCs w:val="20"/>
                <w:lang w:val="en-US"/>
                <w:rPrChange w:id="5092" w:author="Billy Mitchell" w:date="2021-06-11T19:50:00Z">
                  <w:rPr>
                    <w:ins w:id="5093" w:author="Billy Mitchell" w:date="2021-06-11T19:50:00Z"/>
                    <w:del w:id="5094" w:author="Billy" w:date="2021-06-15T22:50:00Z"/>
                  </w:rPr>
                </w:rPrChange>
              </w:rPr>
              <w:pPrChange w:id="5095" w:author="Billy Mitchell" w:date="2021-06-11T19:50:00Z">
                <w:pPr>
                  <w:jc w:val="center"/>
                </w:pPr>
              </w:pPrChange>
            </w:pPr>
            <w:ins w:id="5096" w:author="Billy Mitchell" w:date="2021-06-11T19:50:00Z">
              <w:del w:id="5097" w:author="Billy" w:date="2021-06-15T22:50:00Z">
                <w:r w:rsidRPr="00297282" w:rsidDel="003922A4">
                  <w:rPr>
                    <w:rFonts w:eastAsia="Times New Roman"/>
                    <w:i/>
                    <w:iCs/>
                    <w:color w:val="000000"/>
                    <w:sz w:val="20"/>
                    <w:szCs w:val="20"/>
                    <w:lang w:val="en-US"/>
                    <w:rPrChange w:id="5098" w:author="Billy Mitchell" w:date="2021-06-11T19:50:00Z">
                      <w:rPr/>
                    </w:rPrChange>
                  </w:rPr>
                  <w:lastRenderedPageBreak/>
                  <w:delText>Child, Positive v. Negative</w:delText>
                </w:r>
              </w:del>
            </w:ins>
          </w:p>
        </w:tc>
        <w:tc>
          <w:tcPr>
            <w:tcW w:w="1260" w:type="dxa"/>
            <w:tcBorders>
              <w:top w:val="nil"/>
              <w:left w:val="nil"/>
              <w:bottom w:val="single" w:sz="4" w:space="0" w:color="auto"/>
              <w:right w:val="nil"/>
            </w:tcBorders>
            <w:shd w:val="clear" w:color="auto" w:fill="auto"/>
            <w:noWrap/>
            <w:vAlign w:val="center"/>
            <w:hideMark/>
          </w:tcPr>
          <w:p w14:paraId="0029EB13" w14:textId="77777777" w:rsidR="00297282" w:rsidRPr="00297282" w:rsidDel="003922A4" w:rsidRDefault="00297282">
            <w:pPr>
              <w:spacing w:line="240" w:lineRule="auto"/>
              <w:jc w:val="center"/>
              <w:rPr>
                <w:ins w:id="5099" w:author="Billy Mitchell" w:date="2021-06-11T19:50:00Z"/>
                <w:del w:id="5100" w:author="Billy" w:date="2021-06-15T22:50:00Z"/>
                <w:rFonts w:eastAsia="Times New Roman"/>
                <w:color w:val="000000"/>
                <w:sz w:val="20"/>
                <w:szCs w:val="20"/>
                <w:lang w:val="en-US"/>
                <w:rPrChange w:id="5101" w:author="Billy Mitchell" w:date="2021-06-11T19:50:00Z">
                  <w:rPr>
                    <w:ins w:id="5102" w:author="Billy Mitchell" w:date="2021-06-11T19:50:00Z"/>
                    <w:del w:id="5103" w:author="Billy" w:date="2021-06-15T22:50:00Z"/>
                  </w:rPr>
                </w:rPrChange>
              </w:rPr>
              <w:pPrChange w:id="5104" w:author="Billy Mitchell" w:date="2021-06-11T19:50:00Z">
                <w:pPr>
                  <w:jc w:val="center"/>
                </w:pPr>
              </w:pPrChange>
            </w:pPr>
            <w:ins w:id="5105" w:author="Billy Mitchell" w:date="2021-06-11T19:50:00Z">
              <w:del w:id="5106" w:author="Billy" w:date="2021-06-15T22:50:00Z">
                <w:r w:rsidRPr="00297282" w:rsidDel="003922A4">
                  <w:rPr>
                    <w:rFonts w:eastAsia="Times New Roman"/>
                    <w:color w:val="000000"/>
                    <w:sz w:val="20"/>
                    <w:szCs w:val="20"/>
                    <w:lang w:val="en-US"/>
                    <w:rPrChange w:id="5107" w:author="Billy Mitchell" w:date="2021-06-11T19:50:00Z">
                      <w:rPr/>
                    </w:rPrChange>
                  </w:rPr>
                  <w:delText>-0.051</w:delText>
                </w:r>
              </w:del>
            </w:ins>
          </w:p>
        </w:tc>
        <w:tc>
          <w:tcPr>
            <w:tcW w:w="717" w:type="dxa"/>
            <w:tcBorders>
              <w:top w:val="nil"/>
              <w:left w:val="nil"/>
              <w:bottom w:val="single" w:sz="4" w:space="0" w:color="auto"/>
              <w:right w:val="nil"/>
            </w:tcBorders>
            <w:shd w:val="clear" w:color="auto" w:fill="auto"/>
            <w:noWrap/>
            <w:vAlign w:val="center"/>
            <w:hideMark/>
          </w:tcPr>
          <w:p w14:paraId="632BE289" w14:textId="77777777" w:rsidR="00297282" w:rsidRPr="00297282" w:rsidDel="003922A4" w:rsidRDefault="00297282">
            <w:pPr>
              <w:spacing w:line="240" w:lineRule="auto"/>
              <w:jc w:val="center"/>
              <w:rPr>
                <w:ins w:id="5108" w:author="Billy Mitchell" w:date="2021-06-11T19:50:00Z"/>
                <w:del w:id="5109" w:author="Billy" w:date="2021-06-15T22:50:00Z"/>
                <w:rFonts w:eastAsia="Times New Roman"/>
                <w:color w:val="000000"/>
                <w:sz w:val="20"/>
                <w:szCs w:val="20"/>
                <w:lang w:val="en-US"/>
                <w:rPrChange w:id="5110" w:author="Billy Mitchell" w:date="2021-06-11T19:50:00Z">
                  <w:rPr>
                    <w:ins w:id="5111" w:author="Billy Mitchell" w:date="2021-06-11T19:50:00Z"/>
                    <w:del w:id="5112" w:author="Billy" w:date="2021-06-15T22:50:00Z"/>
                  </w:rPr>
                </w:rPrChange>
              </w:rPr>
              <w:pPrChange w:id="5113" w:author="Billy Mitchell" w:date="2021-06-11T19:50:00Z">
                <w:pPr>
                  <w:jc w:val="center"/>
                </w:pPr>
              </w:pPrChange>
            </w:pPr>
            <w:ins w:id="5114" w:author="Billy Mitchell" w:date="2021-06-11T19:50:00Z">
              <w:del w:id="5115" w:author="Billy" w:date="2021-06-15T22:50:00Z">
                <w:r w:rsidRPr="00297282" w:rsidDel="003922A4">
                  <w:rPr>
                    <w:rFonts w:eastAsia="Times New Roman"/>
                    <w:color w:val="000000"/>
                    <w:sz w:val="20"/>
                    <w:szCs w:val="20"/>
                    <w:lang w:val="en-US"/>
                    <w:rPrChange w:id="5116" w:author="Billy Mitchell" w:date="2021-06-11T19:50:00Z">
                      <w:rPr/>
                    </w:rPrChange>
                  </w:rPr>
                  <w:delText>0.012</w:delText>
                </w:r>
              </w:del>
            </w:ins>
          </w:p>
        </w:tc>
        <w:tc>
          <w:tcPr>
            <w:tcW w:w="1173" w:type="dxa"/>
            <w:tcBorders>
              <w:top w:val="nil"/>
              <w:left w:val="nil"/>
              <w:bottom w:val="single" w:sz="4" w:space="0" w:color="auto"/>
              <w:right w:val="nil"/>
            </w:tcBorders>
            <w:shd w:val="clear" w:color="auto" w:fill="auto"/>
            <w:noWrap/>
            <w:vAlign w:val="center"/>
            <w:hideMark/>
          </w:tcPr>
          <w:p w14:paraId="259E892D" w14:textId="77777777" w:rsidR="00297282" w:rsidRPr="00297282" w:rsidDel="003922A4" w:rsidRDefault="00297282">
            <w:pPr>
              <w:spacing w:line="240" w:lineRule="auto"/>
              <w:jc w:val="center"/>
              <w:rPr>
                <w:ins w:id="5117" w:author="Billy Mitchell" w:date="2021-06-11T19:50:00Z"/>
                <w:del w:id="5118" w:author="Billy" w:date="2021-06-15T22:50:00Z"/>
                <w:rFonts w:eastAsia="Times New Roman"/>
                <w:color w:val="000000"/>
                <w:sz w:val="20"/>
                <w:szCs w:val="20"/>
                <w:lang w:val="en-US"/>
                <w:rPrChange w:id="5119" w:author="Billy Mitchell" w:date="2021-06-11T19:50:00Z">
                  <w:rPr>
                    <w:ins w:id="5120" w:author="Billy Mitchell" w:date="2021-06-11T19:50:00Z"/>
                    <w:del w:id="5121" w:author="Billy" w:date="2021-06-15T22:50:00Z"/>
                  </w:rPr>
                </w:rPrChange>
              </w:rPr>
              <w:pPrChange w:id="5122" w:author="Billy Mitchell" w:date="2021-06-11T19:50:00Z">
                <w:pPr>
                  <w:jc w:val="center"/>
                </w:pPr>
              </w:pPrChange>
            </w:pPr>
            <w:ins w:id="5123" w:author="Billy Mitchell" w:date="2021-06-11T19:50:00Z">
              <w:del w:id="5124" w:author="Billy" w:date="2021-06-15T22:50:00Z">
                <w:r w:rsidRPr="00297282" w:rsidDel="003922A4">
                  <w:rPr>
                    <w:rFonts w:eastAsia="Times New Roman"/>
                    <w:color w:val="000000"/>
                    <w:sz w:val="20"/>
                    <w:szCs w:val="20"/>
                    <w:lang w:val="en-US"/>
                    <w:rPrChange w:id="5125" w:author="Billy Mitchell" w:date="2021-06-11T19:50:00Z">
                      <w:rPr/>
                    </w:rPrChange>
                  </w:rPr>
                  <w:delText>-4.142</w:delText>
                </w:r>
              </w:del>
            </w:ins>
          </w:p>
        </w:tc>
        <w:tc>
          <w:tcPr>
            <w:tcW w:w="600" w:type="dxa"/>
            <w:tcBorders>
              <w:top w:val="nil"/>
              <w:left w:val="nil"/>
              <w:bottom w:val="single" w:sz="4" w:space="0" w:color="auto"/>
              <w:right w:val="nil"/>
            </w:tcBorders>
            <w:shd w:val="clear" w:color="auto" w:fill="auto"/>
            <w:noWrap/>
            <w:vAlign w:val="center"/>
            <w:hideMark/>
          </w:tcPr>
          <w:p w14:paraId="4E013852" w14:textId="77777777" w:rsidR="00297282" w:rsidRPr="00297282" w:rsidDel="003922A4" w:rsidRDefault="00297282">
            <w:pPr>
              <w:spacing w:line="240" w:lineRule="auto"/>
              <w:jc w:val="center"/>
              <w:rPr>
                <w:ins w:id="5126" w:author="Billy Mitchell" w:date="2021-06-11T19:50:00Z"/>
                <w:del w:id="5127" w:author="Billy" w:date="2021-06-15T22:50:00Z"/>
                <w:rFonts w:eastAsia="Times New Roman"/>
                <w:color w:val="000000"/>
                <w:sz w:val="20"/>
                <w:szCs w:val="20"/>
                <w:lang w:val="en-US"/>
                <w:rPrChange w:id="5128" w:author="Billy Mitchell" w:date="2021-06-11T19:50:00Z">
                  <w:rPr>
                    <w:ins w:id="5129" w:author="Billy Mitchell" w:date="2021-06-11T19:50:00Z"/>
                    <w:del w:id="5130" w:author="Billy" w:date="2021-06-15T22:50:00Z"/>
                  </w:rPr>
                </w:rPrChange>
              </w:rPr>
              <w:pPrChange w:id="5131" w:author="Billy Mitchell" w:date="2021-06-11T19:50:00Z">
                <w:pPr>
                  <w:jc w:val="center"/>
                </w:pPr>
              </w:pPrChange>
            </w:pPr>
            <w:ins w:id="5132" w:author="Billy Mitchell" w:date="2021-06-11T19:50:00Z">
              <w:del w:id="5133" w:author="Billy" w:date="2021-06-15T22:50:00Z">
                <w:r w:rsidRPr="00297282" w:rsidDel="003922A4">
                  <w:rPr>
                    <w:rFonts w:eastAsia="Times New Roman"/>
                    <w:color w:val="000000"/>
                    <w:sz w:val="20"/>
                    <w:szCs w:val="20"/>
                    <w:lang w:val="en-US"/>
                    <w:rPrChange w:id="5134" w:author="Billy Mitchell" w:date="2021-06-11T19:50:00Z">
                      <w:rPr/>
                    </w:rPrChange>
                  </w:rPr>
                  <w:delText>4196</w:delText>
                </w:r>
              </w:del>
            </w:ins>
          </w:p>
        </w:tc>
        <w:tc>
          <w:tcPr>
            <w:tcW w:w="333" w:type="dxa"/>
            <w:tcBorders>
              <w:top w:val="nil"/>
              <w:left w:val="nil"/>
              <w:bottom w:val="single" w:sz="4" w:space="0" w:color="auto"/>
              <w:right w:val="nil"/>
            </w:tcBorders>
            <w:shd w:val="clear" w:color="auto" w:fill="auto"/>
            <w:noWrap/>
            <w:vAlign w:val="center"/>
            <w:hideMark/>
          </w:tcPr>
          <w:p w14:paraId="1FDA8BBD" w14:textId="77777777" w:rsidR="00297282" w:rsidRPr="00297282" w:rsidDel="003922A4" w:rsidRDefault="00297282">
            <w:pPr>
              <w:spacing w:line="240" w:lineRule="auto"/>
              <w:jc w:val="right"/>
              <w:rPr>
                <w:ins w:id="5135" w:author="Billy Mitchell" w:date="2021-06-11T19:50:00Z"/>
                <w:del w:id="5136" w:author="Billy" w:date="2021-06-15T22:50:00Z"/>
                <w:rFonts w:eastAsia="Times New Roman"/>
                <w:color w:val="000000"/>
                <w:sz w:val="20"/>
                <w:szCs w:val="20"/>
                <w:lang w:val="en-US"/>
                <w:rPrChange w:id="5137" w:author="Billy Mitchell" w:date="2021-06-11T19:50:00Z">
                  <w:rPr>
                    <w:ins w:id="5138" w:author="Billy Mitchell" w:date="2021-06-11T19:50:00Z"/>
                    <w:del w:id="5139" w:author="Billy" w:date="2021-06-15T22:50:00Z"/>
                  </w:rPr>
                </w:rPrChange>
              </w:rPr>
              <w:pPrChange w:id="5140" w:author="Billy Mitchell" w:date="2021-06-11T19:50:00Z">
                <w:pPr>
                  <w:jc w:val="right"/>
                </w:pPr>
              </w:pPrChange>
            </w:pPr>
            <w:ins w:id="5141" w:author="Billy Mitchell" w:date="2021-06-11T19:50:00Z">
              <w:del w:id="5142" w:author="Billy" w:date="2021-06-15T22:50:00Z">
                <w:r w:rsidRPr="00297282" w:rsidDel="003922A4">
                  <w:rPr>
                    <w:rFonts w:eastAsia="Times New Roman"/>
                    <w:color w:val="000000"/>
                    <w:sz w:val="20"/>
                    <w:szCs w:val="20"/>
                    <w:lang w:val="en-US"/>
                    <w:rPrChange w:id="5143" w:author="Billy Mitchell" w:date="2021-06-11T19:50:00Z">
                      <w:rPr/>
                    </w:rPrChange>
                  </w:rPr>
                  <w:delText>&lt;</w:delText>
                </w:r>
              </w:del>
            </w:ins>
          </w:p>
        </w:tc>
        <w:tc>
          <w:tcPr>
            <w:tcW w:w="1071" w:type="dxa"/>
            <w:tcBorders>
              <w:top w:val="nil"/>
              <w:left w:val="nil"/>
              <w:bottom w:val="single" w:sz="4" w:space="0" w:color="auto"/>
              <w:right w:val="nil"/>
            </w:tcBorders>
            <w:shd w:val="clear" w:color="auto" w:fill="auto"/>
            <w:noWrap/>
            <w:vAlign w:val="center"/>
            <w:hideMark/>
          </w:tcPr>
          <w:p w14:paraId="1E2FA55C" w14:textId="77777777" w:rsidR="00297282" w:rsidRPr="00297282" w:rsidDel="003922A4" w:rsidRDefault="00297282">
            <w:pPr>
              <w:spacing w:line="240" w:lineRule="auto"/>
              <w:jc w:val="right"/>
              <w:rPr>
                <w:ins w:id="5144" w:author="Billy Mitchell" w:date="2021-06-11T19:50:00Z"/>
                <w:del w:id="5145" w:author="Billy" w:date="2021-06-15T22:50:00Z"/>
                <w:rFonts w:eastAsia="Times New Roman"/>
                <w:color w:val="000000"/>
                <w:sz w:val="20"/>
                <w:szCs w:val="20"/>
                <w:lang w:val="en-US"/>
                <w:rPrChange w:id="5146" w:author="Billy Mitchell" w:date="2021-06-11T19:50:00Z">
                  <w:rPr>
                    <w:ins w:id="5147" w:author="Billy Mitchell" w:date="2021-06-11T19:50:00Z"/>
                    <w:del w:id="5148" w:author="Billy" w:date="2021-06-15T22:50:00Z"/>
                  </w:rPr>
                </w:rPrChange>
              </w:rPr>
              <w:pPrChange w:id="5149" w:author="Billy Mitchell" w:date="2021-06-11T19:50:00Z">
                <w:pPr>
                  <w:jc w:val="right"/>
                </w:pPr>
              </w:pPrChange>
            </w:pPr>
            <w:ins w:id="5150" w:author="Billy Mitchell" w:date="2021-06-11T19:50:00Z">
              <w:del w:id="5151" w:author="Billy" w:date="2021-06-15T22:50:00Z">
                <w:r w:rsidRPr="00297282" w:rsidDel="003922A4">
                  <w:rPr>
                    <w:rFonts w:eastAsia="Times New Roman"/>
                    <w:color w:val="000000"/>
                    <w:sz w:val="20"/>
                    <w:szCs w:val="20"/>
                    <w:lang w:val="en-US"/>
                    <w:rPrChange w:id="5152" w:author="Billy Mitchell" w:date="2021-06-11T19:50:00Z">
                      <w:rPr/>
                    </w:rPrChange>
                  </w:rPr>
                  <w:delText>0.001</w:delText>
                </w:r>
              </w:del>
            </w:ins>
          </w:p>
        </w:tc>
        <w:tc>
          <w:tcPr>
            <w:tcW w:w="532" w:type="dxa"/>
            <w:tcBorders>
              <w:top w:val="nil"/>
              <w:left w:val="nil"/>
              <w:bottom w:val="single" w:sz="4" w:space="0" w:color="auto"/>
              <w:right w:val="single" w:sz="8" w:space="0" w:color="auto"/>
            </w:tcBorders>
            <w:shd w:val="clear" w:color="auto" w:fill="auto"/>
            <w:noWrap/>
            <w:vAlign w:val="center"/>
            <w:hideMark/>
          </w:tcPr>
          <w:p w14:paraId="24E769C7" w14:textId="77777777" w:rsidR="00297282" w:rsidRPr="00297282" w:rsidDel="003922A4" w:rsidRDefault="00297282">
            <w:pPr>
              <w:spacing w:line="240" w:lineRule="auto"/>
              <w:rPr>
                <w:ins w:id="5153" w:author="Billy Mitchell" w:date="2021-06-11T19:50:00Z"/>
                <w:del w:id="5154" w:author="Billy" w:date="2021-06-15T22:50:00Z"/>
                <w:rFonts w:eastAsia="Times New Roman"/>
                <w:color w:val="000000"/>
                <w:sz w:val="20"/>
                <w:szCs w:val="20"/>
                <w:lang w:val="en-US"/>
                <w:rPrChange w:id="5155" w:author="Billy Mitchell" w:date="2021-06-11T19:50:00Z">
                  <w:rPr>
                    <w:ins w:id="5156" w:author="Billy Mitchell" w:date="2021-06-11T19:50:00Z"/>
                    <w:del w:id="5157" w:author="Billy" w:date="2021-06-15T22:50:00Z"/>
                  </w:rPr>
                </w:rPrChange>
              </w:rPr>
              <w:pPrChange w:id="5158" w:author="Billy Mitchell" w:date="2021-06-11T19:50:00Z">
                <w:pPr/>
              </w:pPrChange>
            </w:pPr>
            <w:ins w:id="5159" w:author="Billy Mitchell" w:date="2021-06-11T19:50:00Z">
              <w:del w:id="5160" w:author="Billy" w:date="2021-06-15T22:50:00Z">
                <w:r w:rsidRPr="00297282" w:rsidDel="003922A4">
                  <w:rPr>
                    <w:rFonts w:eastAsia="Times New Roman"/>
                    <w:color w:val="000000"/>
                    <w:sz w:val="20"/>
                    <w:szCs w:val="20"/>
                    <w:lang w:val="en-US"/>
                    <w:rPrChange w:id="5161" w:author="Billy Mitchell" w:date="2021-06-11T19:50:00Z">
                      <w:rPr/>
                    </w:rPrChange>
                  </w:rPr>
                  <w:delText>***</w:delText>
                </w:r>
              </w:del>
            </w:ins>
          </w:p>
        </w:tc>
      </w:tr>
      <w:tr w:rsidR="00297282" w:rsidRPr="00297282" w:rsidDel="003922A4" w14:paraId="668030DC" w14:textId="77777777" w:rsidTr="00297282">
        <w:trPr>
          <w:divId w:val="1630235812"/>
          <w:trHeight w:val="600"/>
          <w:ins w:id="5162" w:author="Billy Mitchell" w:date="2021-06-11T19:50:00Z"/>
          <w:del w:id="5163" w:author="Billy" w:date="2021-06-15T22:50:00Z"/>
        </w:trPr>
        <w:tc>
          <w:tcPr>
            <w:tcW w:w="3320" w:type="dxa"/>
            <w:tcBorders>
              <w:top w:val="nil"/>
              <w:left w:val="single" w:sz="8" w:space="0" w:color="auto"/>
              <w:bottom w:val="single" w:sz="4" w:space="0" w:color="auto"/>
              <w:right w:val="nil"/>
            </w:tcBorders>
            <w:shd w:val="clear" w:color="000000" w:fill="F2F2F2"/>
            <w:vAlign w:val="center"/>
            <w:hideMark/>
          </w:tcPr>
          <w:p w14:paraId="7725E478" w14:textId="77777777" w:rsidR="00297282" w:rsidRPr="00297282" w:rsidDel="003922A4" w:rsidRDefault="00297282">
            <w:pPr>
              <w:spacing w:line="240" w:lineRule="auto"/>
              <w:jc w:val="center"/>
              <w:rPr>
                <w:ins w:id="5164" w:author="Billy Mitchell" w:date="2021-06-11T19:50:00Z"/>
                <w:del w:id="5165" w:author="Billy" w:date="2021-06-15T22:50:00Z"/>
                <w:rFonts w:eastAsia="Times New Roman"/>
                <w:i/>
                <w:iCs/>
                <w:color w:val="000000"/>
                <w:sz w:val="20"/>
                <w:szCs w:val="20"/>
                <w:lang w:val="en-US"/>
                <w:rPrChange w:id="5166" w:author="Billy Mitchell" w:date="2021-06-11T19:50:00Z">
                  <w:rPr>
                    <w:ins w:id="5167" w:author="Billy Mitchell" w:date="2021-06-11T19:50:00Z"/>
                    <w:del w:id="5168" w:author="Billy" w:date="2021-06-15T22:50:00Z"/>
                  </w:rPr>
                </w:rPrChange>
              </w:rPr>
              <w:pPrChange w:id="5169" w:author="Billy Mitchell" w:date="2021-06-11T19:50:00Z">
                <w:pPr>
                  <w:jc w:val="center"/>
                </w:pPr>
              </w:pPrChange>
            </w:pPr>
            <w:ins w:id="5170" w:author="Billy Mitchell" w:date="2021-06-11T19:50:00Z">
              <w:del w:id="5171" w:author="Billy" w:date="2021-06-15T22:50:00Z">
                <w:r w:rsidRPr="00297282" w:rsidDel="003922A4">
                  <w:rPr>
                    <w:rFonts w:eastAsia="Times New Roman"/>
                    <w:i/>
                    <w:iCs/>
                    <w:color w:val="000000"/>
                    <w:sz w:val="20"/>
                    <w:szCs w:val="20"/>
                    <w:lang w:val="en-US"/>
                    <w:rPrChange w:id="5172" w:author="Billy Mitchell" w:date="2021-06-11T19:50:00Z">
                      <w:rPr/>
                    </w:rPrChange>
                  </w:rPr>
                  <w:delText>Child, Positive v. Neutral</w:delText>
                </w:r>
              </w:del>
            </w:ins>
          </w:p>
        </w:tc>
        <w:tc>
          <w:tcPr>
            <w:tcW w:w="1260" w:type="dxa"/>
            <w:tcBorders>
              <w:top w:val="nil"/>
              <w:left w:val="nil"/>
              <w:bottom w:val="single" w:sz="4" w:space="0" w:color="auto"/>
              <w:right w:val="nil"/>
            </w:tcBorders>
            <w:shd w:val="clear" w:color="auto" w:fill="auto"/>
            <w:noWrap/>
            <w:vAlign w:val="center"/>
            <w:hideMark/>
          </w:tcPr>
          <w:p w14:paraId="03BAD5F2" w14:textId="77777777" w:rsidR="00297282" w:rsidRPr="00297282" w:rsidDel="003922A4" w:rsidRDefault="00297282">
            <w:pPr>
              <w:spacing w:line="240" w:lineRule="auto"/>
              <w:jc w:val="center"/>
              <w:rPr>
                <w:ins w:id="5173" w:author="Billy Mitchell" w:date="2021-06-11T19:50:00Z"/>
                <w:del w:id="5174" w:author="Billy" w:date="2021-06-15T22:50:00Z"/>
                <w:rFonts w:eastAsia="Times New Roman"/>
                <w:color w:val="000000"/>
                <w:sz w:val="20"/>
                <w:szCs w:val="20"/>
                <w:lang w:val="en-US"/>
                <w:rPrChange w:id="5175" w:author="Billy Mitchell" w:date="2021-06-11T19:50:00Z">
                  <w:rPr>
                    <w:ins w:id="5176" w:author="Billy Mitchell" w:date="2021-06-11T19:50:00Z"/>
                    <w:del w:id="5177" w:author="Billy" w:date="2021-06-15T22:50:00Z"/>
                  </w:rPr>
                </w:rPrChange>
              </w:rPr>
              <w:pPrChange w:id="5178" w:author="Billy Mitchell" w:date="2021-06-11T19:50:00Z">
                <w:pPr>
                  <w:jc w:val="center"/>
                </w:pPr>
              </w:pPrChange>
            </w:pPr>
            <w:ins w:id="5179" w:author="Billy Mitchell" w:date="2021-06-11T19:50:00Z">
              <w:del w:id="5180" w:author="Billy" w:date="2021-06-15T22:50:00Z">
                <w:r w:rsidRPr="00297282" w:rsidDel="003922A4">
                  <w:rPr>
                    <w:rFonts w:eastAsia="Times New Roman"/>
                    <w:color w:val="000000"/>
                    <w:sz w:val="20"/>
                    <w:szCs w:val="20"/>
                    <w:lang w:val="en-US"/>
                    <w:rPrChange w:id="5181" w:author="Billy Mitchell" w:date="2021-06-11T19:50:00Z">
                      <w:rPr/>
                    </w:rPrChange>
                  </w:rPr>
                  <w:delText>0.032</w:delText>
                </w:r>
              </w:del>
            </w:ins>
          </w:p>
        </w:tc>
        <w:tc>
          <w:tcPr>
            <w:tcW w:w="717" w:type="dxa"/>
            <w:tcBorders>
              <w:top w:val="nil"/>
              <w:left w:val="nil"/>
              <w:bottom w:val="single" w:sz="4" w:space="0" w:color="auto"/>
              <w:right w:val="nil"/>
            </w:tcBorders>
            <w:shd w:val="clear" w:color="auto" w:fill="auto"/>
            <w:noWrap/>
            <w:vAlign w:val="center"/>
            <w:hideMark/>
          </w:tcPr>
          <w:p w14:paraId="31AE4C41" w14:textId="77777777" w:rsidR="00297282" w:rsidRPr="00297282" w:rsidDel="003922A4" w:rsidRDefault="00297282">
            <w:pPr>
              <w:spacing w:line="240" w:lineRule="auto"/>
              <w:jc w:val="center"/>
              <w:rPr>
                <w:ins w:id="5182" w:author="Billy Mitchell" w:date="2021-06-11T19:50:00Z"/>
                <w:del w:id="5183" w:author="Billy" w:date="2021-06-15T22:50:00Z"/>
                <w:rFonts w:eastAsia="Times New Roman"/>
                <w:color w:val="000000"/>
                <w:sz w:val="20"/>
                <w:szCs w:val="20"/>
                <w:lang w:val="en-US"/>
                <w:rPrChange w:id="5184" w:author="Billy Mitchell" w:date="2021-06-11T19:50:00Z">
                  <w:rPr>
                    <w:ins w:id="5185" w:author="Billy Mitchell" w:date="2021-06-11T19:50:00Z"/>
                    <w:del w:id="5186" w:author="Billy" w:date="2021-06-15T22:50:00Z"/>
                  </w:rPr>
                </w:rPrChange>
              </w:rPr>
              <w:pPrChange w:id="5187" w:author="Billy Mitchell" w:date="2021-06-11T19:50:00Z">
                <w:pPr>
                  <w:jc w:val="center"/>
                </w:pPr>
              </w:pPrChange>
            </w:pPr>
            <w:ins w:id="5188" w:author="Billy Mitchell" w:date="2021-06-11T19:50:00Z">
              <w:del w:id="5189" w:author="Billy" w:date="2021-06-15T22:50:00Z">
                <w:r w:rsidRPr="00297282" w:rsidDel="003922A4">
                  <w:rPr>
                    <w:rFonts w:eastAsia="Times New Roman"/>
                    <w:color w:val="000000"/>
                    <w:sz w:val="20"/>
                    <w:szCs w:val="20"/>
                    <w:lang w:val="en-US"/>
                    <w:rPrChange w:id="5190" w:author="Billy Mitchell" w:date="2021-06-11T19:50:00Z">
                      <w:rPr/>
                    </w:rPrChange>
                  </w:rPr>
                  <w:delText>0.012</w:delText>
                </w:r>
              </w:del>
            </w:ins>
          </w:p>
        </w:tc>
        <w:tc>
          <w:tcPr>
            <w:tcW w:w="1173" w:type="dxa"/>
            <w:tcBorders>
              <w:top w:val="nil"/>
              <w:left w:val="nil"/>
              <w:bottom w:val="single" w:sz="4" w:space="0" w:color="auto"/>
              <w:right w:val="nil"/>
            </w:tcBorders>
            <w:shd w:val="clear" w:color="auto" w:fill="auto"/>
            <w:noWrap/>
            <w:vAlign w:val="center"/>
            <w:hideMark/>
          </w:tcPr>
          <w:p w14:paraId="06B01AF4" w14:textId="77777777" w:rsidR="00297282" w:rsidRPr="00297282" w:rsidDel="003922A4" w:rsidRDefault="00297282">
            <w:pPr>
              <w:spacing w:line="240" w:lineRule="auto"/>
              <w:jc w:val="center"/>
              <w:rPr>
                <w:ins w:id="5191" w:author="Billy Mitchell" w:date="2021-06-11T19:50:00Z"/>
                <w:del w:id="5192" w:author="Billy" w:date="2021-06-15T22:50:00Z"/>
                <w:rFonts w:eastAsia="Times New Roman"/>
                <w:color w:val="000000"/>
                <w:sz w:val="20"/>
                <w:szCs w:val="20"/>
                <w:lang w:val="en-US"/>
                <w:rPrChange w:id="5193" w:author="Billy Mitchell" w:date="2021-06-11T19:50:00Z">
                  <w:rPr>
                    <w:ins w:id="5194" w:author="Billy Mitchell" w:date="2021-06-11T19:50:00Z"/>
                    <w:del w:id="5195" w:author="Billy" w:date="2021-06-15T22:50:00Z"/>
                  </w:rPr>
                </w:rPrChange>
              </w:rPr>
              <w:pPrChange w:id="5196" w:author="Billy Mitchell" w:date="2021-06-11T19:50:00Z">
                <w:pPr>
                  <w:jc w:val="center"/>
                </w:pPr>
              </w:pPrChange>
            </w:pPr>
            <w:ins w:id="5197" w:author="Billy Mitchell" w:date="2021-06-11T19:50:00Z">
              <w:del w:id="5198" w:author="Billy" w:date="2021-06-15T22:50:00Z">
                <w:r w:rsidRPr="00297282" w:rsidDel="003922A4">
                  <w:rPr>
                    <w:rFonts w:eastAsia="Times New Roman"/>
                    <w:color w:val="000000"/>
                    <w:sz w:val="20"/>
                    <w:szCs w:val="20"/>
                    <w:lang w:val="en-US"/>
                    <w:rPrChange w:id="5199" w:author="Billy Mitchell" w:date="2021-06-11T19:50:00Z">
                      <w:rPr/>
                    </w:rPrChange>
                  </w:rPr>
                  <w:delText>2.637</w:delText>
                </w:r>
              </w:del>
            </w:ins>
          </w:p>
        </w:tc>
        <w:tc>
          <w:tcPr>
            <w:tcW w:w="600" w:type="dxa"/>
            <w:tcBorders>
              <w:top w:val="nil"/>
              <w:left w:val="nil"/>
              <w:bottom w:val="single" w:sz="4" w:space="0" w:color="auto"/>
              <w:right w:val="nil"/>
            </w:tcBorders>
            <w:shd w:val="clear" w:color="auto" w:fill="auto"/>
            <w:noWrap/>
            <w:vAlign w:val="center"/>
            <w:hideMark/>
          </w:tcPr>
          <w:p w14:paraId="2D06C51A" w14:textId="77777777" w:rsidR="00297282" w:rsidRPr="00297282" w:rsidDel="003922A4" w:rsidRDefault="00297282">
            <w:pPr>
              <w:spacing w:line="240" w:lineRule="auto"/>
              <w:jc w:val="center"/>
              <w:rPr>
                <w:ins w:id="5200" w:author="Billy Mitchell" w:date="2021-06-11T19:50:00Z"/>
                <w:del w:id="5201" w:author="Billy" w:date="2021-06-15T22:50:00Z"/>
                <w:rFonts w:eastAsia="Times New Roman"/>
                <w:color w:val="000000"/>
                <w:sz w:val="20"/>
                <w:szCs w:val="20"/>
                <w:lang w:val="en-US"/>
                <w:rPrChange w:id="5202" w:author="Billy Mitchell" w:date="2021-06-11T19:50:00Z">
                  <w:rPr>
                    <w:ins w:id="5203" w:author="Billy Mitchell" w:date="2021-06-11T19:50:00Z"/>
                    <w:del w:id="5204" w:author="Billy" w:date="2021-06-15T22:50:00Z"/>
                  </w:rPr>
                </w:rPrChange>
              </w:rPr>
              <w:pPrChange w:id="5205" w:author="Billy Mitchell" w:date="2021-06-11T19:50:00Z">
                <w:pPr>
                  <w:jc w:val="center"/>
                </w:pPr>
              </w:pPrChange>
            </w:pPr>
            <w:ins w:id="5206" w:author="Billy Mitchell" w:date="2021-06-11T19:50:00Z">
              <w:del w:id="5207" w:author="Billy" w:date="2021-06-15T22:50:00Z">
                <w:r w:rsidRPr="00297282" w:rsidDel="003922A4">
                  <w:rPr>
                    <w:rFonts w:eastAsia="Times New Roman"/>
                    <w:color w:val="000000"/>
                    <w:sz w:val="20"/>
                    <w:szCs w:val="20"/>
                    <w:lang w:val="en-US"/>
                    <w:rPrChange w:id="5208" w:author="Billy Mitchell" w:date="2021-06-11T19:50:00Z">
                      <w:rPr/>
                    </w:rPrChange>
                  </w:rPr>
                  <w:delText>4192</w:delText>
                </w:r>
              </w:del>
            </w:ins>
          </w:p>
        </w:tc>
        <w:tc>
          <w:tcPr>
            <w:tcW w:w="333" w:type="dxa"/>
            <w:tcBorders>
              <w:top w:val="nil"/>
              <w:left w:val="nil"/>
              <w:bottom w:val="single" w:sz="4" w:space="0" w:color="auto"/>
              <w:right w:val="nil"/>
            </w:tcBorders>
            <w:shd w:val="clear" w:color="auto" w:fill="auto"/>
            <w:noWrap/>
            <w:vAlign w:val="center"/>
            <w:hideMark/>
          </w:tcPr>
          <w:p w14:paraId="77C454B4" w14:textId="77777777" w:rsidR="00297282" w:rsidRPr="00297282" w:rsidDel="003922A4" w:rsidRDefault="00297282">
            <w:pPr>
              <w:spacing w:line="240" w:lineRule="auto"/>
              <w:jc w:val="right"/>
              <w:rPr>
                <w:ins w:id="5209" w:author="Billy Mitchell" w:date="2021-06-11T19:50:00Z"/>
                <w:del w:id="5210" w:author="Billy" w:date="2021-06-15T22:50:00Z"/>
                <w:rFonts w:eastAsia="Times New Roman"/>
                <w:color w:val="000000"/>
                <w:sz w:val="20"/>
                <w:szCs w:val="20"/>
                <w:lang w:val="en-US"/>
                <w:rPrChange w:id="5211" w:author="Billy Mitchell" w:date="2021-06-11T19:50:00Z">
                  <w:rPr>
                    <w:ins w:id="5212" w:author="Billy Mitchell" w:date="2021-06-11T19:50:00Z"/>
                    <w:del w:id="5213" w:author="Billy" w:date="2021-06-15T22:50:00Z"/>
                  </w:rPr>
                </w:rPrChange>
              </w:rPr>
              <w:pPrChange w:id="5214" w:author="Billy Mitchell" w:date="2021-06-11T19:50:00Z">
                <w:pPr>
                  <w:jc w:val="right"/>
                </w:pPr>
              </w:pPrChange>
            </w:pPr>
            <w:ins w:id="5215" w:author="Billy Mitchell" w:date="2021-06-11T19:50:00Z">
              <w:del w:id="5216" w:author="Billy" w:date="2021-06-15T22:50:00Z">
                <w:r w:rsidRPr="00297282" w:rsidDel="003922A4">
                  <w:rPr>
                    <w:rFonts w:eastAsia="Times New Roman"/>
                    <w:color w:val="000000"/>
                    <w:sz w:val="20"/>
                    <w:szCs w:val="20"/>
                    <w:lang w:val="en-US"/>
                    <w:rPrChange w:id="5217" w:author="Billy Mitchell" w:date="2021-06-11T19:50:00Z">
                      <w:rPr/>
                    </w:rPrChange>
                  </w:rPr>
                  <w:delText> </w:delText>
                </w:r>
              </w:del>
            </w:ins>
          </w:p>
        </w:tc>
        <w:tc>
          <w:tcPr>
            <w:tcW w:w="1071" w:type="dxa"/>
            <w:tcBorders>
              <w:top w:val="nil"/>
              <w:left w:val="nil"/>
              <w:bottom w:val="single" w:sz="4" w:space="0" w:color="auto"/>
              <w:right w:val="nil"/>
            </w:tcBorders>
            <w:shd w:val="clear" w:color="auto" w:fill="auto"/>
            <w:noWrap/>
            <w:vAlign w:val="center"/>
            <w:hideMark/>
          </w:tcPr>
          <w:p w14:paraId="41F26A90" w14:textId="77777777" w:rsidR="00297282" w:rsidRPr="00297282" w:rsidDel="003922A4" w:rsidRDefault="00297282">
            <w:pPr>
              <w:spacing w:line="240" w:lineRule="auto"/>
              <w:jc w:val="right"/>
              <w:rPr>
                <w:ins w:id="5218" w:author="Billy Mitchell" w:date="2021-06-11T19:50:00Z"/>
                <w:del w:id="5219" w:author="Billy" w:date="2021-06-15T22:50:00Z"/>
                <w:rFonts w:eastAsia="Times New Roman"/>
                <w:color w:val="000000"/>
                <w:sz w:val="20"/>
                <w:szCs w:val="20"/>
                <w:lang w:val="en-US"/>
                <w:rPrChange w:id="5220" w:author="Billy Mitchell" w:date="2021-06-11T19:50:00Z">
                  <w:rPr>
                    <w:ins w:id="5221" w:author="Billy Mitchell" w:date="2021-06-11T19:50:00Z"/>
                    <w:del w:id="5222" w:author="Billy" w:date="2021-06-15T22:50:00Z"/>
                  </w:rPr>
                </w:rPrChange>
              </w:rPr>
              <w:pPrChange w:id="5223" w:author="Billy Mitchell" w:date="2021-06-11T19:50:00Z">
                <w:pPr>
                  <w:jc w:val="right"/>
                </w:pPr>
              </w:pPrChange>
            </w:pPr>
            <w:ins w:id="5224" w:author="Billy Mitchell" w:date="2021-06-11T19:50:00Z">
              <w:del w:id="5225" w:author="Billy" w:date="2021-06-15T22:50:00Z">
                <w:r w:rsidRPr="00297282" w:rsidDel="003922A4">
                  <w:rPr>
                    <w:rFonts w:eastAsia="Times New Roman"/>
                    <w:color w:val="000000"/>
                    <w:sz w:val="20"/>
                    <w:szCs w:val="20"/>
                    <w:lang w:val="en-US"/>
                    <w:rPrChange w:id="5226" w:author="Billy Mitchell" w:date="2021-06-11T19:50:00Z">
                      <w:rPr/>
                    </w:rPrChange>
                  </w:rPr>
                  <w:delText>0.208</w:delText>
                </w:r>
              </w:del>
            </w:ins>
          </w:p>
        </w:tc>
        <w:tc>
          <w:tcPr>
            <w:tcW w:w="532" w:type="dxa"/>
            <w:tcBorders>
              <w:top w:val="nil"/>
              <w:left w:val="nil"/>
              <w:bottom w:val="single" w:sz="4" w:space="0" w:color="auto"/>
              <w:right w:val="single" w:sz="8" w:space="0" w:color="auto"/>
            </w:tcBorders>
            <w:shd w:val="clear" w:color="auto" w:fill="auto"/>
            <w:noWrap/>
            <w:vAlign w:val="center"/>
            <w:hideMark/>
          </w:tcPr>
          <w:p w14:paraId="0BEEE2D1" w14:textId="77777777" w:rsidR="00297282" w:rsidRPr="00297282" w:rsidDel="003922A4" w:rsidRDefault="00297282">
            <w:pPr>
              <w:spacing w:line="240" w:lineRule="auto"/>
              <w:rPr>
                <w:ins w:id="5227" w:author="Billy Mitchell" w:date="2021-06-11T19:50:00Z"/>
                <w:del w:id="5228" w:author="Billy" w:date="2021-06-15T22:50:00Z"/>
                <w:rFonts w:eastAsia="Times New Roman"/>
                <w:color w:val="000000"/>
                <w:sz w:val="20"/>
                <w:szCs w:val="20"/>
                <w:lang w:val="en-US"/>
                <w:rPrChange w:id="5229" w:author="Billy Mitchell" w:date="2021-06-11T19:50:00Z">
                  <w:rPr>
                    <w:ins w:id="5230" w:author="Billy Mitchell" w:date="2021-06-11T19:50:00Z"/>
                    <w:del w:id="5231" w:author="Billy" w:date="2021-06-15T22:50:00Z"/>
                  </w:rPr>
                </w:rPrChange>
              </w:rPr>
              <w:pPrChange w:id="5232" w:author="Billy Mitchell" w:date="2021-06-11T19:50:00Z">
                <w:pPr/>
              </w:pPrChange>
            </w:pPr>
            <w:ins w:id="5233" w:author="Billy Mitchell" w:date="2021-06-11T19:50:00Z">
              <w:del w:id="5234" w:author="Billy" w:date="2021-06-15T22:50:00Z">
                <w:r w:rsidRPr="00297282" w:rsidDel="003922A4">
                  <w:rPr>
                    <w:rFonts w:eastAsia="Times New Roman"/>
                    <w:color w:val="000000"/>
                    <w:sz w:val="20"/>
                    <w:szCs w:val="20"/>
                    <w:lang w:val="en-US"/>
                    <w:rPrChange w:id="5235" w:author="Billy Mitchell" w:date="2021-06-11T19:50:00Z">
                      <w:rPr/>
                    </w:rPrChange>
                  </w:rPr>
                  <w:delText> </w:delText>
                </w:r>
              </w:del>
            </w:ins>
          </w:p>
        </w:tc>
      </w:tr>
      <w:tr w:rsidR="00297282" w:rsidRPr="00297282" w:rsidDel="003922A4" w14:paraId="460CECBD" w14:textId="77777777" w:rsidTr="00297282">
        <w:trPr>
          <w:divId w:val="1630235812"/>
          <w:trHeight w:val="600"/>
          <w:ins w:id="5236" w:author="Billy Mitchell" w:date="2021-06-11T19:50:00Z"/>
          <w:del w:id="5237" w:author="Billy" w:date="2021-06-15T22:50:00Z"/>
        </w:trPr>
        <w:tc>
          <w:tcPr>
            <w:tcW w:w="3320" w:type="dxa"/>
            <w:tcBorders>
              <w:top w:val="nil"/>
              <w:left w:val="single" w:sz="8" w:space="0" w:color="auto"/>
              <w:bottom w:val="single" w:sz="4" w:space="0" w:color="auto"/>
              <w:right w:val="nil"/>
            </w:tcBorders>
            <w:shd w:val="clear" w:color="000000" w:fill="F2F2F2"/>
            <w:vAlign w:val="center"/>
            <w:hideMark/>
          </w:tcPr>
          <w:p w14:paraId="5EDF45F5" w14:textId="77777777" w:rsidR="00297282" w:rsidRPr="00297282" w:rsidDel="003922A4" w:rsidRDefault="00297282">
            <w:pPr>
              <w:spacing w:line="240" w:lineRule="auto"/>
              <w:jc w:val="center"/>
              <w:rPr>
                <w:ins w:id="5238" w:author="Billy Mitchell" w:date="2021-06-11T19:50:00Z"/>
                <w:del w:id="5239" w:author="Billy" w:date="2021-06-15T22:50:00Z"/>
                <w:rFonts w:eastAsia="Times New Roman"/>
                <w:i/>
                <w:iCs/>
                <w:color w:val="000000"/>
                <w:sz w:val="20"/>
                <w:szCs w:val="20"/>
                <w:lang w:val="en-US"/>
                <w:rPrChange w:id="5240" w:author="Billy Mitchell" w:date="2021-06-11T19:50:00Z">
                  <w:rPr>
                    <w:ins w:id="5241" w:author="Billy Mitchell" w:date="2021-06-11T19:50:00Z"/>
                    <w:del w:id="5242" w:author="Billy" w:date="2021-06-15T22:50:00Z"/>
                  </w:rPr>
                </w:rPrChange>
              </w:rPr>
              <w:pPrChange w:id="5243" w:author="Billy Mitchell" w:date="2021-06-11T19:50:00Z">
                <w:pPr>
                  <w:jc w:val="center"/>
                </w:pPr>
              </w:pPrChange>
            </w:pPr>
            <w:ins w:id="5244" w:author="Billy Mitchell" w:date="2021-06-11T19:50:00Z">
              <w:del w:id="5245" w:author="Billy" w:date="2021-06-15T22:50:00Z">
                <w:r w:rsidRPr="00297282" w:rsidDel="003922A4">
                  <w:rPr>
                    <w:rFonts w:eastAsia="Times New Roman"/>
                    <w:i/>
                    <w:iCs/>
                    <w:color w:val="000000"/>
                    <w:sz w:val="20"/>
                    <w:szCs w:val="20"/>
                    <w:lang w:val="en-US"/>
                    <w:rPrChange w:id="5246" w:author="Billy Mitchell" w:date="2021-06-11T19:50:00Z">
                      <w:rPr/>
                    </w:rPrChange>
                  </w:rPr>
                  <w:delText>Child, Negative v. Neutral</w:delText>
                </w:r>
              </w:del>
            </w:ins>
          </w:p>
        </w:tc>
        <w:tc>
          <w:tcPr>
            <w:tcW w:w="1260" w:type="dxa"/>
            <w:tcBorders>
              <w:top w:val="nil"/>
              <w:left w:val="nil"/>
              <w:bottom w:val="single" w:sz="4" w:space="0" w:color="auto"/>
              <w:right w:val="nil"/>
            </w:tcBorders>
            <w:shd w:val="clear" w:color="auto" w:fill="auto"/>
            <w:noWrap/>
            <w:vAlign w:val="center"/>
            <w:hideMark/>
          </w:tcPr>
          <w:p w14:paraId="368BA045" w14:textId="77777777" w:rsidR="00297282" w:rsidRPr="00297282" w:rsidDel="003922A4" w:rsidRDefault="00297282">
            <w:pPr>
              <w:spacing w:line="240" w:lineRule="auto"/>
              <w:jc w:val="center"/>
              <w:rPr>
                <w:ins w:id="5247" w:author="Billy Mitchell" w:date="2021-06-11T19:50:00Z"/>
                <w:del w:id="5248" w:author="Billy" w:date="2021-06-15T22:50:00Z"/>
                <w:rFonts w:eastAsia="Times New Roman"/>
                <w:color w:val="000000"/>
                <w:sz w:val="20"/>
                <w:szCs w:val="20"/>
                <w:lang w:val="en-US"/>
                <w:rPrChange w:id="5249" w:author="Billy Mitchell" w:date="2021-06-11T19:50:00Z">
                  <w:rPr>
                    <w:ins w:id="5250" w:author="Billy Mitchell" w:date="2021-06-11T19:50:00Z"/>
                    <w:del w:id="5251" w:author="Billy" w:date="2021-06-15T22:50:00Z"/>
                  </w:rPr>
                </w:rPrChange>
              </w:rPr>
              <w:pPrChange w:id="5252" w:author="Billy Mitchell" w:date="2021-06-11T19:50:00Z">
                <w:pPr>
                  <w:jc w:val="center"/>
                </w:pPr>
              </w:pPrChange>
            </w:pPr>
            <w:ins w:id="5253" w:author="Billy Mitchell" w:date="2021-06-11T19:50:00Z">
              <w:del w:id="5254" w:author="Billy" w:date="2021-06-15T22:50:00Z">
                <w:r w:rsidRPr="00297282" w:rsidDel="003922A4">
                  <w:rPr>
                    <w:rFonts w:eastAsia="Times New Roman"/>
                    <w:color w:val="000000"/>
                    <w:sz w:val="20"/>
                    <w:szCs w:val="20"/>
                    <w:lang w:val="en-US"/>
                    <w:rPrChange w:id="5255" w:author="Billy Mitchell" w:date="2021-06-11T19:50:00Z">
                      <w:rPr/>
                    </w:rPrChange>
                  </w:rPr>
                  <w:delText>0.083</w:delText>
                </w:r>
              </w:del>
            </w:ins>
          </w:p>
        </w:tc>
        <w:tc>
          <w:tcPr>
            <w:tcW w:w="717" w:type="dxa"/>
            <w:tcBorders>
              <w:top w:val="nil"/>
              <w:left w:val="nil"/>
              <w:bottom w:val="single" w:sz="4" w:space="0" w:color="auto"/>
              <w:right w:val="nil"/>
            </w:tcBorders>
            <w:shd w:val="clear" w:color="auto" w:fill="auto"/>
            <w:noWrap/>
            <w:vAlign w:val="center"/>
            <w:hideMark/>
          </w:tcPr>
          <w:p w14:paraId="25904FDC" w14:textId="77777777" w:rsidR="00297282" w:rsidRPr="00297282" w:rsidDel="003922A4" w:rsidRDefault="00297282">
            <w:pPr>
              <w:spacing w:line="240" w:lineRule="auto"/>
              <w:jc w:val="center"/>
              <w:rPr>
                <w:ins w:id="5256" w:author="Billy Mitchell" w:date="2021-06-11T19:50:00Z"/>
                <w:del w:id="5257" w:author="Billy" w:date="2021-06-15T22:50:00Z"/>
                <w:rFonts w:eastAsia="Times New Roman"/>
                <w:color w:val="000000"/>
                <w:sz w:val="20"/>
                <w:szCs w:val="20"/>
                <w:lang w:val="en-US"/>
                <w:rPrChange w:id="5258" w:author="Billy Mitchell" w:date="2021-06-11T19:50:00Z">
                  <w:rPr>
                    <w:ins w:id="5259" w:author="Billy Mitchell" w:date="2021-06-11T19:50:00Z"/>
                    <w:del w:id="5260" w:author="Billy" w:date="2021-06-15T22:50:00Z"/>
                  </w:rPr>
                </w:rPrChange>
              </w:rPr>
              <w:pPrChange w:id="5261" w:author="Billy Mitchell" w:date="2021-06-11T19:50:00Z">
                <w:pPr>
                  <w:jc w:val="center"/>
                </w:pPr>
              </w:pPrChange>
            </w:pPr>
            <w:ins w:id="5262" w:author="Billy Mitchell" w:date="2021-06-11T19:50:00Z">
              <w:del w:id="5263" w:author="Billy" w:date="2021-06-15T22:50:00Z">
                <w:r w:rsidRPr="00297282" w:rsidDel="003922A4">
                  <w:rPr>
                    <w:rFonts w:eastAsia="Times New Roman"/>
                    <w:color w:val="000000"/>
                    <w:sz w:val="20"/>
                    <w:szCs w:val="20"/>
                    <w:lang w:val="en-US"/>
                    <w:rPrChange w:id="5264" w:author="Billy Mitchell" w:date="2021-06-11T19:50:00Z">
                      <w:rPr/>
                    </w:rPrChange>
                  </w:rPr>
                  <w:delText>0.012</w:delText>
                </w:r>
              </w:del>
            </w:ins>
          </w:p>
        </w:tc>
        <w:tc>
          <w:tcPr>
            <w:tcW w:w="1173" w:type="dxa"/>
            <w:tcBorders>
              <w:top w:val="nil"/>
              <w:left w:val="nil"/>
              <w:bottom w:val="single" w:sz="4" w:space="0" w:color="auto"/>
              <w:right w:val="nil"/>
            </w:tcBorders>
            <w:shd w:val="clear" w:color="auto" w:fill="auto"/>
            <w:noWrap/>
            <w:vAlign w:val="center"/>
            <w:hideMark/>
          </w:tcPr>
          <w:p w14:paraId="2C5467C4" w14:textId="77777777" w:rsidR="00297282" w:rsidRPr="00297282" w:rsidDel="003922A4" w:rsidRDefault="00297282">
            <w:pPr>
              <w:spacing w:line="240" w:lineRule="auto"/>
              <w:jc w:val="center"/>
              <w:rPr>
                <w:ins w:id="5265" w:author="Billy Mitchell" w:date="2021-06-11T19:50:00Z"/>
                <w:del w:id="5266" w:author="Billy" w:date="2021-06-15T22:50:00Z"/>
                <w:rFonts w:eastAsia="Times New Roman"/>
                <w:color w:val="000000"/>
                <w:sz w:val="20"/>
                <w:szCs w:val="20"/>
                <w:lang w:val="en-US"/>
                <w:rPrChange w:id="5267" w:author="Billy Mitchell" w:date="2021-06-11T19:50:00Z">
                  <w:rPr>
                    <w:ins w:id="5268" w:author="Billy Mitchell" w:date="2021-06-11T19:50:00Z"/>
                    <w:del w:id="5269" w:author="Billy" w:date="2021-06-15T22:50:00Z"/>
                  </w:rPr>
                </w:rPrChange>
              </w:rPr>
              <w:pPrChange w:id="5270" w:author="Billy Mitchell" w:date="2021-06-11T19:50:00Z">
                <w:pPr>
                  <w:jc w:val="center"/>
                </w:pPr>
              </w:pPrChange>
            </w:pPr>
            <w:ins w:id="5271" w:author="Billy Mitchell" w:date="2021-06-11T19:50:00Z">
              <w:del w:id="5272" w:author="Billy" w:date="2021-06-15T22:50:00Z">
                <w:r w:rsidRPr="00297282" w:rsidDel="003922A4">
                  <w:rPr>
                    <w:rFonts w:eastAsia="Times New Roman"/>
                    <w:color w:val="000000"/>
                    <w:sz w:val="20"/>
                    <w:szCs w:val="20"/>
                    <w:lang w:val="en-US"/>
                    <w:rPrChange w:id="5273" w:author="Billy Mitchell" w:date="2021-06-11T19:50:00Z">
                      <w:rPr/>
                    </w:rPrChange>
                  </w:rPr>
                  <w:delText>6.882</w:delText>
                </w:r>
              </w:del>
            </w:ins>
          </w:p>
        </w:tc>
        <w:tc>
          <w:tcPr>
            <w:tcW w:w="600" w:type="dxa"/>
            <w:tcBorders>
              <w:top w:val="nil"/>
              <w:left w:val="nil"/>
              <w:bottom w:val="single" w:sz="4" w:space="0" w:color="auto"/>
              <w:right w:val="nil"/>
            </w:tcBorders>
            <w:shd w:val="clear" w:color="auto" w:fill="auto"/>
            <w:noWrap/>
            <w:vAlign w:val="center"/>
            <w:hideMark/>
          </w:tcPr>
          <w:p w14:paraId="3D1D9090" w14:textId="77777777" w:rsidR="00297282" w:rsidRPr="00297282" w:rsidDel="003922A4" w:rsidRDefault="00297282">
            <w:pPr>
              <w:spacing w:line="240" w:lineRule="auto"/>
              <w:jc w:val="center"/>
              <w:rPr>
                <w:ins w:id="5274" w:author="Billy Mitchell" w:date="2021-06-11T19:50:00Z"/>
                <w:del w:id="5275" w:author="Billy" w:date="2021-06-15T22:50:00Z"/>
                <w:rFonts w:eastAsia="Times New Roman"/>
                <w:color w:val="000000"/>
                <w:sz w:val="20"/>
                <w:szCs w:val="20"/>
                <w:lang w:val="en-US"/>
                <w:rPrChange w:id="5276" w:author="Billy Mitchell" w:date="2021-06-11T19:50:00Z">
                  <w:rPr>
                    <w:ins w:id="5277" w:author="Billy Mitchell" w:date="2021-06-11T19:50:00Z"/>
                    <w:del w:id="5278" w:author="Billy" w:date="2021-06-15T22:50:00Z"/>
                  </w:rPr>
                </w:rPrChange>
              </w:rPr>
              <w:pPrChange w:id="5279" w:author="Billy Mitchell" w:date="2021-06-11T19:50:00Z">
                <w:pPr>
                  <w:jc w:val="center"/>
                </w:pPr>
              </w:pPrChange>
            </w:pPr>
            <w:ins w:id="5280" w:author="Billy Mitchell" w:date="2021-06-11T19:50:00Z">
              <w:del w:id="5281" w:author="Billy" w:date="2021-06-15T22:50:00Z">
                <w:r w:rsidRPr="00297282" w:rsidDel="003922A4">
                  <w:rPr>
                    <w:rFonts w:eastAsia="Times New Roman"/>
                    <w:color w:val="000000"/>
                    <w:sz w:val="20"/>
                    <w:szCs w:val="20"/>
                    <w:lang w:val="en-US"/>
                    <w:rPrChange w:id="5282" w:author="Billy Mitchell" w:date="2021-06-11T19:50:00Z">
                      <w:rPr/>
                    </w:rPrChange>
                  </w:rPr>
                  <w:delText>4197</w:delText>
                </w:r>
              </w:del>
            </w:ins>
          </w:p>
        </w:tc>
        <w:tc>
          <w:tcPr>
            <w:tcW w:w="333" w:type="dxa"/>
            <w:tcBorders>
              <w:top w:val="nil"/>
              <w:left w:val="nil"/>
              <w:bottom w:val="single" w:sz="4" w:space="0" w:color="auto"/>
              <w:right w:val="nil"/>
            </w:tcBorders>
            <w:shd w:val="clear" w:color="auto" w:fill="auto"/>
            <w:noWrap/>
            <w:vAlign w:val="center"/>
            <w:hideMark/>
          </w:tcPr>
          <w:p w14:paraId="323FAD4B" w14:textId="77777777" w:rsidR="00297282" w:rsidRPr="00297282" w:rsidDel="003922A4" w:rsidRDefault="00297282">
            <w:pPr>
              <w:spacing w:line="240" w:lineRule="auto"/>
              <w:jc w:val="right"/>
              <w:rPr>
                <w:ins w:id="5283" w:author="Billy Mitchell" w:date="2021-06-11T19:50:00Z"/>
                <w:del w:id="5284" w:author="Billy" w:date="2021-06-15T22:50:00Z"/>
                <w:rFonts w:eastAsia="Times New Roman"/>
                <w:color w:val="000000"/>
                <w:sz w:val="20"/>
                <w:szCs w:val="20"/>
                <w:lang w:val="en-US"/>
                <w:rPrChange w:id="5285" w:author="Billy Mitchell" w:date="2021-06-11T19:50:00Z">
                  <w:rPr>
                    <w:ins w:id="5286" w:author="Billy Mitchell" w:date="2021-06-11T19:50:00Z"/>
                    <w:del w:id="5287" w:author="Billy" w:date="2021-06-15T22:50:00Z"/>
                  </w:rPr>
                </w:rPrChange>
              </w:rPr>
              <w:pPrChange w:id="5288" w:author="Billy Mitchell" w:date="2021-06-11T19:50:00Z">
                <w:pPr>
                  <w:jc w:val="right"/>
                </w:pPr>
              </w:pPrChange>
            </w:pPr>
            <w:ins w:id="5289" w:author="Billy Mitchell" w:date="2021-06-11T19:50:00Z">
              <w:del w:id="5290" w:author="Billy" w:date="2021-06-15T22:50:00Z">
                <w:r w:rsidRPr="00297282" w:rsidDel="003922A4">
                  <w:rPr>
                    <w:rFonts w:eastAsia="Times New Roman"/>
                    <w:color w:val="000000"/>
                    <w:sz w:val="20"/>
                    <w:szCs w:val="20"/>
                    <w:lang w:val="en-US"/>
                    <w:rPrChange w:id="5291" w:author="Billy Mitchell" w:date="2021-06-11T19:50:00Z">
                      <w:rPr/>
                    </w:rPrChange>
                  </w:rPr>
                  <w:delText>&lt;</w:delText>
                </w:r>
              </w:del>
            </w:ins>
          </w:p>
        </w:tc>
        <w:tc>
          <w:tcPr>
            <w:tcW w:w="1071" w:type="dxa"/>
            <w:tcBorders>
              <w:top w:val="nil"/>
              <w:left w:val="nil"/>
              <w:bottom w:val="single" w:sz="4" w:space="0" w:color="auto"/>
              <w:right w:val="nil"/>
            </w:tcBorders>
            <w:shd w:val="clear" w:color="auto" w:fill="auto"/>
            <w:noWrap/>
            <w:vAlign w:val="center"/>
            <w:hideMark/>
          </w:tcPr>
          <w:p w14:paraId="4FE7ECF0" w14:textId="77777777" w:rsidR="00297282" w:rsidRPr="00297282" w:rsidDel="003922A4" w:rsidRDefault="00297282">
            <w:pPr>
              <w:spacing w:line="240" w:lineRule="auto"/>
              <w:jc w:val="right"/>
              <w:rPr>
                <w:ins w:id="5292" w:author="Billy Mitchell" w:date="2021-06-11T19:50:00Z"/>
                <w:del w:id="5293" w:author="Billy" w:date="2021-06-15T22:50:00Z"/>
                <w:rFonts w:eastAsia="Times New Roman"/>
                <w:color w:val="000000"/>
                <w:sz w:val="20"/>
                <w:szCs w:val="20"/>
                <w:lang w:val="en-US"/>
                <w:rPrChange w:id="5294" w:author="Billy Mitchell" w:date="2021-06-11T19:50:00Z">
                  <w:rPr>
                    <w:ins w:id="5295" w:author="Billy Mitchell" w:date="2021-06-11T19:50:00Z"/>
                    <w:del w:id="5296" w:author="Billy" w:date="2021-06-15T22:50:00Z"/>
                  </w:rPr>
                </w:rPrChange>
              </w:rPr>
              <w:pPrChange w:id="5297" w:author="Billy Mitchell" w:date="2021-06-11T19:50:00Z">
                <w:pPr>
                  <w:jc w:val="right"/>
                </w:pPr>
              </w:pPrChange>
            </w:pPr>
            <w:ins w:id="5298" w:author="Billy Mitchell" w:date="2021-06-11T19:50:00Z">
              <w:del w:id="5299" w:author="Billy" w:date="2021-06-15T22:50:00Z">
                <w:r w:rsidRPr="00297282" w:rsidDel="003922A4">
                  <w:rPr>
                    <w:rFonts w:eastAsia="Times New Roman"/>
                    <w:color w:val="000000"/>
                    <w:sz w:val="20"/>
                    <w:szCs w:val="20"/>
                    <w:lang w:val="en-US"/>
                    <w:rPrChange w:id="5300" w:author="Billy Mitchell" w:date="2021-06-11T19:50:00Z">
                      <w:rPr/>
                    </w:rPrChange>
                  </w:rPr>
                  <w:delText>0.001</w:delText>
                </w:r>
              </w:del>
            </w:ins>
          </w:p>
        </w:tc>
        <w:tc>
          <w:tcPr>
            <w:tcW w:w="532" w:type="dxa"/>
            <w:tcBorders>
              <w:top w:val="nil"/>
              <w:left w:val="nil"/>
              <w:bottom w:val="single" w:sz="4" w:space="0" w:color="auto"/>
              <w:right w:val="single" w:sz="8" w:space="0" w:color="auto"/>
            </w:tcBorders>
            <w:shd w:val="clear" w:color="auto" w:fill="auto"/>
            <w:noWrap/>
            <w:vAlign w:val="center"/>
            <w:hideMark/>
          </w:tcPr>
          <w:p w14:paraId="0F799319" w14:textId="77777777" w:rsidR="00297282" w:rsidRPr="00297282" w:rsidDel="003922A4" w:rsidRDefault="00297282">
            <w:pPr>
              <w:spacing w:line="240" w:lineRule="auto"/>
              <w:rPr>
                <w:ins w:id="5301" w:author="Billy Mitchell" w:date="2021-06-11T19:50:00Z"/>
                <w:del w:id="5302" w:author="Billy" w:date="2021-06-15T22:50:00Z"/>
                <w:rFonts w:eastAsia="Times New Roman"/>
                <w:color w:val="000000"/>
                <w:sz w:val="20"/>
                <w:szCs w:val="20"/>
                <w:lang w:val="en-US"/>
                <w:rPrChange w:id="5303" w:author="Billy Mitchell" w:date="2021-06-11T19:50:00Z">
                  <w:rPr>
                    <w:ins w:id="5304" w:author="Billy Mitchell" w:date="2021-06-11T19:50:00Z"/>
                    <w:del w:id="5305" w:author="Billy" w:date="2021-06-15T22:50:00Z"/>
                  </w:rPr>
                </w:rPrChange>
              </w:rPr>
              <w:pPrChange w:id="5306" w:author="Billy Mitchell" w:date="2021-06-11T19:50:00Z">
                <w:pPr/>
              </w:pPrChange>
            </w:pPr>
            <w:ins w:id="5307" w:author="Billy Mitchell" w:date="2021-06-11T19:50:00Z">
              <w:del w:id="5308" w:author="Billy" w:date="2021-06-15T22:50:00Z">
                <w:r w:rsidRPr="00297282" w:rsidDel="003922A4">
                  <w:rPr>
                    <w:rFonts w:eastAsia="Times New Roman"/>
                    <w:color w:val="000000"/>
                    <w:sz w:val="20"/>
                    <w:szCs w:val="20"/>
                    <w:lang w:val="en-US"/>
                    <w:rPrChange w:id="5309" w:author="Billy Mitchell" w:date="2021-06-11T19:50:00Z">
                      <w:rPr/>
                    </w:rPrChange>
                  </w:rPr>
                  <w:delText>***</w:delText>
                </w:r>
              </w:del>
            </w:ins>
          </w:p>
        </w:tc>
      </w:tr>
      <w:tr w:rsidR="00297282" w:rsidRPr="00297282" w:rsidDel="003922A4" w14:paraId="39240190" w14:textId="77777777" w:rsidTr="00297282">
        <w:trPr>
          <w:divId w:val="1630235812"/>
          <w:trHeight w:val="600"/>
          <w:ins w:id="5310" w:author="Billy Mitchell" w:date="2021-06-11T19:50:00Z"/>
          <w:del w:id="5311" w:author="Billy" w:date="2021-06-15T22:50:00Z"/>
        </w:trPr>
        <w:tc>
          <w:tcPr>
            <w:tcW w:w="3320" w:type="dxa"/>
            <w:tcBorders>
              <w:top w:val="nil"/>
              <w:left w:val="single" w:sz="8" w:space="0" w:color="auto"/>
              <w:bottom w:val="single" w:sz="4" w:space="0" w:color="auto"/>
              <w:right w:val="nil"/>
            </w:tcBorders>
            <w:shd w:val="clear" w:color="000000" w:fill="F2F2F2"/>
            <w:vAlign w:val="center"/>
            <w:hideMark/>
          </w:tcPr>
          <w:p w14:paraId="78E2F383" w14:textId="77777777" w:rsidR="00297282" w:rsidRPr="00297282" w:rsidDel="003922A4" w:rsidRDefault="00297282">
            <w:pPr>
              <w:spacing w:line="240" w:lineRule="auto"/>
              <w:jc w:val="center"/>
              <w:rPr>
                <w:ins w:id="5312" w:author="Billy Mitchell" w:date="2021-06-11T19:50:00Z"/>
                <w:del w:id="5313" w:author="Billy" w:date="2021-06-15T22:50:00Z"/>
                <w:rFonts w:eastAsia="Times New Roman"/>
                <w:i/>
                <w:iCs/>
                <w:color w:val="000000"/>
                <w:sz w:val="20"/>
                <w:szCs w:val="20"/>
                <w:lang w:val="en-US"/>
                <w:rPrChange w:id="5314" w:author="Billy Mitchell" w:date="2021-06-11T19:50:00Z">
                  <w:rPr>
                    <w:ins w:id="5315" w:author="Billy Mitchell" w:date="2021-06-11T19:50:00Z"/>
                    <w:del w:id="5316" w:author="Billy" w:date="2021-06-15T22:50:00Z"/>
                  </w:rPr>
                </w:rPrChange>
              </w:rPr>
              <w:pPrChange w:id="5317" w:author="Billy Mitchell" w:date="2021-06-11T19:50:00Z">
                <w:pPr>
                  <w:jc w:val="center"/>
                </w:pPr>
              </w:pPrChange>
            </w:pPr>
            <w:ins w:id="5318" w:author="Billy Mitchell" w:date="2021-06-11T19:50:00Z">
              <w:del w:id="5319" w:author="Billy" w:date="2021-06-15T22:50:00Z">
                <w:r w:rsidRPr="00297282" w:rsidDel="003922A4">
                  <w:rPr>
                    <w:rFonts w:eastAsia="Times New Roman"/>
                    <w:i/>
                    <w:iCs/>
                    <w:color w:val="000000"/>
                    <w:sz w:val="20"/>
                    <w:szCs w:val="20"/>
                    <w:lang w:val="en-US"/>
                    <w:rPrChange w:id="5320" w:author="Billy Mitchell" w:date="2021-06-11T19:50:00Z">
                      <w:rPr/>
                    </w:rPrChange>
                  </w:rPr>
                  <w:delText>Adult, Positive v. Negative</w:delText>
                </w:r>
              </w:del>
            </w:ins>
          </w:p>
        </w:tc>
        <w:tc>
          <w:tcPr>
            <w:tcW w:w="1260" w:type="dxa"/>
            <w:tcBorders>
              <w:top w:val="nil"/>
              <w:left w:val="nil"/>
              <w:bottom w:val="single" w:sz="4" w:space="0" w:color="auto"/>
              <w:right w:val="nil"/>
            </w:tcBorders>
            <w:shd w:val="clear" w:color="auto" w:fill="auto"/>
            <w:noWrap/>
            <w:vAlign w:val="center"/>
            <w:hideMark/>
          </w:tcPr>
          <w:p w14:paraId="35A4D529" w14:textId="77777777" w:rsidR="00297282" w:rsidRPr="00297282" w:rsidDel="003922A4" w:rsidRDefault="00297282">
            <w:pPr>
              <w:spacing w:line="240" w:lineRule="auto"/>
              <w:jc w:val="center"/>
              <w:rPr>
                <w:ins w:id="5321" w:author="Billy Mitchell" w:date="2021-06-11T19:50:00Z"/>
                <w:del w:id="5322" w:author="Billy" w:date="2021-06-15T22:50:00Z"/>
                <w:rFonts w:eastAsia="Times New Roman"/>
                <w:color w:val="000000"/>
                <w:sz w:val="20"/>
                <w:szCs w:val="20"/>
                <w:lang w:val="en-US"/>
                <w:rPrChange w:id="5323" w:author="Billy Mitchell" w:date="2021-06-11T19:50:00Z">
                  <w:rPr>
                    <w:ins w:id="5324" w:author="Billy Mitchell" w:date="2021-06-11T19:50:00Z"/>
                    <w:del w:id="5325" w:author="Billy" w:date="2021-06-15T22:50:00Z"/>
                  </w:rPr>
                </w:rPrChange>
              </w:rPr>
              <w:pPrChange w:id="5326" w:author="Billy Mitchell" w:date="2021-06-11T19:50:00Z">
                <w:pPr>
                  <w:jc w:val="center"/>
                </w:pPr>
              </w:pPrChange>
            </w:pPr>
            <w:ins w:id="5327" w:author="Billy Mitchell" w:date="2021-06-11T19:50:00Z">
              <w:del w:id="5328" w:author="Billy" w:date="2021-06-15T22:50:00Z">
                <w:r w:rsidRPr="00297282" w:rsidDel="003922A4">
                  <w:rPr>
                    <w:rFonts w:eastAsia="Times New Roman"/>
                    <w:color w:val="000000"/>
                    <w:sz w:val="20"/>
                    <w:szCs w:val="20"/>
                    <w:lang w:val="en-US"/>
                    <w:rPrChange w:id="5329" w:author="Billy Mitchell" w:date="2021-06-11T19:50:00Z">
                      <w:rPr/>
                    </w:rPrChange>
                  </w:rPr>
                  <w:delText>0.009</w:delText>
                </w:r>
              </w:del>
            </w:ins>
          </w:p>
        </w:tc>
        <w:tc>
          <w:tcPr>
            <w:tcW w:w="717" w:type="dxa"/>
            <w:tcBorders>
              <w:top w:val="nil"/>
              <w:left w:val="nil"/>
              <w:bottom w:val="single" w:sz="4" w:space="0" w:color="auto"/>
              <w:right w:val="nil"/>
            </w:tcBorders>
            <w:shd w:val="clear" w:color="auto" w:fill="auto"/>
            <w:noWrap/>
            <w:vAlign w:val="center"/>
            <w:hideMark/>
          </w:tcPr>
          <w:p w14:paraId="0F926761" w14:textId="77777777" w:rsidR="00297282" w:rsidRPr="00297282" w:rsidDel="003922A4" w:rsidRDefault="00297282">
            <w:pPr>
              <w:spacing w:line="240" w:lineRule="auto"/>
              <w:jc w:val="center"/>
              <w:rPr>
                <w:ins w:id="5330" w:author="Billy Mitchell" w:date="2021-06-11T19:50:00Z"/>
                <w:del w:id="5331" w:author="Billy" w:date="2021-06-15T22:50:00Z"/>
                <w:rFonts w:eastAsia="Times New Roman"/>
                <w:color w:val="000000"/>
                <w:sz w:val="20"/>
                <w:szCs w:val="20"/>
                <w:lang w:val="en-US"/>
                <w:rPrChange w:id="5332" w:author="Billy Mitchell" w:date="2021-06-11T19:50:00Z">
                  <w:rPr>
                    <w:ins w:id="5333" w:author="Billy Mitchell" w:date="2021-06-11T19:50:00Z"/>
                    <w:del w:id="5334" w:author="Billy" w:date="2021-06-15T22:50:00Z"/>
                  </w:rPr>
                </w:rPrChange>
              </w:rPr>
              <w:pPrChange w:id="5335" w:author="Billy Mitchell" w:date="2021-06-11T19:50:00Z">
                <w:pPr>
                  <w:jc w:val="center"/>
                </w:pPr>
              </w:pPrChange>
            </w:pPr>
            <w:ins w:id="5336" w:author="Billy Mitchell" w:date="2021-06-11T19:50:00Z">
              <w:del w:id="5337" w:author="Billy" w:date="2021-06-15T22:50:00Z">
                <w:r w:rsidRPr="00297282" w:rsidDel="003922A4">
                  <w:rPr>
                    <w:rFonts w:eastAsia="Times New Roman"/>
                    <w:color w:val="000000"/>
                    <w:sz w:val="20"/>
                    <w:szCs w:val="20"/>
                    <w:lang w:val="en-US"/>
                    <w:rPrChange w:id="5338" w:author="Billy Mitchell" w:date="2021-06-11T19:50:00Z">
                      <w:rPr/>
                    </w:rPrChange>
                  </w:rPr>
                  <w:delText>0.013</w:delText>
                </w:r>
              </w:del>
            </w:ins>
          </w:p>
        </w:tc>
        <w:tc>
          <w:tcPr>
            <w:tcW w:w="1173" w:type="dxa"/>
            <w:tcBorders>
              <w:top w:val="nil"/>
              <w:left w:val="nil"/>
              <w:bottom w:val="single" w:sz="4" w:space="0" w:color="auto"/>
              <w:right w:val="nil"/>
            </w:tcBorders>
            <w:shd w:val="clear" w:color="auto" w:fill="auto"/>
            <w:noWrap/>
            <w:vAlign w:val="center"/>
            <w:hideMark/>
          </w:tcPr>
          <w:p w14:paraId="7E94B3C6" w14:textId="77777777" w:rsidR="00297282" w:rsidRPr="00297282" w:rsidDel="003922A4" w:rsidRDefault="00297282">
            <w:pPr>
              <w:spacing w:line="240" w:lineRule="auto"/>
              <w:jc w:val="center"/>
              <w:rPr>
                <w:ins w:id="5339" w:author="Billy Mitchell" w:date="2021-06-11T19:50:00Z"/>
                <w:del w:id="5340" w:author="Billy" w:date="2021-06-15T22:50:00Z"/>
                <w:rFonts w:eastAsia="Times New Roman"/>
                <w:color w:val="000000"/>
                <w:sz w:val="20"/>
                <w:szCs w:val="20"/>
                <w:lang w:val="en-US"/>
                <w:rPrChange w:id="5341" w:author="Billy Mitchell" w:date="2021-06-11T19:50:00Z">
                  <w:rPr>
                    <w:ins w:id="5342" w:author="Billy Mitchell" w:date="2021-06-11T19:50:00Z"/>
                    <w:del w:id="5343" w:author="Billy" w:date="2021-06-15T22:50:00Z"/>
                  </w:rPr>
                </w:rPrChange>
              </w:rPr>
              <w:pPrChange w:id="5344" w:author="Billy Mitchell" w:date="2021-06-11T19:50:00Z">
                <w:pPr>
                  <w:jc w:val="center"/>
                </w:pPr>
              </w:pPrChange>
            </w:pPr>
            <w:ins w:id="5345" w:author="Billy Mitchell" w:date="2021-06-11T19:50:00Z">
              <w:del w:id="5346" w:author="Billy" w:date="2021-06-15T22:50:00Z">
                <w:r w:rsidRPr="00297282" w:rsidDel="003922A4">
                  <w:rPr>
                    <w:rFonts w:eastAsia="Times New Roman"/>
                    <w:color w:val="000000"/>
                    <w:sz w:val="20"/>
                    <w:szCs w:val="20"/>
                    <w:lang w:val="en-US"/>
                    <w:rPrChange w:id="5347" w:author="Billy Mitchell" w:date="2021-06-11T19:50:00Z">
                      <w:rPr/>
                    </w:rPrChange>
                  </w:rPr>
                  <w:delText>0.727</w:delText>
                </w:r>
              </w:del>
            </w:ins>
          </w:p>
        </w:tc>
        <w:tc>
          <w:tcPr>
            <w:tcW w:w="600" w:type="dxa"/>
            <w:tcBorders>
              <w:top w:val="nil"/>
              <w:left w:val="nil"/>
              <w:bottom w:val="single" w:sz="4" w:space="0" w:color="auto"/>
              <w:right w:val="nil"/>
            </w:tcBorders>
            <w:shd w:val="clear" w:color="auto" w:fill="auto"/>
            <w:noWrap/>
            <w:vAlign w:val="center"/>
            <w:hideMark/>
          </w:tcPr>
          <w:p w14:paraId="29C1B455" w14:textId="77777777" w:rsidR="00297282" w:rsidRPr="00297282" w:rsidDel="003922A4" w:rsidRDefault="00297282">
            <w:pPr>
              <w:spacing w:line="240" w:lineRule="auto"/>
              <w:jc w:val="center"/>
              <w:rPr>
                <w:ins w:id="5348" w:author="Billy Mitchell" w:date="2021-06-11T19:50:00Z"/>
                <w:del w:id="5349" w:author="Billy" w:date="2021-06-15T22:50:00Z"/>
                <w:rFonts w:eastAsia="Times New Roman"/>
                <w:color w:val="000000"/>
                <w:sz w:val="20"/>
                <w:szCs w:val="20"/>
                <w:lang w:val="en-US"/>
                <w:rPrChange w:id="5350" w:author="Billy Mitchell" w:date="2021-06-11T19:50:00Z">
                  <w:rPr>
                    <w:ins w:id="5351" w:author="Billy Mitchell" w:date="2021-06-11T19:50:00Z"/>
                    <w:del w:id="5352" w:author="Billy" w:date="2021-06-15T22:50:00Z"/>
                  </w:rPr>
                </w:rPrChange>
              </w:rPr>
              <w:pPrChange w:id="5353" w:author="Billy Mitchell" w:date="2021-06-11T19:50:00Z">
                <w:pPr>
                  <w:jc w:val="center"/>
                </w:pPr>
              </w:pPrChange>
            </w:pPr>
            <w:ins w:id="5354" w:author="Billy Mitchell" w:date="2021-06-11T19:50:00Z">
              <w:del w:id="5355" w:author="Billy" w:date="2021-06-15T22:50:00Z">
                <w:r w:rsidRPr="00297282" w:rsidDel="003922A4">
                  <w:rPr>
                    <w:rFonts w:eastAsia="Times New Roman"/>
                    <w:color w:val="000000"/>
                    <w:sz w:val="20"/>
                    <w:szCs w:val="20"/>
                    <w:lang w:val="en-US"/>
                    <w:rPrChange w:id="5356" w:author="Billy Mitchell" w:date="2021-06-11T19:50:00Z">
                      <w:rPr/>
                    </w:rPrChange>
                  </w:rPr>
                  <w:delText>3358</w:delText>
                </w:r>
              </w:del>
            </w:ins>
          </w:p>
        </w:tc>
        <w:tc>
          <w:tcPr>
            <w:tcW w:w="333" w:type="dxa"/>
            <w:tcBorders>
              <w:top w:val="nil"/>
              <w:left w:val="nil"/>
              <w:bottom w:val="single" w:sz="4" w:space="0" w:color="auto"/>
              <w:right w:val="nil"/>
            </w:tcBorders>
            <w:shd w:val="clear" w:color="auto" w:fill="auto"/>
            <w:noWrap/>
            <w:vAlign w:val="center"/>
            <w:hideMark/>
          </w:tcPr>
          <w:p w14:paraId="072FEF08" w14:textId="77777777" w:rsidR="00297282" w:rsidRPr="00297282" w:rsidDel="003922A4" w:rsidRDefault="00297282">
            <w:pPr>
              <w:spacing w:line="240" w:lineRule="auto"/>
              <w:jc w:val="right"/>
              <w:rPr>
                <w:ins w:id="5357" w:author="Billy Mitchell" w:date="2021-06-11T19:50:00Z"/>
                <w:del w:id="5358" w:author="Billy" w:date="2021-06-15T22:50:00Z"/>
                <w:rFonts w:eastAsia="Times New Roman"/>
                <w:color w:val="000000"/>
                <w:sz w:val="20"/>
                <w:szCs w:val="20"/>
                <w:lang w:val="en-US"/>
                <w:rPrChange w:id="5359" w:author="Billy Mitchell" w:date="2021-06-11T19:50:00Z">
                  <w:rPr>
                    <w:ins w:id="5360" w:author="Billy Mitchell" w:date="2021-06-11T19:50:00Z"/>
                    <w:del w:id="5361" w:author="Billy" w:date="2021-06-15T22:50:00Z"/>
                  </w:rPr>
                </w:rPrChange>
              </w:rPr>
              <w:pPrChange w:id="5362" w:author="Billy Mitchell" w:date="2021-06-11T19:50:00Z">
                <w:pPr>
                  <w:jc w:val="right"/>
                </w:pPr>
              </w:pPrChange>
            </w:pPr>
            <w:ins w:id="5363" w:author="Billy Mitchell" w:date="2021-06-11T19:50:00Z">
              <w:del w:id="5364" w:author="Billy" w:date="2021-06-15T22:50:00Z">
                <w:r w:rsidRPr="00297282" w:rsidDel="003922A4">
                  <w:rPr>
                    <w:rFonts w:eastAsia="Times New Roman"/>
                    <w:color w:val="000000"/>
                    <w:sz w:val="20"/>
                    <w:szCs w:val="20"/>
                    <w:lang w:val="en-US"/>
                    <w:rPrChange w:id="5365" w:author="Billy Mitchell" w:date="2021-06-11T19:50:00Z">
                      <w:rPr/>
                    </w:rPrChange>
                  </w:rPr>
                  <w:delText> </w:delText>
                </w:r>
              </w:del>
            </w:ins>
          </w:p>
        </w:tc>
        <w:tc>
          <w:tcPr>
            <w:tcW w:w="1071" w:type="dxa"/>
            <w:tcBorders>
              <w:top w:val="nil"/>
              <w:left w:val="nil"/>
              <w:bottom w:val="single" w:sz="4" w:space="0" w:color="auto"/>
              <w:right w:val="nil"/>
            </w:tcBorders>
            <w:shd w:val="clear" w:color="auto" w:fill="auto"/>
            <w:noWrap/>
            <w:vAlign w:val="center"/>
            <w:hideMark/>
          </w:tcPr>
          <w:p w14:paraId="54F1CAB1" w14:textId="77777777" w:rsidR="00297282" w:rsidRPr="00297282" w:rsidDel="003922A4" w:rsidRDefault="00297282">
            <w:pPr>
              <w:spacing w:line="240" w:lineRule="auto"/>
              <w:jc w:val="right"/>
              <w:rPr>
                <w:ins w:id="5366" w:author="Billy Mitchell" w:date="2021-06-11T19:50:00Z"/>
                <w:del w:id="5367" w:author="Billy" w:date="2021-06-15T22:50:00Z"/>
                <w:rFonts w:eastAsia="Times New Roman"/>
                <w:color w:val="000000"/>
                <w:sz w:val="20"/>
                <w:szCs w:val="20"/>
                <w:lang w:val="en-US"/>
                <w:rPrChange w:id="5368" w:author="Billy Mitchell" w:date="2021-06-11T19:50:00Z">
                  <w:rPr>
                    <w:ins w:id="5369" w:author="Billy Mitchell" w:date="2021-06-11T19:50:00Z"/>
                    <w:del w:id="5370" w:author="Billy" w:date="2021-06-15T22:50:00Z"/>
                  </w:rPr>
                </w:rPrChange>
              </w:rPr>
              <w:pPrChange w:id="5371" w:author="Billy Mitchell" w:date="2021-06-11T19:50:00Z">
                <w:pPr>
                  <w:jc w:val="right"/>
                </w:pPr>
              </w:pPrChange>
            </w:pPr>
            <w:ins w:id="5372" w:author="Billy Mitchell" w:date="2021-06-11T19:50:00Z">
              <w:del w:id="5373" w:author="Billy" w:date="2021-06-15T22:50:00Z">
                <w:r w:rsidRPr="00297282" w:rsidDel="003922A4">
                  <w:rPr>
                    <w:rFonts w:eastAsia="Times New Roman"/>
                    <w:color w:val="000000"/>
                    <w:sz w:val="20"/>
                    <w:szCs w:val="20"/>
                    <w:lang w:val="en-US"/>
                    <w:rPrChange w:id="5374" w:author="Billy Mitchell" w:date="2021-06-11T19:50:00Z">
                      <w:rPr/>
                    </w:rPrChange>
                  </w:rPr>
                  <w:delText>1.000</w:delText>
                </w:r>
              </w:del>
            </w:ins>
          </w:p>
        </w:tc>
        <w:tc>
          <w:tcPr>
            <w:tcW w:w="532" w:type="dxa"/>
            <w:tcBorders>
              <w:top w:val="nil"/>
              <w:left w:val="nil"/>
              <w:bottom w:val="single" w:sz="4" w:space="0" w:color="auto"/>
              <w:right w:val="single" w:sz="8" w:space="0" w:color="auto"/>
            </w:tcBorders>
            <w:shd w:val="clear" w:color="auto" w:fill="auto"/>
            <w:noWrap/>
            <w:vAlign w:val="center"/>
            <w:hideMark/>
          </w:tcPr>
          <w:p w14:paraId="5AF9B866" w14:textId="77777777" w:rsidR="00297282" w:rsidRPr="00297282" w:rsidDel="003922A4" w:rsidRDefault="00297282">
            <w:pPr>
              <w:spacing w:line="240" w:lineRule="auto"/>
              <w:rPr>
                <w:ins w:id="5375" w:author="Billy Mitchell" w:date="2021-06-11T19:50:00Z"/>
                <w:del w:id="5376" w:author="Billy" w:date="2021-06-15T22:50:00Z"/>
                <w:rFonts w:eastAsia="Times New Roman"/>
                <w:color w:val="000000"/>
                <w:sz w:val="20"/>
                <w:szCs w:val="20"/>
                <w:lang w:val="en-US"/>
                <w:rPrChange w:id="5377" w:author="Billy Mitchell" w:date="2021-06-11T19:50:00Z">
                  <w:rPr>
                    <w:ins w:id="5378" w:author="Billy Mitchell" w:date="2021-06-11T19:50:00Z"/>
                    <w:del w:id="5379" w:author="Billy" w:date="2021-06-15T22:50:00Z"/>
                  </w:rPr>
                </w:rPrChange>
              </w:rPr>
              <w:pPrChange w:id="5380" w:author="Billy Mitchell" w:date="2021-06-11T19:50:00Z">
                <w:pPr/>
              </w:pPrChange>
            </w:pPr>
            <w:ins w:id="5381" w:author="Billy Mitchell" w:date="2021-06-11T19:50:00Z">
              <w:del w:id="5382" w:author="Billy" w:date="2021-06-15T22:50:00Z">
                <w:r w:rsidRPr="00297282" w:rsidDel="003922A4">
                  <w:rPr>
                    <w:rFonts w:eastAsia="Times New Roman"/>
                    <w:color w:val="000000"/>
                    <w:sz w:val="20"/>
                    <w:szCs w:val="20"/>
                    <w:lang w:val="en-US"/>
                    <w:rPrChange w:id="5383" w:author="Billy Mitchell" w:date="2021-06-11T19:50:00Z">
                      <w:rPr/>
                    </w:rPrChange>
                  </w:rPr>
                  <w:delText> </w:delText>
                </w:r>
              </w:del>
            </w:ins>
          </w:p>
        </w:tc>
      </w:tr>
      <w:tr w:rsidR="00297282" w:rsidRPr="00297282" w:rsidDel="003922A4" w14:paraId="59A8E4CD" w14:textId="77777777" w:rsidTr="00297282">
        <w:trPr>
          <w:divId w:val="1630235812"/>
          <w:trHeight w:val="600"/>
          <w:ins w:id="5384" w:author="Billy Mitchell" w:date="2021-06-11T19:50:00Z"/>
          <w:del w:id="5385" w:author="Billy" w:date="2021-06-15T22:50:00Z"/>
        </w:trPr>
        <w:tc>
          <w:tcPr>
            <w:tcW w:w="3320" w:type="dxa"/>
            <w:tcBorders>
              <w:top w:val="nil"/>
              <w:left w:val="single" w:sz="8" w:space="0" w:color="auto"/>
              <w:bottom w:val="single" w:sz="4" w:space="0" w:color="auto"/>
              <w:right w:val="nil"/>
            </w:tcBorders>
            <w:shd w:val="clear" w:color="000000" w:fill="F2F2F2"/>
            <w:vAlign w:val="center"/>
            <w:hideMark/>
          </w:tcPr>
          <w:p w14:paraId="355CC95B" w14:textId="77777777" w:rsidR="00297282" w:rsidRPr="00297282" w:rsidDel="003922A4" w:rsidRDefault="00297282">
            <w:pPr>
              <w:spacing w:line="240" w:lineRule="auto"/>
              <w:jc w:val="center"/>
              <w:rPr>
                <w:ins w:id="5386" w:author="Billy Mitchell" w:date="2021-06-11T19:50:00Z"/>
                <w:del w:id="5387" w:author="Billy" w:date="2021-06-15T22:50:00Z"/>
                <w:rFonts w:eastAsia="Times New Roman"/>
                <w:i/>
                <w:iCs/>
                <w:color w:val="000000"/>
                <w:sz w:val="20"/>
                <w:szCs w:val="20"/>
                <w:lang w:val="en-US"/>
                <w:rPrChange w:id="5388" w:author="Billy Mitchell" w:date="2021-06-11T19:50:00Z">
                  <w:rPr>
                    <w:ins w:id="5389" w:author="Billy Mitchell" w:date="2021-06-11T19:50:00Z"/>
                    <w:del w:id="5390" w:author="Billy" w:date="2021-06-15T22:50:00Z"/>
                  </w:rPr>
                </w:rPrChange>
              </w:rPr>
              <w:pPrChange w:id="5391" w:author="Billy Mitchell" w:date="2021-06-11T19:50:00Z">
                <w:pPr>
                  <w:jc w:val="center"/>
                </w:pPr>
              </w:pPrChange>
            </w:pPr>
            <w:ins w:id="5392" w:author="Billy Mitchell" w:date="2021-06-11T19:50:00Z">
              <w:del w:id="5393" w:author="Billy" w:date="2021-06-15T22:50:00Z">
                <w:r w:rsidRPr="00297282" w:rsidDel="003922A4">
                  <w:rPr>
                    <w:rFonts w:eastAsia="Times New Roman"/>
                    <w:i/>
                    <w:iCs/>
                    <w:color w:val="000000"/>
                    <w:sz w:val="20"/>
                    <w:szCs w:val="20"/>
                    <w:lang w:val="en-US"/>
                    <w:rPrChange w:id="5394" w:author="Billy Mitchell" w:date="2021-06-11T19:50:00Z">
                      <w:rPr/>
                    </w:rPrChange>
                  </w:rPr>
                  <w:delText>Adult, Positive v. Neutral</w:delText>
                </w:r>
              </w:del>
            </w:ins>
          </w:p>
        </w:tc>
        <w:tc>
          <w:tcPr>
            <w:tcW w:w="1260" w:type="dxa"/>
            <w:tcBorders>
              <w:top w:val="nil"/>
              <w:left w:val="nil"/>
              <w:bottom w:val="single" w:sz="4" w:space="0" w:color="auto"/>
              <w:right w:val="nil"/>
            </w:tcBorders>
            <w:shd w:val="clear" w:color="auto" w:fill="auto"/>
            <w:noWrap/>
            <w:vAlign w:val="center"/>
            <w:hideMark/>
          </w:tcPr>
          <w:p w14:paraId="43A56BF2" w14:textId="77777777" w:rsidR="00297282" w:rsidRPr="00297282" w:rsidDel="003922A4" w:rsidRDefault="00297282">
            <w:pPr>
              <w:spacing w:line="240" w:lineRule="auto"/>
              <w:jc w:val="center"/>
              <w:rPr>
                <w:ins w:id="5395" w:author="Billy Mitchell" w:date="2021-06-11T19:50:00Z"/>
                <w:del w:id="5396" w:author="Billy" w:date="2021-06-15T22:50:00Z"/>
                <w:rFonts w:eastAsia="Times New Roman"/>
                <w:color w:val="000000"/>
                <w:sz w:val="20"/>
                <w:szCs w:val="20"/>
                <w:lang w:val="en-US"/>
                <w:rPrChange w:id="5397" w:author="Billy Mitchell" w:date="2021-06-11T19:50:00Z">
                  <w:rPr>
                    <w:ins w:id="5398" w:author="Billy Mitchell" w:date="2021-06-11T19:50:00Z"/>
                    <w:del w:id="5399" w:author="Billy" w:date="2021-06-15T22:50:00Z"/>
                  </w:rPr>
                </w:rPrChange>
              </w:rPr>
              <w:pPrChange w:id="5400" w:author="Billy Mitchell" w:date="2021-06-11T19:50:00Z">
                <w:pPr>
                  <w:jc w:val="center"/>
                </w:pPr>
              </w:pPrChange>
            </w:pPr>
            <w:ins w:id="5401" w:author="Billy Mitchell" w:date="2021-06-11T19:50:00Z">
              <w:del w:id="5402" w:author="Billy" w:date="2021-06-15T22:50:00Z">
                <w:r w:rsidRPr="00297282" w:rsidDel="003922A4">
                  <w:rPr>
                    <w:rFonts w:eastAsia="Times New Roman"/>
                    <w:color w:val="000000"/>
                    <w:sz w:val="20"/>
                    <w:szCs w:val="20"/>
                    <w:lang w:val="en-US"/>
                    <w:rPrChange w:id="5403" w:author="Billy Mitchell" w:date="2021-06-11T19:50:00Z">
                      <w:rPr/>
                    </w:rPrChange>
                  </w:rPr>
                  <w:delText>0.018</w:delText>
                </w:r>
              </w:del>
            </w:ins>
          </w:p>
        </w:tc>
        <w:tc>
          <w:tcPr>
            <w:tcW w:w="717" w:type="dxa"/>
            <w:tcBorders>
              <w:top w:val="nil"/>
              <w:left w:val="nil"/>
              <w:bottom w:val="single" w:sz="4" w:space="0" w:color="auto"/>
              <w:right w:val="nil"/>
            </w:tcBorders>
            <w:shd w:val="clear" w:color="auto" w:fill="auto"/>
            <w:noWrap/>
            <w:vAlign w:val="center"/>
            <w:hideMark/>
          </w:tcPr>
          <w:p w14:paraId="3C2AEC1F" w14:textId="77777777" w:rsidR="00297282" w:rsidRPr="00297282" w:rsidDel="003922A4" w:rsidRDefault="00297282">
            <w:pPr>
              <w:spacing w:line="240" w:lineRule="auto"/>
              <w:jc w:val="center"/>
              <w:rPr>
                <w:ins w:id="5404" w:author="Billy Mitchell" w:date="2021-06-11T19:50:00Z"/>
                <w:del w:id="5405" w:author="Billy" w:date="2021-06-15T22:50:00Z"/>
                <w:rFonts w:eastAsia="Times New Roman"/>
                <w:color w:val="000000"/>
                <w:sz w:val="20"/>
                <w:szCs w:val="20"/>
                <w:lang w:val="en-US"/>
                <w:rPrChange w:id="5406" w:author="Billy Mitchell" w:date="2021-06-11T19:50:00Z">
                  <w:rPr>
                    <w:ins w:id="5407" w:author="Billy Mitchell" w:date="2021-06-11T19:50:00Z"/>
                    <w:del w:id="5408" w:author="Billy" w:date="2021-06-15T22:50:00Z"/>
                  </w:rPr>
                </w:rPrChange>
              </w:rPr>
              <w:pPrChange w:id="5409" w:author="Billy Mitchell" w:date="2021-06-11T19:50:00Z">
                <w:pPr>
                  <w:jc w:val="center"/>
                </w:pPr>
              </w:pPrChange>
            </w:pPr>
            <w:ins w:id="5410" w:author="Billy Mitchell" w:date="2021-06-11T19:50:00Z">
              <w:del w:id="5411" w:author="Billy" w:date="2021-06-15T22:50:00Z">
                <w:r w:rsidRPr="00297282" w:rsidDel="003922A4">
                  <w:rPr>
                    <w:rFonts w:eastAsia="Times New Roman"/>
                    <w:color w:val="000000"/>
                    <w:sz w:val="20"/>
                    <w:szCs w:val="20"/>
                    <w:lang w:val="en-US"/>
                    <w:rPrChange w:id="5412" w:author="Billy Mitchell" w:date="2021-06-11T19:50:00Z">
                      <w:rPr/>
                    </w:rPrChange>
                  </w:rPr>
                  <w:delText>0.013</w:delText>
                </w:r>
              </w:del>
            </w:ins>
          </w:p>
        </w:tc>
        <w:tc>
          <w:tcPr>
            <w:tcW w:w="1173" w:type="dxa"/>
            <w:tcBorders>
              <w:top w:val="nil"/>
              <w:left w:val="nil"/>
              <w:bottom w:val="single" w:sz="4" w:space="0" w:color="auto"/>
              <w:right w:val="nil"/>
            </w:tcBorders>
            <w:shd w:val="clear" w:color="auto" w:fill="auto"/>
            <w:noWrap/>
            <w:vAlign w:val="center"/>
            <w:hideMark/>
          </w:tcPr>
          <w:p w14:paraId="55B1267F" w14:textId="77777777" w:rsidR="00297282" w:rsidRPr="00297282" w:rsidDel="003922A4" w:rsidRDefault="00297282">
            <w:pPr>
              <w:spacing w:line="240" w:lineRule="auto"/>
              <w:jc w:val="center"/>
              <w:rPr>
                <w:ins w:id="5413" w:author="Billy Mitchell" w:date="2021-06-11T19:50:00Z"/>
                <w:del w:id="5414" w:author="Billy" w:date="2021-06-15T22:50:00Z"/>
                <w:rFonts w:eastAsia="Times New Roman"/>
                <w:color w:val="000000"/>
                <w:sz w:val="20"/>
                <w:szCs w:val="20"/>
                <w:lang w:val="en-US"/>
                <w:rPrChange w:id="5415" w:author="Billy Mitchell" w:date="2021-06-11T19:50:00Z">
                  <w:rPr>
                    <w:ins w:id="5416" w:author="Billy Mitchell" w:date="2021-06-11T19:50:00Z"/>
                    <w:del w:id="5417" w:author="Billy" w:date="2021-06-15T22:50:00Z"/>
                  </w:rPr>
                </w:rPrChange>
              </w:rPr>
              <w:pPrChange w:id="5418" w:author="Billy Mitchell" w:date="2021-06-11T19:50:00Z">
                <w:pPr>
                  <w:jc w:val="center"/>
                </w:pPr>
              </w:pPrChange>
            </w:pPr>
            <w:ins w:id="5419" w:author="Billy Mitchell" w:date="2021-06-11T19:50:00Z">
              <w:del w:id="5420" w:author="Billy" w:date="2021-06-15T22:50:00Z">
                <w:r w:rsidRPr="00297282" w:rsidDel="003922A4">
                  <w:rPr>
                    <w:rFonts w:eastAsia="Times New Roman"/>
                    <w:color w:val="000000"/>
                    <w:sz w:val="20"/>
                    <w:szCs w:val="20"/>
                    <w:lang w:val="en-US"/>
                    <w:rPrChange w:id="5421" w:author="Billy Mitchell" w:date="2021-06-11T19:50:00Z">
                      <w:rPr/>
                    </w:rPrChange>
                  </w:rPr>
                  <w:delText>1.470</w:delText>
                </w:r>
              </w:del>
            </w:ins>
          </w:p>
        </w:tc>
        <w:tc>
          <w:tcPr>
            <w:tcW w:w="600" w:type="dxa"/>
            <w:tcBorders>
              <w:top w:val="nil"/>
              <w:left w:val="nil"/>
              <w:bottom w:val="single" w:sz="4" w:space="0" w:color="auto"/>
              <w:right w:val="nil"/>
            </w:tcBorders>
            <w:shd w:val="clear" w:color="auto" w:fill="auto"/>
            <w:noWrap/>
            <w:vAlign w:val="center"/>
            <w:hideMark/>
          </w:tcPr>
          <w:p w14:paraId="081EA9AF" w14:textId="77777777" w:rsidR="00297282" w:rsidRPr="00297282" w:rsidDel="003922A4" w:rsidRDefault="00297282">
            <w:pPr>
              <w:spacing w:line="240" w:lineRule="auto"/>
              <w:jc w:val="center"/>
              <w:rPr>
                <w:ins w:id="5422" w:author="Billy Mitchell" w:date="2021-06-11T19:50:00Z"/>
                <w:del w:id="5423" w:author="Billy" w:date="2021-06-15T22:50:00Z"/>
                <w:rFonts w:eastAsia="Times New Roman"/>
                <w:color w:val="000000"/>
                <w:sz w:val="20"/>
                <w:szCs w:val="20"/>
                <w:lang w:val="en-US"/>
                <w:rPrChange w:id="5424" w:author="Billy Mitchell" w:date="2021-06-11T19:50:00Z">
                  <w:rPr>
                    <w:ins w:id="5425" w:author="Billy Mitchell" w:date="2021-06-11T19:50:00Z"/>
                    <w:del w:id="5426" w:author="Billy" w:date="2021-06-15T22:50:00Z"/>
                  </w:rPr>
                </w:rPrChange>
              </w:rPr>
              <w:pPrChange w:id="5427" w:author="Billy Mitchell" w:date="2021-06-11T19:50:00Z">
                <w:pPr>
                  <w:jc w:val="center"/>
                </w:pPr>
              </w:pPrChange>
            </w:pPr>
            <w:ins w:id="5428" w:author="Billy Mitchell" w:date="2021-06-11T19:50:00Z">
              <w:del w:id="5429" w:author="Billy" w:date="2021-06-15T22:50:00Z">
                <w:r w:rsidRPr="00297282" w:rsidDel="003922A4">
                  <w:rPr>
                    <w:rFonts w:eastAsia="Times New Roman"/>
                    <w:color w:val="000000"/>
                    <w:sz w:val="20"/>
                    <w:szCs w:val="20"/>
                    <w:lang w:val="en-US"/>
                    <w:rPrChange w:id="5430" w:author="Billy Mitchell" w:date="2021-06-11T19:50:00Z">
                      <w:rPr/>
                    </w:rPrChange>
                  </w:rPr>
                  <w:delText>3347</w:delText>
                </w:r>
              </w:del>
            </w:ins>
          </w:p>
        </w:tc>
        <w:tc>
          <w:tcPr>
            <w:tcW w:w="333" w:type="dxa"/>
            <w:tcBorders>
              <w:top w:val="nil"/>
              <w:left w:val="nil"/>
              <w:bottom w:val="single" w:sz="4" w:space="0" w:color="auto"/>
              <w:right w:val="nil"/>
            </w:tcBorders>
            <w:shd w:val="clear" w:color="auto" w:fill="auto"/>
            <w:noWrap/>
            <w:vAlign w:val="center"/>
            <w:hideMark/>
          </w:tcPr>
          <w:p w14:paraId="1B60665C" w14:textId="77777777" w:rsidR="00297282" w:rsidRPr="00297282" w:rsidDel="003922A4" w:rsidRDefault="00297282">
            <w:pPr>
              <w:spacing w:line="240" w:lineRule="auto"/>
              <w:jc w:val="right"/>
              <w:rPr>
                <w:ins w:id="5431" w:author="Billy Mitchell" w:date="2021-06-11T19:50:00Z"/>
                <w:del w:id="5432" w:author="Billy" w:date="2021-06-15T22:50:00Z"/>
                <w:rFonts w:eastAsia="Times New Roman"/>
                <w:color w:val="000000"/>
                <w:sz w:val="20"/>
                <w:szCs w:val="20"/>
                <w:lang w:val="en-US"/>
                <w:rPrChange w:id="5433" w:author="Billy Mitchell" w:date="2021-06-11T19:50:00Z">
                  <w:rPr>
                    <w:ins w:id="5434" w:author="Billy Mitchell" w:date="2021-06-11T19:50:00Z"/>
                    <w:del w:id="5435" w:author="Billy" w:date="2021-06-15T22:50:00Z"/>
                  </w:rPr>
                </w:rPrChange>
              </w:rPr>
              <w:pPrChange w:id="5436" w:author="Billy Mitchell" w:date="2021-06-11T19:50:00Z">
                <w:pPr>
                  <w:jc w:val="right"/>
                </w:pPr>
              </w:pPrChange>
            </w:pPr>
            <w:ins w:id="5437" w:author="Billy Mitchell" w:date="2021-06-11T19:50:00Z">
              <w:del w:id="5438" w:author="Billy" w:date="2021-06-15T22:50:00Z">
                <w:r w:rsidRPr="00297282" w:rsidDel="003922A4">
                  <w:rPr>
                    <w:rFonts w:eastAsia="Times New Roman"/>
                    <w:color w:val="000000"/>
                    <w:sz w:val="20"/>
                    <w:szCs w:val="20"/>
                    <w:lang w:val="en-US"/>
                    <w:rPrChange w:id="5439" w:author="Billy Mitchell" w:date="2021-06-11T19:50:00Z">
                      <w:rPr/>
                    </w:rPrChange>
                  </w:rPr>
                  <w:delText> </w:delText>
                </w:r>
              </w:del>
            </w:ins>
          </w:p>
        </w:tc>
        <w:tc>
          <w:tcPr>
            <w:tcW w:w="1071" w:type="dxa"/>
            <w:tcBorders>
              <w:top w:val="nil"/>
              <w:left w:val="nil"/>
              <w:bottom w:val="single" w:sz="4" w:space="0" w:color="auto"/>
              <w:right w:val="nil"/>
            </w:tcBorders>
            <w:shd w:val="clear" w:color="auto" w:fill="auto"/>
            <w:noWrap/>
            <w:vAlign w:val="center"/>
            <w:hideMark/>
          </w:tcPr>
          <w:p w14:paraId="5C438B59" w14:textId="77777777" w:rsidR="00297282" w:rsidRPr="00297282" w:rsidDel="003922A4" w:rsidRDefault="00297282">
            <w:pPr>
              <w:spacing w:line="240" w:lineRule="auto"/>
              <w:jc w:val="right"/>
              <w:rPr>
                <w:ins w:id="5440" w:author="Billy Mitchell" w:date="2021-06-11T19:50:00Z"/>
                <w:del w:id="5441" w:author="Billy" w:date="2021-06-15T22:50:00Z"/>
                <w:rFonts w:eastAsia="Times New Roman"/>
                <w:color w:val="000000"/>
                <w:sz w:val="20"/>
                <w:szCs w:val="20"/>
                <w:lang w:val="en-US"/>
                <w:rPrChange w:id="5442" w:author="Billy Mitchell" w:date="2021-06-11T19:50:00Z">
                  <w:rPr>
                    <w:ins w:id="5443" w:author="Billy Mitchell" w:date="2021-06-11T19:50:00Z"/>
                    <w:del w:id="5444" w:author="Billy" w:date="2021-06-15T22:50:00Z"/>
                  </w:rPr>
                </w:rPrChange>
              </w:rPr>
              <w:pPrChange w:id="5445" w:author="Billy Mitchell" w:date="2021-06-11T19:50:00Z">
                <w:pPr>
                  <w:jc w:val="right"/>
                </w:pPr>
              </w:pPrChange>
            </w:pPr>
            <w:ins w:id="5446" w:author="Billy Mitchell" w:date="2021-06-11T19:50:00Z">
              <w:del w:id="5447" w:author="Billy" w:date="2021-06-15T22:50:00Z">
                <w:r w:rsidRPr="00297282" w:rsidDel="003922A4">
                  <w:rPr>
                    <w:rFonts w:eastAsia="Times New Roman"/>
                    <w:color w:val="000000"/>
                    <w:sz w:val="20"/>
                    <w:szCs w:val="20"/>
                    <w:lang w:val="en-US"/>
                    <w:rPrChange w:id="5448" w:author="Billy Mitchell" w:date="2021-06-11T19:50:00Z">
                      <w:rPr/>
                    </w:rPrChange>
                  </w:rPr>
                  <w:delText>1.000</w:delText>
                </w:r>
              </w:del>
            </w:ins>
          </w:p>
        </w:tc>
        <w:tc>
          <w:tcPr>
            <w:tcW w:w="532" w:type="dxa"/>
            <w:tcBorders>
              <w:top w:val="nil"/>
              <w:left w:val="nil"/>
              <w:bottom w:val="single" w:sz="4" w:space="0" w:color="auto"/>
              <w:right w:val="single" w:sz="8" w:space="0" w:color="auto"/>
            </w:tcBorders>
            <w:shd w:val="clear" w:color="auto" w:fill="auto"/>
            <w:noWrap/>
            <w:vAlign w:val="center"/>
            <w:hideMark/>
          </w:tcPr>
          <w:p w14:paraId="2645AA74" w14:textId="77777777" w:rsidR="00297282" w:rsidRPr="00297282" w:rsidDel="003922A4" w:rsidRDefault="00297282">
            <w:pPr>
              <w:spacing w:line="240" w:lineRule="auto"/>
              <w:rPr>
                <w:ins w:id="5449" w:author="Billy Mitchell" w:date="2021-06-11T19:50:00Z"/>
                <w:del w:id="5450" w:author="Billy" w:date="2021-06-15T22:50:00Z"/>
                <w:rFonts w:eastAsia="Times New Roman"/>
                <w:color w:val="000000"/>
                <w:sz w:val="20"/>
                <w:szCs w:val="20"/>
                <w:lang w:val="en-US"/>
                <w:rPrChange w:id="5451" w:author="Billy Mitchell" w:date="2021-06-11T19:50:00Z">
                  <w:rPr>
                    <w:ins w:id="5452" w:author="Billy Mitchell" w:date="2021-06-11T19:50:00Z"/>
                    <w:del w:id="5453" w:author="Billy" w:date="2021-06-15T22:50:00Z"/>
                  </w:rPr>
                </w:rPrChange>
              </w:rPr>
              <w:pPrChange w:id="5454" w:author="Billy Mitchell" w:date="2021-06-11T19:50:00Z">
                <w:pPr/>
              </w:pPrChange>
            </w:pPr>
            <w:ins w:id="5455" w:author="Billy Mitchell" w:date="2021-06-11T19:50:00Z">
              <w:del w:id="5456" w:author="Billy" w:date="2021-06-15T22:50:00Z">
                <w:r w:rsidRPr="00297282" w:rsidDel="003922A4">
                  <w:rPr>
                    <w:rFonts w:eastAsia="Times New Roman"/>
                    <w:color w:val="000000"/>
                    <w:sz w:val="20"/>
                    <w:szCs w:val="20"/>
                    <w:lang w:val="en-US"/>
                    <w:rPrChange w:id="5457" w:author="Billy Mitchell" w:date="2021-06-11T19:50:00Z">
                      <w:rPr/>
                    </w:rPrChange>
                  </w:rPr>
                  <w:delText> </w:delText>
                </w:r>
              </w:del>
            </w:ins>
          </w:p>
        </w:tc>
      </w:tr>
      <w:tr w:rsidR="00297282" w:rsidRPr="00297282" w:rsidDel="003922A4" w14:paraId="04FC0080" w14:textId="77777777" w:rsidTr="00297282">
        <w:trPr>
          <w:divId w:val="1630235812"/>
          <w:trHeight w:val="600"/>
          <w:ins w:id="5458" w:author="Billy Mitchell" w:date="2021-06-11T19:50:00Z"/>
          <w:del w:id="5459" w:author="Billy" w:date="2021-06-15T22:50:00Z"/>
        </w:trPr>
        <w:tc>
          <w:tcPr>
            <w:tcW w:w="3320" w:type="dxa"/>
            <w:tcBorders>
              <w:top w:val="nil"/>
              <w:left w:val="single" w:sz="8" w:space="0" w:color="auto"/>
              <w:bottom w:val="single" w:sz="4" w:space="0" w:color="auto"/>
              <w:right w:val="nil"/>
            </w:tcBorders>
            <w:shd w:val="clear" w:color="000000" w:fill="F2F2F2"/>
            <w:vAlign w:val="center"/>
            <w:hideMark/>
          </w:tcPr>
          <w:p w14:paraId="3F5E834F" w14:textId="77777777" w:rsidR="00297282" w:rsidRPr="00297282" w:rsidDel="003922A4" w:rsidRDefault="00297282">
            <w:pPr>
              <w:spacing w:line="240" w:lineRule="auto"/>
              <w:jc w:val="center"/>
              <w:rPr>
                <w:ins w:id="5460" w:author="Billy Mitchell" w:date="2021-06-11T19:50:00Z"/>
                <w:del w:id="5461" w:author="Billy" w:date="2021-06-15T22:50:00Z"/>
                <w:rFonts w:eastAsia="Times New Roman"/>
                <w:i/>
                <w:iCs/>
                <w:color w:val="000000"/>
                <w:sz w:val="20"/>
                <w:szCs w:val="20"/>
                <w:lang w:val="en-US"/>
                <w:rPrChange w:id="5462" w:author="Billy Mitchell" w:date="2021-06-11T19:50:00Z">
                  <w:rPr>
                    <w:ins w:id="5463" w:author="Billy Mitchell" w:date="2021-06-11T19:50:00Z"/>
                    <w:del w:id="5464" w:author="Billy" w:date="2021-06-15T22:50:00Z"/>
                  </w:rPr>
                </w:rPrChange>
              </w:rPr>
              <w:pPrChange w:id="5465" w:author="Billy Mitchell" w:date="2021-06-11T19:50:00Z">
                <w:pPr>
                  <w:jc w:val="center"/>
                </w:pPr>
              </w:pPrChange>
            </w:pPr>
            <w:ins w:id="5466" w:author="Billy Mitchell" w:date="2021-06-11T19:50:00Z">
              <w:del w:id="5467" w:author="Billy" w:date="2021-06-15T22:50:00Z">
                <w:r w:rsidRPr="00297282" w:rsidDel="003922A4">
                  <w:rPr>
                    <w:rFonts w:eastAsia="Times New Roman"/>
                    <w:i/>
                    <w:iCs/>
                    <w:color w:val="000000"/>
                    <w:sz w:val="20"/>
                    <w:szCs w:val="20"/>
                    <w:lang w:val="en-US"/>
                    <w:rPrChange w:id="5468" w:author="Billy Mitchell" w:date="2021-06-11T19:50:00Z">
                      <w:rPr/>
                    </w:rPrChange>
                  </w:rPr>
                  <w:delText>Adult, Negative v. Neutral</w:delText>
                </w:r>
              </w:del>
            </w:ins>
          </w:p>
        </w:tc>
        <w:tc>
          <w:tcPr>
            <w:tcW w:w="1260" w:type="dxa"/>
            <w:tcBorders>
              <w:top w:val="nil"/>
              <w:left w:val="nil"/>
              <w:bottom w:val="nil"/>
              <w:right w:val="nil"/>
            </w:tcBorders>
            <w:shd w:val="clear" w:color="auto" w:fill="auto"/>
            <w:noWrap/>
            <w:vAlign w:val="center"/>
            <w:hideMark/>
          </w:tcPr>
          <w:p w14:paraId="27E04AB0" w14:textId="77777777" w:rsidR="00297282" w:rsidRPr="00297282" w:rsidDel="003922A4" w:rsidRDefault="00297282">
            <w:pPr>
              <w:spacing w:line="240" w:lineRule="auto"/>
              <w:jc w:val="center"/>
              <w:rPr>
                <w:ins w:id="5469" w:author="Billy Mitchell" w:date="2021-06-11T19:50:00Z"/>
                <w:del w:id="5470" w:author="Billy" w:date="2021-06-15T22:50:00Z"/>
                <w:rFonts w:eastAsia="Times New Roman"/>
                <w:color w:val="000000"/>
                <w:sz w:val="20"/>
                <w:szCs w:val="20"/>
                <w:lang w:val="en-US"/>
                <w:rPrChange w:id="5471" w:author="Billy Mitchell" w:date="2021-06-11T19:50:00Z">
                  <w:rPr>
                    <w:ins w:id="5472" w:author="Billy Mitchell" w:date="2021-06-11T19:50:00Z"/>
                    <w:del w:id="5473" w:author="Billy" w:date="2021-06-15T22:50:00Z"/>
                  </w:rPr>
                </w:rPrChange>
              </w:rPr>
              <w:pPrChange w:id="5474" w:author="Billy Mitchell" w:date="2021-06-11T19:50:00Z">
                <w:pPr>
                  <w:jc w:val="center"/>
                </w:pPr>
              </w:pPrChange>
            </w:pPr>
            <w:ins w:id="5475" w:author="Billy Mitchell" w:date="2021-06-11T19:50:00Z">
              <w:del w:id="5476" w:author="Billy" w:date="2021-06-15T22:50:00Z">
                <w:r w:rsidRPr="00297282" w:rsidDel="003922A4">
                  <w:rPr>
                    <w:rFonts w:eastAsia="Times New Roman"/>
                    <w:color w:val="000000"/>
                    <w:sz w:val="20"/>
                    <w:szCs w:val="20"/>
                    <w:lang w:val="en-US"/>
                    <w:rPrChange w:id="5477" w:author="Billy Mitchell" w:date="2021-06-11T19:50:00Z">
                      <w:rPr/>
                    </w:rPrChange>
                  </w:rPr>
                  <w:delText>0.009</w:delText>
                </w:r>
              </w:del>
            </w:ins>
          </w:p>
        </w:tc>
        <w:tc>
          <w:tcPr>
            <w:tcW w:w="717" w:type="dxa"/>
            <w:tcBorders>
              <w:top w:val="nil"/>
              <w:left w:val="nil"/>
              <w:bottom w:val="nil"/>
              <w:right w:val="nil"/>
            </w:tcBorders>
            <w:shd w:val="clear" w:color="auto" w:fill="auto"/>
            <w:noWrap/>
            <w:vAlign w:val="center"/>
            <w:hideMark/>
          </w:tcPr>
          <w:p w14:paraId="629E055F" w14:textId="77777777" w:rsidR="00297282" w:rsidRPr="00297282" w:rsidDel="003922A4" w:rsidRDefault="00297282">
            <w:pPr>
              <w:spacing w:line="240" w:lineRule="auto"/>
              <w:jc w:val="center"/>
              <w:rPr>
                <w:ins w:id="5478" w:author="Billy Mitchell" w:date="2021-06-11T19:50:00Z"/>
                <w:del w:id="5479" w:author="Billy" w:date="2021-06-15T22:50:00Z"/>
                <w:rFonts w:eastAsia="Times New Roman"/>
                <w:color w:val="000000"/>
                <w:sz w:val="20"/>
                <w:szCs w:val="20"/>
                <w:lang w:val="en-US"/>
                <w:rPrChange w:id="5480" w:author="Billy Mitchell" w:date="2021-06-11T19:50:00Z">
                  <w:rPr>
                    <w:ins w:id="5481" w:author="Billy Mitchell" w:date="2021-06-11T19:50:00Z"/>
                    <w:del w:id="5482" w:author="Billy" w:date="2021-06-15T22:50:00Z"/>
                  </w:rPr>
                </w:rPrChange>
              </w:rPr>
              <w:pPrChange w:id="5483" w:author="Billy Mitchell" w:date="2021-06-11T19:50:00Z">
                <w:pPr>
                  <w:jc w:val="center"/>
                </w:pPr>
              </w:pPrChange>
            </w:pPr>
            <w:ins w:id="5484" w:author="Billy Mitchell" w:date="2021-06-11T19:50:00Z">
              <w:del w:id="5485" w:author="Billy" w:date="2021-06-15T22:50:00Z">
                <w:r w:rsidRPr="00297282" w:rsidDel="003922A4">
                  <w:rPr>
                    <w:rFonts w:eastAsia="Times New Roman"/>
                    <w:color w:val="000000"/>
                    <w:sz w:val="20"/>
                    <w:szCs w:val="20"/>
                    <w:lang w:val="en-US"/>
                    <w:rPrChange w:id="5486" w:author="Billy Mitchell" w:date="2021-06-11T19:50:00Z">
                      <w:rPr/>
                    </w:rPrChange>
                  </w:rPr>
                  <w:delText>0.013</w:delText>
                </w:r>
              </w:del>
            </w:ins>
          </w:p>
        </w:tc>
        <w:tc>
          <w:tcPr>
            <w:tcW w:w="1173" w:type="dxa"/>
            <w:tcBorders>
              <w:top w:val="nil"/>
              <w:left w:val="nil"/>
              <w:bottom w:val="nil"/>
              <w:right w:val="nil"/>
            </w:tcBorders>
            <w:shd w:val="clear" w:color="auto" w:fill="auto"/>
            <w:noWrap/>
            <w:vAlign w:val="center"/>
            <w:hideMark/>
          </w:tcPr>
          <w:p w14:paraId="6340F9A2" w14:textId="77777777" w:rsidR="00297282" w:rsidRPr="00297282" w:rsidDel="003922A4" w:rsidRDefault="00297282">
            <w:pPr>
              <w:spacing w:line="240" w:lineRule="auto"/>
              <w:jc w:val="center"/>
              <w:rPr>
                <w:ins w:id="5487" w:author="Billy Mitchell" w:date="2021-06-11T19:50:00Z"/>
                <w:del w:id="5488" w:author="Billy" w:date="2021-06-15T22:50:00Z"/>
                <w:rFonts w:eastAsia="Times New Roman"/>
                <w:color w:val="000000"/>
                <w:sz w:val="20"/>
                <w:szCs w:val="20"/>
                <w:lang w:val="en-US"/>
                <w:rPrChange w:id="5489" w:author="Billy Mitchell" w:date="2021-06-11T19:50:00Z">
                  <w:rPr>
                    <w:ins w:id="5490" w:author="Billy Mitchell" w:date="2021-06-11T19:50:00Z"/>
                    <w:del w:id="5491" w:author="Billy" w:date="2021-06-15T22:50:00Z"/>
                  </w:rPr>
                </w:rPrChange>
              </w:rPr>
              <w:pPrChange w:id="5492" w:author="Billy Mitchell" w:date="2021-06-11T19:50:00Z">
                <w:pPr>
                  <w:jc w:val="center"/>
                </w:pPr>
              </w:pPrChange>
            </w:pPr>
            <w:ins w:id="5493" w:author="Billy Mitchell" w:date="2021-06-11T19:50:00Z">
              <w:del w:id="5494" w:author="Billy" w:date="2021-06-15T22:50:00Z">
                <w:r w:rsidRPr="00297282" w:rsidDel="003922A4">
                  <w:rPr>
                    <w:rFonts w:eastAsia="Times New Roman"/>
                    <w:color w:val="000000"/>
                    <w:sz w:val="20"/>
                    <w:szCs w:val="20"/>
                    <w:lang w:val="en-US"/>
                    <w:rPrChange w:id="5495" w:author="Billy Mitchell" w:date="2021-06-11T19:50:00Z">
                      <w:rPr/>
                    </w:rPrChange>
                  </w:rPr>
                  <w:delText>0.720</w:delText>
                </w:r>
              </w:del>
            </w:ins>
          </w:p>
        </w:tc>
        <w:tc>
          <w:tcPr>
            <w:tcW w:w="600" w:type="dxa"/>
            <w:tcBorders>
              <w:top w:val="nil"/>
              <w:left w:val="nil"/>
              <w:bottom w:val="nil"/>
              <w:right w:val="nil"/>
            </w:tcBorders>
            <w:shd w:val="clear" w:color="auto" w:fill="auto"/>
            <w:noWrap/>
            <w:vAlign w:val="center"/>
            <w:hideMark/>
          </w:tcPr>
          <w:p w14:paraId="4EB599D0" w14:textId="77777777" w:rsidR="00297282" w:rsidRPr="00297282" w:rsidDel="003922A4" w:rsidRDefault="00297282">
            <w:pPr>
              <w:spacing w:line="240" w:lineRule="auto"/>
              <w:jc w:val="center"/>
              <w:rPr>
                <w:ins w:id="5496" w:author="Billy Mitchell" w:date="2021-06-11T19:50:00Z"/>
                <w:del w:id="5497" w:author="Billy" w:date="2021-06-15T22:50:00Z"/>
                <w:rFonts w:eastAsia="Times New Roman"/>
                <w:color w:val="000000"/>
                <w:sz w:val="20"/>
                <w:szCs w:val="20"/>
                <w:lang w:val="en-US"/>
                <w:rPrChange w:id="5498" w:author="Billy Mitchell" w:date="2021-06-11T19:50:00Z">
                  <w:rPr>
                    <w:ins w:id="5499" w:author="Billy Mitchell" w:date="2021-06-11T19:50:00Z"/>
                    <w:del w:id="5500" w:author="Billy" w:date="2021-06-15T22:50:00Z"/>
                  </w:rPr>
                </w:rPrChange>
              </w:rPr>
              <w:pPrChange w:id="5501" w:author="Billy Mitchell" w:date="2021-06-11T19:50:00Z">
                <w:pPr>
                  <w:jc w:val="center"/>
                </w:pPr>
              </w:pPrChange>
            </w:pPr>
            <w:ins w:id="5502" w:author="Billy Mitchell" w:date="2021-06-11T19:50:00Z">
              <w:del w:id="5503" w:author="Billy" w:date="2021-06-15T22:50:00Z">
                <w:r w:rsidRPr="00297282" w:rsidDel="003922A4">
                  <w:rPr>
                    <w:rFonts w:eastAsia="Times New Roman"/>
                    <w:color w:val="000000"/>
                    <w:sz w:val="20"/>
                    <w:szCs w:val="20"/>
                    <w:lang w:val="en-US"/>
                    <w:rPrChange w:id="5504" w:author="Billy Mitchell" w:date="2021-06-11T19:50:00Z">
                      <w:rPr/>
                    </w:rPrChange>
                  </w:rPr>
                  <w:delText>3346</w:delText>
                </w:r>
              </w:del>
            </w:ins>
          </w:p>
        </w:tc>
        <w:tc>
          <w:tcPr>
            <w:tcW w:w="333" w:type="dxa"/>
            <w:tcBorders>
              <w:top w:val="nil"/>
              <w:left w:val="nil"/>
              <w:bottom w:val="nil"/>
              <w:right w:val="nil"/>
            </w:tcBorders>
            <w:shd w:val="clear" w:color="auto" w:fill="auto"/>
            <w:noWrap/>
            <w:vAlign w:val="center"/>
            <w:hideMark/>
          </w:tcPr>
          <w:p w14:paraId="27DA91DD" w14:textId="77777777" w:rsidR="00297282" w:rsidRPr="00297282" w:rsidDel="003922A4" w:rsidRDefault="00297282">
            <w:pPr>
              <w:spacing w:line="240" w:lineRule="auto"/>
              <w:jc w:val="right"/>
              <w:rPr>
                <w:ins w:id="5505" w:author="Billy Mitchell" w:date="2021-06-11T19:50:00Z"/>
                <w:del w:id="5506" w:author="Billy" w:date="2021-06-15T22:50:00Z"/>
                <w:rFonts w:eastAsia="Times New Roman"/>
                <w:color w:val="000000"/>
                <w:sz w:val="20"/>
                <w:szCs w:val="20"/>
                <w:lang w:val="en-US"/>
                <w:rPrChange w:id="5507" w:author="Billy Mitchell" w:date="2021-06-11T19:50:00Z">
                  <w:rPr>
                    <w:ins w:id="5508" w:author="Billy Mitchell" w:date="2021-06-11T19:50:00Z"/>
                    <w:del w:id="5509" w:author="Billy" w:date="2021-06-15T22:50:00Z"/>
                  </w:rPr>
                </w:rPrChange>
              </w:rPr>
              <w:pPrChange w:id="5510" w:author="Billy Mitchell" w:date="2021-06-11T19:50:00Z">
                <w:pPr>
                  <w:jc w:val="right"/>
                </w:pPr>
              </w:pPrChange>
            </w:pPr>
            <w:ins w:id="5511" w:author="Billy Mitchell" w:date="2021-06-11T19:50:00Z">
              <w:del w:id="5512" w:author="Billy" w:date="2021-06-15T22:50:00Z">
                <w:r w:rsidRPr="00297282" w:rsidDel="003922A4">
                  <w:rPr>
                    <w:rFonts w:eastAsia="Times New Roman"/>
                    <w:color w:val="000000"/>
                    <w:sz w:val="20"/>
                    <w:szCs w:val="20"/>
                    <w:lang w:val="en-US"/>
                    <w:rPrChange w:id="5513" w:author="Billy Mitchell" w:date="2021-06-11T19:50:00Z">
                      <w:rPr/>
                    </w:rPrChange>
                  </w:rPr>
                  <w:delText> </w:delText>
                </w:r>
              </w:del>
            </w:ins>
          </w:p>
        </w:tc>
        <w:tc>
          <w:tcPr>
            <w:tcW w:w="1071" w:type="dxa"/>
            <w:tcBorders>
              <w:top w:val="nil"/>
              <w:left w:val="nil"/>
              <w:bottom w:val="single" w:sz="4" w:space="0" w:color="auto"/>
              <w:right w:val="nil"/>
            </w:tcBorders>
            <w:shd w:val="clear" w:color="auto" w:fill="auto"/>
            <w:noWrap/>
            <w:vAlign w:val="center"/>
            <w:hideMark/>
          </w:tcPr>
          <w:p w14:paraId="071A81D6" w14:textId="77777777" w:rsidR="00297282" w:rsidRPr="00297282" w:rsidDel="003922A4" w:rsidRDefault="00297282">
            <w:pPr>
              <w:spacing w:line="240" w:lineRule="auto"/>
              <w:jc w:val="right"/>
              <w:rPr>
                <w:ins w:id="5514" w:author="Billy Mitchell" w:date="2021-06-11T19:50:00Z"/>
                <w:del w:id="5515" w:author="Billy" w:date="2021-06-15T22:50:00Z"/>
                <w:rFonts w:eastAsia="Times New Roman"/>
                <w:color w:val="000000"/>
                <w:sz w:val="20"/>
                <w:szCs w:val="20"/>
                <w:lang w:val="en-US"/>
                <w:rPrChange w:id="5516" w:author="Billy Mitchell" w:date="2021-06-11T19:50:00Z">
                  <w:rPr>
                    <w:ins w:id="5517" w:author="Billy Mitchell" w:date="2021-06-11T19:50:00Z"/>
                    <w:del w:id="5518" w:author="Billy" w:date="2021-06-15T22:50:00Z"/>
                  </w:rPr>
                </w:rPrChange>
              </w:rPr>
              <w:pPrChange w:id="5519" w:author="Billy Mitchell" w:date="2021-06-11T19:50:00Z">
                <w:pPr>
                  <w:jc w:val="right"/>
                </w:pPr>
              </w:pPrChange>
            </w:pPr>
            <w:ins w:id="5520" w:author="Billy Mitchell" w:date="2021-06-11T19:50:00Z">
              <w:del w:id="5521" w:author="Billy" w:date="2021-06-15T22:50:00Z">
                <w:r w:rsidRPr="00297282" w:rsidDel="003922A4">
                  <w:rPr>
                    <w:rFonts w:eastAsia="Times New Roman"/>
                    <w:color w:val="000000"/>
                    <w:sz w:val="20"/>
                    <w:szCs w:val="20"/>
                    <w:lang w:val="en-US"/>
                    <w:rPrChange w:id="5522" w:author="Billy Mitchell" w:date="2021-06-11T19:50:00Z">
                      <w:rPr/>
                    </w:rPrChange>
                  </w:rPr>
                  <w:delText>1.000</w:delText>
                </w:r>
              </w:del>
            </w:ins>
          </w:p>
        </w:tc>
        <w:tc>
          <w:tcPr>
            <w:tcW w:w="532" w:type="dxa"/>
            <w:tcBorders>
              <w:top w:val="nil"/>
              <w:left w:val="nil"/>
              <w:bottom w:val="nil"/>
              <w:right w:val="single" w:sz="8" w:space="0" w:color="auto"/>
            </w:tcBorders>
            <w:shd w:val="clear" w:color="auto" w:fill="auto"/>
            <w:noWrap/>
            <w:vAlign w:val="center"/>
            <w:hideMark/>
          </w:tcPr>
          <w:p w14:paraId="1EF3AB36" w14:textId="77777777" w:rsidR="00297282" w:rsidRPr="00297282" w:rsidDel="003922A4" w:rsidRDefault="00297282">
            <w:pPr>
              <w:spacing w:line="240" w:lineRule="auto"/>
              <w:rPr>
                <w:ins w:id="5523" w:author="Billy Mitchell" w:date="2021-06-11T19:50:00Z"/>
                <w:del w:id="5524" w:author="Billy" w:date="2021-06-15T22:50:00Z"/>
                <w:rFonts w:eastAsia="Times New Roman"/>
                <w:color w:val="000000"/>
                <w:sz w:val="20"/>
                <w:szCs w:val="20"/>
                <w:lang w:val="en-US"/>
                <w:rPrChange w:id="5525" w:author="Billy Mitchell" w:date="2021-06-11T19:50:00Z">
                  <w:rPr>
                    <w:ins w:id="5526" w:author="Billy Mitchell" w:date="2021-06-11T19:50:00Z"/>
                    <w:del w:id="5527" w:author="Billy" w:date="2021-06-15T22:50:00Z"/>
                  </w:rPr>
                </w:rPrChange>
              </w:rPr>
              <w:pPrChange w:id="5528" w:author="Billy Mitchell" w:date="2021-06-11T19:50:00Z">
                <w:pPr/>
              </w:pPrChange>
            </w:pPr>
            <w:ins w:id="5529" w:author="Billy Mitchell" w:date="2021-06-11T19:50:00Z">
              <w:del w:id="5530" w:author="Billy" w:date="2021-06-15T22:50:00Z">
                <w:r w:rsidRPr="00297282" w:rsidDel="003922A4">
                  <w:rPr>
                    <w:rFonts w:eastAsia="Times New Roman"/>
                    <w:color w:val="000000"/>
                    <w:sz w:val="20"/>
                    <w:szCs w:val="20"/>
                    <w:lang w:val="en-US"/>
                    <w:rPrChange w:id="5531" w:author="Billy Mitchell" w:date="2021-06-11T19:50:00Z">
                      <w:rPr/>
                    </w:rPrChange>
                  </w:rPr>
                  <w:delText> </w:delText>
                </w:r>
              </w:del>
            </w:ins>
          </w:p>
        </w:tc>
      </w:tr>
      <w:tr w:rsidR="00297282" w:rsidRPr="00297282" w:rsidDel="003922A4" w14:paraId="0ADDB48C" w14:textId="77777777" w:rsidTr="00297282">
        <w:trPr>
          <w:divId w:val="1630235812"/>
          <w:trHeight w:val="600"/>
          <w:ins w:id="5532" w:author="Billy Mitchell" w:date="2021-06-11T19:50:00Z"/>
          <w:del w:id="5533" w:author="Billy" w:date="2021-06-15T22:50:00Z"/>
        </w:trPr>
        <w:tc>
          <w:tcPr>
            <w:tcW w:w="3320" w:type="dxa"/>
            <w:tcBorders>
              <w:top w:val="nil"/>
              <w:left w:val="single" w:sz="8" w:space="0" w:color="auto"/>
              <w:bottom w:val="nil"/>
              <w:right w:val="nil"/>
            </w:tcBorders>
            <w:shd w:val="clear" w:color="000000" w:fill="F2F2F2"/>
            <w:vAlign w:val="center"/>
            <w:hideMark/>
          </w:tcPr>
          <w:p w14:paraId="52ABE5B9" w14:textId="77777777" w:rsidR="00297282" w:rsidRPr="00297282" w:rsidDel="003922A4" w:rsidRDefault="00297282">
            <w:pPr>
              <w:spacing w:line="240" w:lineRule="auto"/>
              <w:jc w:val="center"/>
              <w:rPr>
                <w:ins w:id="5534" w:author="Billy Mitchell" w:date="2021-06-11T19:50:00Z"/>
                <w:del w:id="5535" w:author="Billy" w:date="2021-06-15T22:50:00Z"/>
                <w:rFonts w:eastAsia="Times New Roman"/>
                <w:i/>
                <w:iCs/>
                <w:color w:val="000000"/>
                <w:sz w:val="20"/>
                <w:szCs w:val="20"/>
                <w:lang w:val="en-US"/>
                <w:rPrChange w:id="5536" w:author="Billy Mitchell" w:date="2021-06-11T19:50:00Z">
                  <w:rPr>
                    <w:ins w:id="5537" w:author="Billy Mitchell" w:date="2021-06-11T19:50:00Z"/>
                    <w:del w:id="5538" w:author="Billy" w:date="2021-06-15T22:50:00Z"/>
                  </w:rPr>
                </w:rPrChange>
              </w:rPr>
              <w:pPrChange w:id="5539" w:author="Billy Mitchell" w:date="2021-06-11T19:50:00Z">
                <w:pPr>
                  <w:jc w:val="center"/>
                </w:pPr>
              </w:pPrChange>
            </w:pPr>
            <w:ins w:id="5540" w:author="Billy Mitchell" w:date="2021-06-11T19:50:00Z">
              <w:del w:id="5541" w:author="Billy" w:date="2021-06-15T22:50:00Z">
                <w:r w:rsidRPr="00297282" w:rsidDel="003922A4">
                  <w:rPr>
                    <w:rFonts w:eastAsia="Times New Roman"/>
                    <w:i/>
                    <w:iCs/>
                    <w:color w:val="000000"/>
                    <w:sz w:val="20"/>
                    <w:szCs w:val="20"/>
                    <w:lang w:val="en-US"/>
                    <w:rPrChange w:id="5542" w:author="Billy Mitchell" w:date="2021-06-11T19:50:00Z">
                      <w:rPr/>
                    </w:rPrChange>
                  </w:rPr>
                  <w:delText>Positive, Child &amp; Negative, Adult v. Positive, Adult &amp; Negative Child</w:delText>
                </w:r>
              </w:del>
            </w:ins>
          </w:p>
        </w:tc>
        <w:tc>
          <w:tcPr>
            <w:tcW w:w="1260" w:type="dxa"/>
            <w:tcBorders>
              <w:top w:val="single" w:sz="4" w:space="0" w:color="auto"/>
              <w:left w:val="nil"/>
              <w:bottom w:val="nil"/>
              <w:right w:val="nil"/>
            </w:tcBorders>
            <w:shd w:val="clear" w:color="auto" w:fill="auto"/>
            <w:noWrap/>
            <w:vAlign w:val="center"/>
            <w:hideMark/>
          </w:tcPr>
          <w:p w14:paraId="2798BF07" w14:textId="77777777" w:rsidR="00297282" w:rsidRPr="00297282" w:rsidDel="003922A4" w:rsidRDefault="00297282">
            <w:pPr>
              <w:spacing w:line="240" w:lineRule="auto"/>
              <w:jc w:val="center"/>
              <w:rPr>
                <w:ins w:id="5543" w:author="Billy Mitchell" w:date="2021-06-11T19:50:00Z"/>
                <w:del w:id="5544" w:author="Billy" w:date="2021-06-15T22:50:00Z"/>
                <w:rFonts w:eastAsia="Times New Roman"/>
                <w:color w:val="000000"/>
                <w:sz w:val="20"/>
                <w:szCs w:val="20"/>
                <w:lang w:val="en-US"/>
                <w:rPrChange w:id="5545" w:author="Billy Mitchell" w:date="2021-06-11T19:50:00Z">
                  <w:rPr>
                    <w:ins w:id="5546" w:author="Billy Mitchell" w:date="2021-06-11T19:50:00Z"/>
                    <w:del w:id="5547" w:author="Billy" w:date="2021-06-15T22:50:00Z"/>
                  </w:rPr>
                </w:rPrChange>
              </w:rPr>
              <w:pPrChange w:id="5548" w:author="Billy Mitchell" w:date="2021-06-11T19:50:00Z">
                <w:pPr>
                  <w:jc w:val="center"/>
                </w:pPr>
              </w:pPrChange>
            </w:pPr>
            <w:ins w:id="5549" w:author="Billy Mitchell" w:date="2021-06-11T19:50:00Z">
              <w:del w:id="5550" w:author="Billy" w:date="2021-06-15T22:50:00Z">
                <w:r w:rsidRPr="00297282" w:rsidDel="003922A4">
                  <w:rPr>
                    <w:rFonts w:eastAsia="Times New Roman"/>
                    <w:color w:val="000000"/>
                    <w:sz w:val="20"/>
                    <w:szCs w:val="20"/>
                    <w:lang w:val="en-US"/>
                    <w:rPrChange w:id="5551" w:author="Billy Mitchell" w:date="2021-06-11T19:50:00Z">
                      <w:rPr/>
                    </w:rPrChange>
                  </w:rPr>
                  <w:delText>0.032</w:delText>
                </w:r>
              </w:del>
            </w:ins>
          </w:p>
        </w:tc>
        <w:tc>
          <w:tcPr>
            <w:tcW w:w="717" w:type="dxa"/>
            <w:tcBorders>
              <w:top w:val="single" w:sz="4" w:space="0" w:color="auto"/>
              <w:left w:val="nil"/>
              <w:bottom w:val="nil"/>
              <w:right w:val="nil"/>
            </w:tcBorders>
            <w:shd w:val="clear" w:color="auto" w:fill="auto"/>
            <w:noWrap/>
            <w:vAlign w:val="center"/>
            <w:hideMark/>
          </w:tcPr>
          <w:p w14:paraId="29E53AB3" w14:textId="77777777" w:rsidR="00297282" w:rsidRPr="00297282" w:rsidDel="003922A4" w:rsidRDefault="00297282">
            <w:pPr>
              <w:spacing w:line="240" w:lineRule="auto"/>
              <w:jc w:val="center"/>
              <w:rPr>
                <w:ins w:id="5552" w:author="Billy Mitchell" w:date="2021-06-11T19:50:00Z"/>
                <w:del w:id="5553" w:author="Billy" w:date="2021-06-15T22:50:00Z"/>
                <w:rFonts w:eastAsia="Times New Roman"/>
                <w:color w:val="000000"/>
                <w:sz w:val="20"/>
                <w:szCs w:val="20"/>
                <w:lang w:val="en-US"/>
                <w:rPrChange w:id="5554" w:author="Billy Mitchell" w:date="2021-06-11T19:50:00Z">
                  <w:rPr>
                    <w:ins w:id="5555" w:author="Billy Mitchell" w:date="2021-06-11T19:50:00Z"/>
                    <w:del w:id="5556" w:author="Billy" w:date="2021-06-15T22:50:00Z"/>
                  </w:rPr>
                </w:rPrChange>
              </w:rPr>
              <w:pPrChange w:id="5557" w:author="Billy Mitchell" w:date="2021-06-11T19:50:00Z">
                <w:pPr>
                  <w:jc w:val="center"/>
                </w:pPr>
              </w:pPrChange>
            </w:pPr>
            <w:ins w:id="5558" w:author="Billy Mitchell" w:date="2021-06-11T19:50:00Z">
              <w:del w:id="5559" w:author="Billy" w:date="2021-06-15T22:50:00Z">
                <w:r w:rsidRPr="00297282" w:rsidDel="003922A4">
                  <w:rPr>
                    <w:rFonts w:eastAsia="Times New Roman"/>
                    <w:color w:val="000000"/>
                    <w:sz w:val="20"/>
                    <w:szCs w:val="20"/>
                    <w:lang w:val="en-US"/>
                    <w:rPrChange w:id="5560" w:author="Billy Mitchell" w:date="2021-06-11T19:50:00Z">
                      <w:rPr/>
                    </w:rPrChange>
                  </w:rPr>
                  <w:delText>0.009</w:delText>
                </w:r>
              </w:del>
            </w:ins>
          </w:p>
        </w:tc>
        <w:tc>
          <w:tcPr>
            <w:tcW w:w="1173" w:type="dxa"/>
            <w:tcBorders>
              <w:top w:val="single" w:sz="4" w:space="0" w:color="auto"/>
              <w:left w:val="nil"/>
              <w:bottom w:val="nil"/>
              <w:right w:val="nil"/>
            </w:tcBorders>
            <w:shd w:val="clear" w:color="auto" w:fill="auto"/>
            <w:noWrap/>
            <w:vAlign w:val="center"/>
            <w:hideMark/>
          </w:tcPr>
          <w:p w14:paraId="5A099F9F" w14:textId="77777777" w:rsidR="00297282" w:rsidRPr="00297282" w:rsidDel="003922A4" w:rsidRDefault="00297282">
            <w:pPr>
              <w:spacing w:line="240" w:lineRule="auto"/>
              <w:jc w:val="center"/>
              <w:rPr>
                <w:ins w:id="5561" w:author="Billy Mitchell" w:date="2021-06-11T19:50:00Z"/>
                <w:del w:id="5562" w:author="Billy" w:date="2021-06-15T22:50:00Z"/>
                <w:rFonts w:eastAsia="Times New Roman"/>
                <w:color w:val="000000"/>
                <w:sz w:val="20"/>
                <w:szCs w:val="20"/>
                <w:lang w:val="en-US"/>
                <w:rPrChange w:id="5563" w:author="Billy Mitchell" w:date="2021-06-11T19:50:00Z">
                  <w:rPr>
                    <w:ins w:id="5564" w:author="Billy Mitchell" w:date="2021-06-11T19:50:00Z"/>
                    <w:del w:id="5565" w:author="Billy" w:date="2021-06-15T22:50:00Z"/>
                  </w:rPr>
                </w:rPrChange>
              </w:rPr>
              <w:pPrChange w:id="5566" w:author="Billy Mitchell" w:date="2021-06-11T19:50:00Z">
                <w:pPr>
                  <w:jc w:val="center"/>
                </w:pPr>
              </w:pPrChange>
            </w:pPr>
            <w:ins w:id="5567" w:author="Billy Mitchell" w:date="2021-06-11T19:50:00Z">
              <w:del w:id="5568" w:author="Billy" w:date="2021-06-15T22:50:00Z">
                <w:r w:rsidRPr="00297282" w:rsidDel="003922A4">
                  <w:rPr>
                    <w:rFonts w:eastAsia="Times New Roman"/>
                    <w:color w:val="000000"/>
                    <w:sz w:val="20"/>
                    <w:szCs w:val="20"/>
                    <w:lang w:val="en-US"/>
                    <w:rPrChange w:id="5569" w:author="Billy Mitchell" w:date="2021-06-11T19:50:00Z">
                      <w:rPr/>
                    </w:rPrChange>
                  </w:rPr>
                  <w:delText>3.613</w:delText>
                </w:r>
              </w:del>
            </w:ins>
          </w:p>
        </w:tc>
        <w:tc>
          <w:tcPr>
            <w:tcW w:w="600" w:type="dxa"/>
            <w:tcBorders>
              <w:top w:val="single" w:sz="4" w:space="0" w:color="auto"/>
              <w:left w:val="nil"/>
              <w:bottom w:val="nil"/>
              <w:right w:val="nil"/>
            </w:tcBorders>
            <w:shd w:val="clear" w:color="auto" w:fill="auto"/>
            <w:noWrap/>
            <w:vAlign w:val="center"/>
            <w:hideMark/>
          </w:tcPr>
          <w:p w14:paraId="3E3D7240" w14:textId="77777777" w:rsidR="00297282" w:rsidRPr="00297282" w:rsidDel="003922A4" w:rsidRDefault="00297282">
            <w:pPr>
              <w:spacing w:line="240" w:lineRule="auto"/>
              <w:jc w:val="center"/>
              <w:rPr>
                <w:ins w:id="5570" w:author="Billy Mitchell" w:date="2021-06-11T19:50:00Z"/>
                <w:del w:id="5571" w:author="Billy" w:date="2021-06-15T22:50:00Z"/>
                <w:rFonts w:eastAsia="Times New Roman"/>
                <w:color w:val="000000"/>
                <w:sz w:val="20"/>
                <w:szCs w:val="20"/>
                <w:lang w:val="en-US"/>
                <w:rPrChange w:id="5572" w:author="Billy Mitchell" w:date="2021-06-11T19:50:00Z">
                  <w:rPr>
                    <w:ins w:id="5573" w:author="Billy Mitchell" w:date="2021-06-11T19:50:00Z"/>
                    <w:del w:id="5574" w:author="Billy" w:date="2021-06-15T22:50:00Z"/>
                  </w:rPr>
                </w:rPrChange>
              </w:rPr>
              <w:pPrChange w:id="5575" w:author="Billy Mitchell" w:date="2021-06-11T19:50:00Z">
                <w:pPr>
                  <w:jc w:val="center"/>
                </w:pPr>
              </w:pPrChange>
            </w:pPr>
            <w:ins w:id="5576" w:author="Billy Mitchell" w:date="2021-06-11T19:50:00Z">
              <w:del w:id="5577" w:author="Billy" w:date="2021-06-15T22:50:00Z">
                <w:r w:rsidRPr="00297282" w:rsidDel="003922A4">
                  <w:rPr>
                    <w:rFonts w:eastAsia="Times New Roman"/>
                    <w:color w:val="000000"/>
                    <w:sz w:val="20"/>
                    <w:szCs w:val="20"/>
                    <w:lang w:val="en-US"/>
                    <w:rPrChange w:id="5578" w:author="Billy Mitchell" w:date="2021-06-11T19:50:00Z">
                      <w:rPr/>
                    </w:rPrChange>
                  </w:rPr>
                  <w:delText>7558</w:delText>
                </w:r>
              </w:del>
            </w:ins>
          </w:p>
        </w:tc>
        <w:tc>
          <w:tcPr>
            <w:tcW w:w="333" w:type="dxa"/>
            <w:tcBorders>
              <w:top w:val="single" w:sz="4" w:space="0" w:color="auto"/>
              <w:left w:val="nil"/>
              <w:bottom w:val="nil"/>
              <w:right w:val="nil"/>
            </w:tcBorders>
            <w:shd w:val="clear" w:color="auto" w:fill="auto"/>
            <w:noWrap/>
            <w:vAlign w:val="center"/>
            <w:hideMark/>
          </w:tcPr>
          <w:p w14:paraId="5654D2C5" w14:textId="77777777" w:rsidR="00297282" w:rsidRPr="00297282" w:rsidDel="003922A4" w:rsidRDefault="00297282">
            <w:pPr>
              <w:spacing w:line="240" w:lineRule="auto"/>
              <w:jc w:val="right"/>
              <w:rPr>
                <w:ins w:id="5579" w:author="Billy Mitchell" w:date="2021-06-11T19:50:00Z"/>
                <w:del w:id="5580" w:author="Billy" w:date="2021-06-15T22:50:00Z"/>
                <w:rFonts w:eastAsia="Times New Roman"/>
                <w:color w:val="000000"/>
                <w:sz w:val="20"/>
                <w:szCs w:val="20"/>
                <w:lang w:val="en-US"/>
                <w:rPrChange w:id="5581" w:author="Billy Mitchell" w:date="2021-06-11T19:50:00Z">
                  <w:rPr>
                    <w:ins w:id="5582" w:author="Billy Mitchell" w:date="2021-06-11T19:50:00Z"/>
                    <w:del w:id="5583" w:author="Billy" w:date="2021-06-15T22:50:00Z"/>
                  </w:rPr>
                </w:rPrChange>
              </w:rPr>
              <w:pPrChange w:id="5584" w:author="Billy Mitchell" w:date="2021-06-11T19:50:00Z">
                <w:pPr>
                  <w:jc w:val="right"/>
                </w:pPr>
              </w:pPrChange>
            </w:pPr>
            <w:ins w:id="5585" w:author="Billy Mitchell" w:date="2021-06-11T19:50:00Z">
              <w:del w:id="5586" w:author="Billy" w:date="2021-06-15T22:50:00Z">
                <w:r w:rsidRPr="00297282" w:rsidDel="003922A4">
                  <w:rPr>
                    <w:rFonts w:eastAsia="Times New Roman"/>
                    <w:color w:val="000000"/>
                    <w:sz w:val="20"/>
                    <w:szCs w:val="20"/>
                    <w:lang w:val="en-US"/>
                    <w:rPrChange w:id="5587" w:author="Billy Mitchell" w:date="2021-06-11T19:50:00Z">
                      <w:rPr/>
                    </w:rPrChange>
                  </w:rPr>
                  <w:delText>&lt;</w:delText>
                </w:r>
              </w:del>
            </w:ins>
          </w:p>
        </w:tc>
        <w:tc>
          <w:tcPr>
            <w:tcW w:w="1071" w:type="dxa"/>
            <w:tcBorders>
              <w:top w:val="nil"/>
              <w:left w:val="nil"/>
              <w:bottom w:val="single" w:sz="4" w:space="0" w:color="auto"/>
              <w:right w:val="nil"/>
            </w:tcBorders>
            <w:shd w:val="clear" w:color="auto" w:fill="auto"/>
            <w:noWrap/>
            <w:vAlign w:val="center"/>
            <w:hideMark/>
          </w:tcPr>
          <w:p w14:paraId="0F26C163" w14:textId="77777777" w:rsidR="00297282" w:rsidRPr="00297282" w:rsidDel="003922A4" w:rsidRDefault="00297282">
            <w:pPr>
              <w:spacing w:line="240" w:lineRule="auto"/>
              <w:jc w:val="right"/>
              <w:rPr>
                <w:ins w:id="5588" w:author="Billy Mitchell" w:date="2021-06-11T19:50:00Z"/>
                <w:del w:id="5589" w:author="Billy" w:date="2021-06-15T22:50:00Z"/>
                <w:rFonts w:eastAsia="Times New Roman"/>
                <w:color w:val="000000"/>
                <w:sz w:val="20"/>
                <w:szCs w:val="20"/>
                <w:lang w:val="en-US"/>
                <w:rPrChange w:id="5590" w:author="Billy Mitchell" w:date="2021-06-11T19:50:00Z">
                  <w:rPr>
                    <w:ins w:id="5591" w:author="Billy Mitchell" w:date="2021-06-11T19:50:00Z"/>
                    <w:del w:id="5592" w:author="Billy" w:date="2021-06-15T22:50:00Z"/>
                  </w:rPr>
                </w:rPrChange>
              </w:rPr>
              <w:pPrChange w:id="5593" w:author="Billy Mitchell" w:date="2021-06-11T19:50:00Z">
                <w:pPr>
                  <w:jc w:val="right"/>
                </w:pPr>
              </w:pPrChange>
            </w:pPr>
            <w:ins w:id="5594" w:author="Billy Mitchell" w:date="2021-06-11T19:50:00Z">
              <w:del w:id="5595" w:author="Billy" w:date="2021-06-15T22:50:00Z">
                <w:r w:rsidRPr="00297282" w:rsidDel="003922A4">
                  <w:rPr>
                    <w:rFonts w:eastAsia="Times New Roman"/>
                    <w:color w:val="000000"/>
                    <w:sz w:val="20"/>
                    <w:szCs w:val="20"/>
                    <w:lang w:val="en-US"/>
                    <w:rPrChange w:id="5596" w:author="Billy Mitchell" w:date="2021-06-11T19:50:00Z">
                      <w:rPr/>
                    </w:rPrChange>
                  </w:rPr>
                  <w:delText>0.001</w:delText>
                </w:r>
              </w:del>
            </w:ins>
          </w:p>
        </w:tc>
        <w:tc>
          <w:tcPr>
            <w:tcW w:w="532" w:type="dxa"/>
            <w:tcBorders>
              <w:top w:val="single" w:sz="4" w:space="0" w:color="auto"/>
              <w:left w:val="nil"/>
              <w:bottom w:val="nil"/>
              <w:right w:val="single" w:sz="8" w:space="0" w:color="auto"/>
            </w:tcBorders>
            <w:shd w:val="clear" w:color="auto" w:fill="auto"/>
            <w:noWrap/>
            <w:vAlign w:val="center"/>
            <w:hideMark/>
          </w:tcPr>
          <w:p w14:paraId="5CD5A311" w14:textId="77777777" w:rsidR="00297282" w:rsidRPr="00297282" w:rsidDel="003922A4" w:rsidRDefault="00297282">
            <w:pPr>
              <w:spacing w:line="240" w:lineRule="auto"/>
              <w:rPr>
                <w:ins w:id="5597" w:author="Billy Mitchell" w:date="2021-06-11T19:50:00Z"/>
                <w:del w:id="5598" w:author="Billy" w:date="2021-06-15T22:50:00Z"/>
                <w:rFonts w:eastAsia="Times New Roman"/>
                <w:color w:val="000000"/>
                <w:sz w:val="20"/>
                <w:szCs w:val="20"/>
                <w:lang w:val="en-US"/>
                <w:rPrChange w:id="5599" w:author="Billy Mitchell" w:date="2021-06-11T19:50:00Z">
                  <w:rPr>
                    <w:ins w:id="5600" w:author="Billy Mitchell" w:date="2021-06-11T19:50:00Z"/>
                    <w:del w:id="5601" w:author="Billy" w:date="2021-06-15T22:50:00Z"/>
                  </w:rPr>
                </w:rPrChange>
              </w:rPr>
              <w:pPrChange w:id="5602" w:author="Billy Mitchell" w:date="2021-06-11T19:50:00Z">
                <w:pPr/>
              </w:pPrChange>
            </w:pPr>
            <w:ins w:id="5603" w:author="Billy Mitchell" w:date="2021-06-11T19:50:00Z">
              <w:del w:id="5604" w:author="Billy" w:date="2021-06-15T22:50:00Z">
                <w:r w:rsidRPr="00297282" w:rsidDel="003922A4">
                  <w:rPr>
                    <w:rFonts w:eastAsia="Times New Roman"/>
                    <w:color w:val="000000"/>
                    <w:sz w:val="20"/>
                    <w:szCs w:val="20"/>
                    <w:lang w:val="en-US"/>
                    <w:rPrChange w:id="5605" w:author="Billy Mitchell" w:date="2021-06-11T19:50:00Z">
                      <w:rPr/>
                    </w:rPrChange>
                  </w:rPr>
                  <w:delText>***</w:delText>
                </w:r>
              </w:del>
            </w:ins>
          </w:p>
        </w:tc>
      </w:tr>
      <w:tr w:rsidR="00297282" w:rsidRPr="00297282" w:rsidDel="003922A4" w14:paraId="36CE2FF8" w14:textId="77777777" w:rsidTr="00297282">
        <w:trPr>
          <w:divId w:val="1630235812"/>
          <w:trHeight w:val="600"/>
          <w:ins w:id="5606" w:author="Billy Mitchell" w:date="2021-06-11T19:50:00Z"/>
          <w:del w:id="5607" w:author="Billy" w:date="2021-06-15T22:50:00Z"/>
        </w:trPr>
        <w:tc>
          <w:tcPr>
            <w:tcW w:w="3320" w:type="dxa"/>
            <w:tcBorders>
              <w:top w:val="single" w:sz="4" w:space="0" w:color="auto"/>
              <w:left w:val="single" w:sz="8" w:space="0" w:color="auto"/>
              <w:bottom w:val="nil"/>
              <w:right w:val="nil"/>
            </w:tcBorders>
            <w:shd w:val="clear" w:color="000000" w:fill="F2F2F2"/>
            <w:vAlign w:val="center"/>
            <w:hideMark/>
          </w:tcPr>
          <w:p w14:paraId="76640B83" w14:textId="77777777" w:rsidR="00297282" w:rsidRPr="00297282" w:rsidDel="003922A4" w:rsidRDefault="00297282">
            <w:pPr>
              <w:spacing w:line="240" w:lineRule="auto"/>
              <w:jc w:val="center"/>
              <w:rPr>
                <w:ins w:id="5608" w:author="Billy Mitchell" w:date="2021-06-11T19:50:00Z"/>
                <w:del w:id="5609" w:author="Billy" w:date="2021-06-15T22:50:00Z"/>
                <w:rFonts w:eastAsia="Times New Roman"/>
                <w:i/>
                <w:iCs/>
                <w:color w:val="000000"/>
                <w:sz w:val="20"/>
                <w:szCs w:val="20"/>
                <w:lang w:val="en-US"/>
                <w:rPrChange w:id="5610" w:author="Billy Mitchell" w:date="2021-06-11T19:50:00Z">
                  <w:rPr>
                    <w:ins w:id="5611" w:author="Billy Mitchell" w:date="2021-06-11T19:50:00Z"/>
                    <w:del w:id="5612" w:author="Billy" w:date="2021-06-15T22:50:00Z"/>
                  </w:rPr>
                </w:rPrChange>
              </w:rPr>
              <w:pPrChange w:id="5613" w:author="Billy Mitchell" w:date="2021-06-11T19:50:00Z">
                <w:pPr>
                  <w:jc w:val="center"/>
                </w:pPr>
              </w:pPrChange>
            </w:pPr>
            <w:ins w:id="5614" w:author="Billy Mitchell" w:date="2021-06-11T19:50:00Z">
              <w:del w:id="5615" w:author="Billy" w:date="2021-06-15T22:50:00Z">
                <w:r w:rsidRPr="00297282" w:rsidDel="003922A4">
                  <w:rPr>
                    <w:rFonts w:eastAsia="Times New Roman"/>
                    <w:i/>
                    <w:iCs/>
                    <w:color w:val="000000"/>
                    <w:sz w:val="20"/>
                    <w:szCs w:val="20"/>
                    <w:lang w:val="en-US"/>
                    <w:rPrChange w:id="5616" w:author="Billy Mitchell" w:date="2021-06-11T19:50:00Z">
                      <w:rPr/>
                    </w:rPrChange>
                  </w:rPr>
                  <w:delText>Child, Valenced v. Neutral</w:delText>
                </w:r>
              </w:del>
            </w:ins>
          </w:p>
        </w:tc>
        <w:tc>
          <w:tcPr>
            <w:tcW w:w="1260" w:type="dxa"/>
            <w:tcBorders>
              <w:top w:val="single" w:sz="4" w:space="0" w:color="auto"/>
              <w:left w:val="nil"/>
              <w:bottom w:val="nil"/>
              <w:right w:val="nil"/>
            </w:tcBorders>
            <w:shd w:val="clear" w:color="auto" w:fill="auto"/>
            <w:noWrap/>
            <w:vAlign w:val="center"/>
            <w:hideMark/>
          </w:tcPr>
          <w:p w14:paraId="771AAAAE" w14:textId="77777777" w:rsidR="00297282" w:rsidRPr="00297282" w:rsidDel="003922A4" w:rsidRDefault="00297282">
            <w:pPr>
              <w:spacing w:line="240" w:lineRule="auto"/>
              <w:jc w:val="center"/>
              <w:rPr>
                <w:ins w:id="5617" w:author="Billy Mitchell" w:date="2021-06-11T19:50:00Z"/>
                <w:del w:id="5618" w:author="Billy" w:date="2021-06-15T22:50:00Z"/>
                <w:rFonts w:eastAsia="Times New Roman"/>
                <w:color w:val="000000"/>
                <w:sz w:val="20"/>
                <w:szCs w:val="20"/>
                <w:lang w:val="en-US"/>
                <w:rPrChange w:id="5619" w:author="Billy Mitchell" w:date="2021-06-11T19:50:00Z">
                  <w:rPr>
                    <w:ins w:id="5620" w:author="Billy Mitchell" w:date="2021-06-11T19:50:00Z"/>
                    <w:del w:id="5621" w:author="Billy" w:date="2021-06-15T22:50:00Z"/>
                  </w:rPr>
                </w:rPrChange>
              </w:rPr>
              <w:pPrChange w:id="5622" w:author="Billy Mitchell" w:date="2021-06-11T19:50:00Z">
                <w:pPr>
                  <w:jc w:val="center"/>
                </w:pPr>
              </w:pPrChange>
            </w:pPr>
            <w:ins w:id="5623" w:author="Billy Mitchell" w:date="2021-06-11T19:50:00Z">
              <w:del w:id="5624" w:author="Billy" w:date="2021-06-15T22:50:00Z">
                <w:r w:rsidRPr="00297282" w:rsidDel="003922A4">
                  <w:rPr>
                    <w:rFonts w:eastAsia="Times New Roman"/>
                    <w:color w:val="000000"/>
                    <w:sz w:val="20"/>
                    <w:szCs w:val="20"/>
                    <w:lang w:val="en-US"/>
                    <w:rPrChange w:id="5625" w:author="Billy Mitchell" w:date="2021-06-11T19:50:00Z">
                      <w:rPr/>
                    </w:rPrChange>
                  </w:rPr>
                  <w:delText>0.057</w:delText>
                </w:r>
              </w:del>
            </w:ins>
          </w:p>
        </w:tc>
        <w:tc>
          <w:tcPr>
            <w:tcW w:w="717" w:type="dxa"/>
            <w:tcBorders>
              <w:top w:val="single" w:sz="4" w:space="0" w:color="auto"/>
              <w:left w:val="nil"/>
              <w:bottom w:val="nil"/>
              <w:right w:val="nil"/>
            </w:tcBorders>
            <w:shd w:val="clear" w:color="auto" w:fill="auto"/>
            <w:noWrap/>
            <w:vAlign w:val="center"/>
            <w:hideMark/>
          </w:tcPr>
          <w:p w14:paraId="5512CC6C" w14:textId="77777777" w:rsidR="00297282" w:rsidRPr="00297282" w:rsidDel="003922A4" w:rsidRDefault="00297282">
            <w:pPr>
              <w:spacing w:line="240" w:lineRule="auto"/>
              <w:jc w:val="center"/>
              <w:rPr>
                <w:ins w:id="5626" w:author="Billy Mitchell" w:date="2021-06-11T19:50:00Z"/>
                <w:del w:id="5627" w:author="Billy" w:date="2021-06-15T22:50:00Z"/>
                <w:rFonts w:eastAsia="Times New Roman"/>
                <w:color w:val="000000"/>
                <w:sz w:val="20"/>
                <w:szCs w:val="20"/>
                <w:lang w:val="en-US"/>
                <w:rPrChange w:id="5628" w:author="Billy Mitchell" w:date="2021-06-11T19:50:00Z">
                  <w:rPr>
                    <w:ins w:id="5629" w:author="Billy Mitchell" w:date="2021-06-11T19:50:00Z"/>
                    <w:del w:id="5630" w:author="Billy" w:date="2021-06-15T22:50:00Z"/>
                  </w:rPr>
                </w:rPrChange>
              </w:rPr>
              <w:pPrChange w:id="5631" w:author="Billy Mitchell" w:date="2021-06-11T19:50:00Z">
                <w:pPr>
                  <w:jc w:val="center"/>
                </w:pPr>
              </w:pPrChange>
            </w:pPr>
            <w:ins w:id="5632" w:author="Billy Mitchell" w:date="2021-06-11T19:50:00Z">
              <w:del w:id="5633" w:author="Billy" w:date="2021-06-15T22:50:00Z">
                <w:r w:rsidRPr="00297282" w:rsidDel="003922A4">
                  <w:rPr>
                    <w:rFonts w:eastAsia="Times New Roman"/>
                    <w:color w:val="000000"/>
                    <w:sz w:val="20"/>
                    <w:szCs w:val="20"/>
                    <w:lang w:val="en-US"/>
                    <w:rPrChange w:id="5634" w:author="Billy Mitchell" w:date="2021-06-11T19:50:00Z">
                      <w:rPr/>
                    </w:rPrChange>
                  </w:rPr>
                  <w:delText>0.010</w:delText>
                </w:r>
              </w:del>
            </w:ins>
          </w:p>
        </w:tc>
        <w:tc>
          <w:tcPr>
            <w:tcW w:w="1173" w:type="dxa"/>
            <w:tcBorders>
              <w:top w:val="single" w:sz="4" w:space="0" w:color="auto"/>
              <w:left w:val="nil"/>
              <w:bottom w:val="nil"/>
              <w:right w:val="nil"/>
            </w:tcBorders>
            <w:shd w:val="clear" w:color="auto" w:fill="auto"/>
            <w:noWrap/>
            <w:vAlign w:val="center"/>
            <w:hideMark/>
          </w:tcPr>
          <w:p w14:paraId="4D3924C6" w14:textId="77777777" w:rsidR="00297282" w:rsidRPr="00297282" w:rsidDel="003922A4" w:rsidRDefault="00297282">
            <w:pPr>
              <w:spacing w:line="240" w:lineRule="auto"/>
              <w:jc w:val="center"/>
              <w:rPr>
                <w:ins w:id="5635" w:author="Billy Mitchell" w:date="2021-06-11T19:50:00Z"/>
                <w:del w:id="5636" w:author="Billy" w:date="2021-06-15T22:50:00Z"/>
                <w:rFonts w:eastAsia="Times New Roman"/>
                <w:color w:val="000000"/>
                <w:sz w:val="20"/>
                <w:szCs w:val="20"/>
                <w:lang w:val="en-US"/>
                <w:rPrChange w:id="5637" w:author="Billy Mitchell" w:date="2021-06-11T19:50:00Z">
                  <w:rPr>
                    <w:ins w:id="5638" w:author="Billy Mitchell" w:date="2021-06-11T19:50:00Z"/>
                    <w:del w:id="5639" w:author="Billy" w:date="2021-06-15T22:50:00Z"/>
                  </w:rPr>
                </w:rPrChange>
              </w:rPr>
              <w:pPrChange w:id="5640" w:author="Billy Mitchell" w:date="2021-06-11T19:50:00Z">
                <w:pPr>
                  <w:jc w:val="center"/>
                </w:pPr>
              </w:pPrChange>
            </w:pPr>
            <w:ins w:id="5641" w:author="Billy Mitchell" w:date="2021-06-11T19:50:00Z">
              <w:del w:id="5642" w:author="Billy" w:date="2021-06-15T22:50:00Z">
                <w:r w:rsidRPr="00297282" w:rsidDel="003922A4">
                  <w:rPr>
                    <w:rFonts w:eastAsia="Times New Roman"/>
                    <w:color w:val="000000"/>
                    <w:sz w:val="20"/>
                    <w:szCs w:val="20"/>
                    <w:lang w:val="en-US"/>
                    <w:rPrChange w:id="5643" w:author="Billy Mitchell" w:date="2021-06-11T19:50:00Z">
                      <w:rPr/>
                    </w:rPrChange>
                  </w:rPr>
                  <w:delText>5.504</w:delText>
                </w:r>
              </w:del>
            </w:ins>
          </w:p>
        </w:tc>
        <w:tc>
          <w:tcPr>
            <w:tcW w:w="600" w:type="dxa"/>
            <w:tcBorders>
              <w:top w:val="single" w:sz="4" w:space="0" w:color="auto"/>
              <w:left w:val="nil"/>
              <w:bottom w:val="nil"/>
              <w:right w:val="nil"/>
            </w:tcBorders>
            <w:shd w:val="clear" w:color="auto" w:fill="auto"/>
            <w:noWrap/>
            <w:vAlign w:val="center"/>
            <w:hideMark/>
          </w:tcPr>
          <w:p w14:paraId="24449C18" w14:textId="77777777" w:rsidR="00297282" w:rsidRPr="00297282" w:rsidDel="003922A4" w:rsidRDefault="00297282">
            <w:pPr>
              <w:spacing w:line="240" w:lineRule="auto"/>
              <w:jc w:val="center"/>
              <w:rPr>
                <w:ins w:id="5644" w:author="Billy Mitchell" w:date="2021-06-11T19:50:00Z"/>
                <w:del w:id="5645" w:author="Billy" w:date="2021-06-15T22:50:00Z"/>
                <w:rFonts w:eastAsia="Times New Roman"/>
                <w:color w:val="000000"/>
                <w:sz w:val="20"/>
                <w:szCs w:val="20"/>
                <w:lang w:val="en-US"/>
                <w:rPrChange w:id="5646" w:author="Billy Mitchell" w:date="2021-06-11T19:50:00Z">
                  <w:rPr>
                    <w:ins w:id="5647" w:author="Billy Mitchell" w:date="2021-06-11T19:50:00Z"/>
                    <w:del w:id="5648" w:author="Billy" w:date="2021-06-15T22:50:00Z"/>
                  </w:rPr>
                </w:rPrChange>
              </w:rPr>
              <w:pPrChange w:id="5649" w:author="Billy Mitchell" w:date="2021-06-11T19:50:00Z">
                <w:pPr>
                  <w:jc w:val="center"/>
                </w:pPr>
              </w:pPrChange>
            </w:pPr>
            <w:ins w:id="5650" w:author="Billy Mitchell" w:date="2021-06-11T19:50:00Z">
              <w:del w:id="5651" w:author="Billy" w:date="2021-06-15T22:50:00Z">
                <w:r w:rsidRPr="00297282" w:rsidDel="003922A4">
                  <w:rPr>
                    <w:rFonts w:eastAsia="Times New Roman"/>
                    <w:color w:val="000000"/>
                    <w:sz w:val="20"/>
                    <w:szCs w:val="20"/>
                    <w:lang w:val="en-US"/>
                    <w:rPrChange w:id="5652" w:author="Billy Mitchell" w:date="2021-06-11T19:50:00Z">
                      <w:rPr/>
                    </w:rPrChange>
                  </w:rPr>
                  <w:delText>4306</w:delText>
                </w:r>
              </w:del>
            </w:ins>
          </w:p>
        </w:tc>
        <w:tc>
          <w:tcPr>
            <w:tcW w:w="333" w:type="dxa"/>
            <w:tcBorders>
              <w:top w:val="single" w:sz="4" w:space="0" w:color="auto"/>
              <w:left w:val="nil"/>
              <w:bottom w:val="nil"/>
              <w:right w:val="nil"/>
            </w:tcBorders>
            <w:shd w:val="clear" w:color="auto" w:fill="auto"/>
            <w:noWrap/>
            <w:vAlign w:val="center"/>
            <w:hideMark/>
          </w:tcPr>
          <w:p w14:paraId="7725083A" w14:textId="77777777" w:rsidR="00297282" w:rsidRPr="00297282" w:rsidDel="003922A4" w:rsidRDefault="00297282">
            <w:pPr>
              <w:spacing w:line="240" w:lineRule="auto"/>
              <w:jc w:val="right"/>
              <w:rPr>
                <w:ins w:id="5653" w:author="Billy Mitchell" w:date="2021-06-11T19:50:00Z"/>
                <w:del w:id="5654" w:author="Billy" w:date="2021-06-15T22:50:00Z"/>
                <w:rFonts w:eastAsia="Times New Roman"/>
                <w:color w:val="000000"/>
                <w:sz w:val="20"/>
                <w:szCs w:val="20"/>
                <w:lang w:val="en-US"/>
                <w:rPrChange w:id="5655" w:author="Billy Mitchell" w:date="2021-06-11T19:50:00Z">
                  <w:rPr>
                    <w:ins w:id="5656" w:author="Billy Mitchell" w:date="2021-06-11T19:50:00Z"/>
                    <w:del w:id="5657" w:author="Billy" w:date="2021-06-15T22:50:00Z"/>
                  </w:rPr>
                </w:rPrChange>
              </w:rPr>
              <w:pPrChange w:id="5658" w:author="Billy Mitchell" w:date="2021-06-11T19:50:00Z">
                <w:pPr>
                  <w:jc w:val="right"/>
                </w:pPr>
              </w:pPrChange>
            </w:pPr>
            <w:ins w:id="5659" w:author="Billy Mitchell" w:date="2021-06-11T19:50:00Z">
              <w:del w:id="5660" w:author="Billy" w:date="2021-06-15T22:50:00Z">
                <w:r w:rsidRPr="00297282" w:rsidDel="003922A4">
                  <w:rPr>
                    <w:rFonts w:eastAsia="Times New Roman"/>
                    <w:color w:val="000000"/>
                    <w:sz w:val="20"/>
                    <w:szCs w:val="20"/>
                    <w:lang w:val="en-US"/>
                    <w:rPrChange w:id="5661" w:author="Billy Mitchell" w:date="2021-06-11T19:50:00Z">
                      <w:rPr/>
                    </w:rPrChange>
                  </w:rPr>
                  <w:delText>&lt;</w:delText>
                </w:r>
              </w:del>
            </w:ins>
          </w:p>
        </w:tc>
        <w:tc>
          <w:tcPr>
            <w:tcW w:w="1071" w:type="dxa"/>
            <w:tcBorders>
              <w:top w:val="nil"/>
              <w:left w:val="nil"/>
              <w:bottom w:val="single" w:sz="4" w:space="0" w:color="auto"/>
              <w:right w:val="nil"/>
            </w:tcBorders>
            <w:shd w:val="clear" w:color="auto" w:fill="auto"/>
            <w:noWrap/>
            <w:vAlign w:val="center"/>
            <w:hideMark/>
          </w:tcPr>
          <w:p w14:paraId="62B98C29" w14:textId="77777777" w:rsidR="00297282" w:rsidRPr="00297282" w:rsidDel="003922A4" w:rsidRDefault="00297282">
            <w:pPr>
              <w:spacing w:line="240" w:lineRule="auto"/>
              <w:jc w:val="right"/>
              <w:rPr>
                <w:ins w:id="5662" w:author="Billy Mitchell" w:date="2021-06-11T19:50:00Z"/>
                <w:del w:id="5663" w:author="Billy" w:date="2021-06-15T22:50:00Z"/>
                <w:rFonts w:eastAsia="Times New Roman"/>
                <w:color w:val="000000"/>
                <w:sz w:val="20"/>
                <w:szCs w:val="20"/>
                <w:lang w:val="en-US"/>
                <w:rPrChange w:id="5664" w:author="Billy Mitchell" w:date="2021-06-11T19:50:00Z">
                  <w:rPr>
                    <w:ins w:id="5665" w:author="Billy Mitchell" w:date="2021-06-11T19:50:00Z"/>
                    <w:del w:id="5666" w:author="Billy" w:date="2021-06-15T22:50:00Z"/>
                  </w:rPr>
                </w:rPrChange>
              </w:rPr>
              <w:pPrChange w:id="5667" w:author="Billy Mitchell" w:date="2021-06-11T19:50:00Z">
                <w:pPr>
                  <w:jc w:val="right"/>
                </w:pPr>
              </w:pPrChange>
            </w:pPr>
            <w:ins w:id="5668" w:author="Billy Mitchell" w:date="2021-06-11T19:50:00Z">
              <w:del w:id="5669" w:author="Billy" w:date="2021-06-15T22:50:00Z">
                <w:r w:rsidRPr="00297282" w:rsidDel="003922A4">
                  <w:rPr>
                    <w:rFonts w:eastAsia="Times New Roman"/>
                    <w:color w:val="000000"/>
                    <w:sz w:val="20"/>
                    <w:szCs w:val="20"/>
                    <w:lang w:val="en-US"/>
                    <w:rPrChange w:id="5670" w:author="Billy Mitchell" w:date="2021-06-11T19:50:00Z">
                      <w:rPr/>
                    </w:rPrChange>
                  </w:rPr>
                  <w:delText>0.001</w:delText>
                </w:r>
              </w:del>
            </w:ins>
          </w:p>
        </w:tc>
        <w:tc>
          <w:tcPr>
            <w:tcW w:w="532" w:type="dxa"/>
            <w:tcBorders>
              <w:top w:val="single" w:sz="4" w:space="0" w:color="auto"/>
              <w:left w:val="nil"/>
              <w:bottom w:val="nil"/>
              <w:right w:val="single" w:sz="8" w:space="0" w:color="auto"/>
            </w:tcBorders>
            <w:shd w:val="clear" w:color="auto" w:fill="auto"/>
            <w:noWrap/>
            <w:vAlign w:val="center"/>
            <w:hideMark/>
          </w:tcPr>
          <w:p w14:paraId="0342DABD" w14:textId="77777777" w:rsidR="00297282" w:rsidRPr="00297282" w:rsidDel="003922A4" w:rsidRDefault="00297282">
            <w:pPr>
              <w:spacing w:line="240" w:lineRule="auto"/>
              <w:rPr>
                <w:ins w:id="5671" w:author="Billy Mitchell" w:date="2021-06-11T19:50:00Z"/>
                <w:del w:id="5672" w:author="Billy" w:date="2021-06-15T22:50:00Z"/>
                <w:rFonts w:eastAsia="Times New Roman"/>
                <w:color w:val="000000"/>
                <w:sz w:val="20"/>
                <w:szCs w:val="20"/>
                <w:lang w:val="en-US"/>
                <w:rPrChange w:id="5673" w:author="Billy Mitchell" w:date="2021-06-11T19:50:00Z">
                  <w:rPr>
                    <w:ins w:id="5674" w:author="Billy Mitchell" w:date="2021-06-11T19:50:00Z"/>
                    <w:del w:id="5675" w:author="Billy" w:date="2021-06-15T22:50:00Z"/>
                  </w:rPr>
                </w:rPrChange>
              </w:rPr>
              <w:pPrChange w:id="5676" w:author="Billy Mitchell" w:date="2021-06-11T19:50:00Z">
                <w:pPr/>
              </w:pPrChange>
            </w:pPr>
            <w:ins w:id="5677" w:author="Billy Mitchell" w:date="2021-06-11T19:50:00Z">
              <w:del w:id="5678" w:author="Billy" w:date="2021-06-15T22:50:00Z">
                <w:r w:rsidRPr="00297282" w:rsidDel="003922A4">
                  <w:rPr>
                    <w:rFonts w:eastAsia="Times New Roman"/>
                    <w:color w:val="000000"/>
                    <w:sz w:val="20"/>
                    <w:szCs w:val="20"/>
                    <w:lang w:val="en-US"/>
                    <w:rPrChange w:id="5679" w:author="Billy Mitchell" w:date="2021-06-11T19:50:00Z">
                      <w:rPr/>
                    </w:rPrChange>
                  </w:rPr>
                  <w:delText>***</w:delText>
                </w:r>
              </w:del>
            </w:ins>
          </w:p>
        </w:tc>
      </w:tr>
      <w:tr w:rsidR="00297282" w:rsidRPr="00297282" w:rsidDel="003922A4" w14:paraId="701BD556" w14:textId="77777777" w:rsidTr="00297282">
        <w:trPr>
          <w:divId w:val="1630235812"/>
          <w:trHeight w:val="600"/>
          <w:ins w:id="5680" w:author="Billy Mitchell" w:date="2021-06-11T19:50:00Z"/>
          <w:del w:id="5681" w:author="Billy" w:date="2021-06-15T22:50:00Z"/>
        </w:trPr>
        <w:tc>
          <w:tcPr>
            <w:tcW w:w="3320" w:type="dxa"/>
            <w:tcBorders>
              <w:top w:val="single" w:sz="4" w:space="0" w:color="auto"/>
              <w:left w:val="single" w:sz="8" w:space="0" w:color="auto"/>
              <w:bottom w:val="nil"/>
              <w:right w:val="nil"/>
            </w:tcBorders>
            <w:shd w:val="clear" w:color="000000" w:fill="F2F2F2"/>
            <w:vAlign w:val="center"/>
            <w:hideMark/>
          </w:tcPr>
          <w:p w14:paraId="1F13167D" w14:textId="77777777" w:rsidR="00297282" w:rsidRPr="00297282" w:rsidDel="003922A4" w:rsidRDefault="00297282">
            <w:pPr>
              <w:spacing w:line="240" w:lineRule="auto"/>
              <w:jc w:val="center"/>
              <w:rPr>
                <w:ins w:id="5682" w:author="Billy Mitchell" w:date="2021-06-11T19:50:00Z"/>
                <w:del w:id="5683" w:author="Billy" w:date="2021-06-15T22:50:00Z"/>
                <w:rFonts w:eastAsia="Times New Roman"/>
                <w:i/>
                <w:iCs/>
                <w:color w:val="000000"/>
                <w:sz w:val="20"/>
                <w:szCs w:val="20"/>
                <w:lang w:val="en-US"/>
                <w:rPrChange w:id="5684" w:author="Billy Mitchell" w:date="2021-06-11T19:50:00Z">
                  <w:rPr>
                    <w:ins w:id="5685" w:author="Billy Mitchell" w:date="2021-06-11T19:50:00Z"/>
                    <w:del w:id="5686" w:author="Billy" w:date="2021-06-15T22:50:00Z"/>
                  </w:rPr>
                </w:rPrChange>
              </w:rPr>
              <w:pPrChange w:id="5687" w:author="Billy Mitchell" w:date="2021-06-11T19:50:00Z">
                <w:pPr>
                  <w:jc w:val="center"/>
                </w:pPr>
              </w:pPrChange>
            </w:pPr>
            <w:ins w:id="5688" w:author="Billy Mitchell" w:date="2021-06-11T19:50:00Z">
              <w:del w:id="5689" w:author="Billy" w:date="2021-06-15T22:50:00Z">
                <w:r w:rsidRPr="00297282" w:rsidDel="003922A4">
                  <w:rPr>
                    <w:rFonts w:eastAsia="Times New Roman"/>
                    <w:i/>
                    <w:iCs/>
                    <w:color w:val="000000"/>
                    <w:sz w:val="20"/>
                    <w:szCs w:val="20"/>
                    <w:lang w:val="en-US"/>
                    <w:rPrChange w:id="5690" w:author="Billy Mitchell" w:date="2021-06-11T19:50:00Z">
                      <w:rPr/>
                    </w:rPrChange>
                  </w:rPr>
                  <w:delText>Adult, Valenced v. Neutral</w:delText>
                </w:r>
              </w:del>
            </w:ins>
          </w:p>
        </w:tc>
        <w:tc>
          <w:tcPr>
            <w:tcW w:w="1260" w:type="dxa"/>
            <w:tcBorders>
              <w:top w:val="single" w:sz="4" w:space="0" w:color="auto"/>
              <w:left w:val="nil"/>
              <w:bottom w:val="nil"/>
              <w:right w:val="nil"/>
            </w:tcBorders>
            <w:shd w:val="clear" w:color="auto" w:fill="auto"/>
            <w:noWrap/>
            <w:vAlign w:val="center"/>
            <w:hideMark/>
          </w:tcPr>
          <w:p w14:paraId="3A527847" w14:textId="77777777" w:rsidR="00297282" w:rsidRPr="00297282" w:rsidDel="003922A4" w:rsidRDefault="00297282">
            <w:pPr>
              <w:spacing w:line="240" w:lineRule="auto"/>
              <w:jc w:val="center"/>
              <w:rPr>
                <w:ins w:id="5691" w:author="Billy Mitchell" w:date="2021-06-11T19:50:00Z"/>
                <w:del w:id="5692" w:author="Billy" w:date="2021-06-15T22:50:00Z"/>
                <w:rFonts w:eastAsia="Times New Roman"/>
                <w:color w:val="000000"/>
                <w:sz w:val="20"/>
                <w:szCs w:val="20"/>
                <w:lang w:val="en-US"/>
                <w:rPrChange w:id="5693" w:author="Billy Mitchell" w:date="2021-06-11T19:50:00Z">
                  <w:rPr>
                    <w:ins w:id="5694" w:author="Billy Mitchell" w:date="2021-06-11T19:50:00Z"/>
                    <w:del w:id="5695" w:author="Billy" w:date="2021-06-15T22:50:00Z"/>
                  </w:rPr>
                </w:rPrChange>
              </w:rPr>
              <w:pPrChange w:id="5696" w:author="Billy Mitchell" w:date="2021-06-11T19:50:00Z">
                <w:pPr>
                  <w:jc w:val="center"/>
                </w:pPr>
              </w:pPrChange>
            </w:pPr>
            <w:ins w:id="5697" w:author="Billy Mitchell" w:date="2021-06-11T19:50:00Z">
              <w:del w:id="5698" w:author="Billy" w:date="2021-06-15T22:50:00Z">
                <w:r w:rsidRPr="00297282" w:rsidDel="003922A4">
                  <w:rPr>
                    <w:rFonts w:eastAsia="Times New Roman"/>
                    <w:color w:val="000000"/>
                    <w:sz w:val="20"/>
                    <w:szCs w:val="20"/>
                    <w:lang w:val="en-US"/>
                    <w:rPrChange w:id="5699" w:author="Billy Mitchell" w:date="2021-06-11T19:50:00Z">
                      <w:rPr/>
                    </w:rPrChange>
                  </w:rPr>
                  <w:delText>0.013</w:delText>
                </w:r>
              </w:del>
            </w:ins>
          </w:p>
        </w:tc>
        <w:tc>
          <w:tcPr>
            <w:tcW w:w="717" w:type="dxa"/>
            <w:tcBorders>
              <w:top w:val="single" w:sz="4" w:space="0" w:color="auto"/>
              <w:left w:val="nil"/>
              <w:bottom w:val="nil"/>
              <w:right w:val="nil"/>
            </w:tcBorders>
            <w:shd w:val="clear" w:color="auto" w:fill="auto"/>
            <w:noWrap/>
            <w:vAlign w:val="center"/>
            <w:hideMark/>
          </w:tcPr>
          <w:p w14:paraId="08DCFE7C" w14:textId="77777777" w:rsidR="00297282" w:rsidRPr="00297282" w:rsidDel="003922A4" w:rsidRDefault="00297282">
            <w:pPr>
              <w:spacing w:line="240" w:lineRule="auto"/>
              <w:jc w:val="center"/>
              <w:rPr>
                <w:ins w:id="5700" w:author="Billy Mitchell" w:date="2021-06-11T19:50:00Z"/>
                <w:del w:id="5701" w:author="Billy" w:date="2021-06-15T22:50:00Z"/>
                <w:rFonts w:eastAsia="Times New Roman"/>
                <w:color w:val="000000"/>
                <w:sz w:val="20"/>
                <w:szCs w:val="20"/>
                <w:lang w:val="en-US"/>
                <w:rPrChange w:id="5702" w:author="Billy Mitchell" w:date="2021-06-11T19:50:00Z">
                  <w:rPr>
                    <w:ins w:id="5703" w:author="Billy Mitchell" w:date="2021-06-11T19:50:00Z"/>
                    <w:del w:id="5704" w:author="Billy" w:date="2021-06-15T22:50:00Z"/>
                  </w:rPr>
                </w:rPrChange>
              </w:rPr>
              <w:pPrChange w:id="5705" w:author="Billy Mitchell" w:date="2021-06-11T19:50:00Z">
                <w:pPr>
                  <w:jc w:val="center"/>
                </w:pPr>
              </w:pPrChange>
            </w:pPr>
            <w:ins w:id="5706" w:author="Billy Mitchell" w:date="2021-06-11T19:50:00Z">
              <w:del w:id="5707" w:author="Billy" w:date="2021-06-15T22:50:00Z">
                <w:r w:rsidRPr="00297282" w:rsidDel="003922A4">
                  <w:rPr>
                    <w:rFonts w:eastAsia="Times New Roman"/>
                    <w:color w:val="000000"/>
                    <w:sz w:val="20"/>
                    <w:szCs w:val="20"/>
                    <w:lang w:val="en-US"/>
                    <w:rPrChange w:id="5708" w:author="Billy Mitchell" w:date="2021-06-11T19:50:00Z">
                      <w:rPr/>
                    </w:rPrChange>
                  </w:rPr>
                  <w:delText>0.011</w:delText>
                </w:r>
              </w:del>
            </w:ins>
          </w:p>
        </w:tc>
        <w:tc>
          <w:tcPr>
            <w:tcW w:w="1173" w:type="dxa"/>
            <w:tcBorders>
              <w:top w:val="single" w:sz="4" w:space="0" w:color="auto"/>
              <w:left w:val="nil"/>
              <w:bottom w:val="nil"/>
              <w:right w:val="nil"/>
            </w:tcBorders>
            <w:shd w:val="clear" w:color="auto" w:fill="auto"/>
            <w:noWrap/>
            <w:vAlign w:val="center"/>
            <w:hideMark/>
          </w:tcPr>
          <w:p w14:paraId="211B817D" w14:textId="77777777" w:rsidR="00297282" w:rsidRPr="00297282" w:rsidDel="003922A4" w:rsidRDefault="00297282">
            <w:pPr>
              <w:spacing w:line="240" w:lineRule="auto"/>
              <w:jc w:val="center"/>
              <w:rPr>
                <w:ins w:id="5709" w:author="Billy Mitchell" w:date="2021-06-11T19:50:00Z"/>
                <w:del w:id="5710" w:author="Billy" w:date="2021-06-15T22:50:00Z"/>
                <w:rFonts w:eastAsia="Times New Roman"/>
                <w:color w:val="000000"/>
                <w:sz w:val="20"/>
                <w:szCs w:val="20"/>
                <w:lang w:val="en-US"/>
                <w:rPrChange w:id="5711" w:author="Billy Mitchell" w:date="2021-06-11T19:50:00Z">
                  <w:rPr>
                    <w:ins w:id="5712" w:author="Billy Mitchell" w:date="2021-06-11T19:50:00Z"/>
                    <w:del w:id="5713" w:author="Billy" w:date="2021-06-15T22:50:00Z"/>
                  </w:rPr>
                </w:rPrChange>
              </w:rPr>
              <w:pPrChange w:id="5714" w:author="Billy Mitchell" w:date="2021-06-11T19:50:00Z">
                <w:pPr>
                  <w:jc w:val="center"/>
                </w:pPr>
              </w:pPrChange>
            </w:pPr>
            <w:ins w:id="5715" w:author="Billy Mitchell" w:date="2021-06-11T19:50:00Z">
              <w:del w:id="5716" w:author="Billy" w:date="2021-06-15T22:50:00Z">
                <w:r w:rsidRPr="00297282" w:rsidDel="003922A4">
                  <w:rPr>
                    <w:rFonts w:eastAsia="Times New Roman"/>
                    <w:color w:val="000000"/>
                    <w:sz w:val="20"/>
                    <w:szCs w:val="20"/>
                    <w:lang w:val="en-US"/>
                    <w:rPrChange w:id="5717" w:author="Billy Mitchell" w:date="2021-06-11T19:50:00Z">
                      <w:rPr/>
                    </w:rPrChange>
                  </w:rPr>
                  <w:delText>1.277</w:delText>
                </w:r>
              </w:del>
            </w:ins>
          </w:p>
        </w:tc>
        <w:tc>
          <w:tcPr>
            <w:tcW w:w="600" w:type="dxa"/>
            <w:tcBorders>
              <w:top w:val="single" w:sz="4" w:space="0" w:color="auto"/>
              <w:left w:val="nil"/>
              <w:bottom w:val="nil"/>
              <w:right w:val="nil"/>
            </w:tcBorders>
            <w:shd w:val="clear" w:color="auto" w:fill="auto"/>
            <w:noWrap/>
            <w:vAlign w:val="center"/>
            <w:hideMark/>
          </w:tcPr>
          <w:p w14:paraId="374352DB" w14:textId="77777777" w:rsidR="00297282" w:rsidRPr="00297282" w:rsidDel="003922A4" w:rsidRDefault="00297282">
            <w:pPr>
              <w:spacing w:line="240" w:lineRule="auto"/>
              <w:jc w:val="center"/>
              <w:rPr>
                <w:ins w:id="5718" w:author="Billy Mitchell" w:date="2021-06-11T19:50:00Z"/>
                <w:del w:id="5719" w:author="Billy" w:date="2021-06-15T22:50:00Z"/>
                <w:rFonts w:eastAsia="Times New Roman"/>
                <w:color w:val="000000"/>
                <w:sz w:val="20"/>
                <w:szCs w:val="20"/>
                <w:lang w:val="en-US"/>
                <w:rPrChange w:id="5720" w:author="Billy Mitchell" w:date="2021-06-11T19:50:00Z">
                  <w:rPr>
                    <w:ins w:id="5721" w:author="Billy Mitchell" w:date="2021-06-11T19:50:00Z"/>
                    <w:del w:id="5722" w:author="Billy" w:date="2021-06-15T22:50:00Z"/>
                  </w:rPr>
                </w:rPrChange>
              </w:rPr>
              <w:pPrChange w:id="5723" w:author="Billy Mitchell" w:date="2021-06-11T19:50:00Z">
                <w:pPr>
                  <w:jc w:val="center"/>
                </w:pPr>
              </w:pPrChange>
            </w:pPr>
            <w:ins w:id="5724" w:author="Billy Mitchell" w:date="2021-06-11T19:50:00Z">
              <w:del w:id="5725" w:author="Billy" w:date="2021-06-15T22:50:00Z">
                <w:r w:rsidRPr="00297282" w:rsidDel="003922A4">
                  <w:rPr>
                    <w:rFonts w:eastAsia="Times New Roman"/>
                    <w:color w:val="000000"/>
                    <w:sz w:val="20"/>
                    <w:szCs w:val="20"/>
                    <w:lang w:val="en-US"/>
                    <w:rPrChange w:id="5726" w:author="Billy Mitchell" w:date="2021-06-11T19:50:00Z">
                      <w:rPr/>
                    </w:rPrChange>
                  </w:rPr>
                  <w:delText>3542</w:delText>
                </w:r>
              </w:del>
            </w:ins>
          </w:p>
        </w:tc>
        <w:tc>
          <w:tcPr>
            <w:tcW w:w="333" w:type="dxa"/>
            <w:tcBorders>
              <w:top w:val="single" w:sz="4" w:space="0" w:color="auto"/>
              <w:left w:val="nil"/>
              <w:bottom w:val="nil"/>
              <w:right w:val="nil"/>
            </w:tcBorders>
            <w:shd w:val="clear" w:color="auto" w:fill="auto"/>
            <w:noWrap/>
            <w:vAlign w:val="center"/>
            <w:hideMark/>
          </w:tcPr>
          <w:p w14:paraId="2CCE691C" w14:textId="77777777" w:rsidR="00297282" w:rsidRPr="00297282" w:rsidDel="003922A4" w:rsidRDefault="00297282">
            <w:pPr>
              <w:spacing w:line="240" w:lineRule="auto"/>
              <w:jc w:val="right"/>
              <w:rPr>
                <w:ins w:id="5727" w:author="Billy Mitchell" w:date="2021-06-11T19:50:00Z"/>
                <w:del w:id="5728" w:author="Billy" w:date="2021-06-15T22:50:00Z"/>
                <w:rFonts w:eastAsia="Times New Roman"/>
                <w:color w:val="000000"/>
                <w:sz w:val="20"/>
                <w:szCs w:val="20"/>
                <w:lang w:val="en-US"/>
                <w:rPrChange w:id="5729" w:author="Billy Mitchell" w:date="2021-06-11T19:50:00Z">
                  <w:rPr>
                    <w:ins w:id="5730" w:author="Billy Mitchell" w:date="2021-06-11T19:50:00Z"/>
                    <w:del w:id="5731" w:author="Billy" w:date="2021-06-15T22:50:00Z"/>
                  </w:rPr>
                </w:rPrChange>
              </w:rPr>
              <w:pPrChange w:id="5732" w:author="Billy Mitchell" w:date="2021-06-11T19:50:00Z">
                <w:pPr>
                  <w:jc w:val="right"/>
                </w:pPr>
              </w:pPrChange>
            </w:pPr>
            <w:ins w:id="5733" w:author="Billy Mitchell" w:date="2021-06-11T19:50:00Z">
              <w:del w:id="5734" w:author="Billy" w:date="2021-06-15T22:50:00Z">
                <w:r w:rsidRPr="00297282" w:rsidDel="003922A4">
                  <w:rPr>
                    <w:rFonts w:eastAsia="Times New Roman"/>
                    <w:color w:val="000000"/>
                    <w:sz w:val="20"/>
                    <w:szCs w:val="20"/>
                    <w:lang w:val="en-US"/>
                    <w:rPrChange w:id="5735" w:author="Billy Mitchell" w:date="2021-06-11T19:50:00Z">
                      <w:rPr/>
                    </w:rPrChange>
                  </w:rPr>
                  <w:delText> </w:delText>
                </w:r>
              </w:del>
            </w:ins>
          </w:p>
        </w:tc>
        <w:tc>
          <w:tcPr>
            <w:tcW w:w="1071" w:type="dxa"/>
            <w:tcBorders>
              <w:top w:val="nil"/>
              <w:left w:val="nil"/>
              <w:bottom w:val="nil"/>
              <w:right w:val="nil"/>
            </w:tcBorders>
            <w:shd w:val="clear" w:color="auto" w:fill="auto"/>
            <w:noWrap/>
            <w:vAlign w:val="center"/>
            <w:hideMark/>
          </w:tcPr>
          <w:p w14:paraId="05A330F1" w14:textId="77777777" w:rsidR="00297282" w:rsidRPr="00297282" w:rsidDel="003922A4" w:rsidRDefault="00297282">
            <w:pPr>
              <w:spacing w:line="240" w:lineRule="auto"/>
              <w:jc w:val="right"/>
              <w:rPr>
                <w:ins w:id="5736" w:author="Billy Mitchell" w:date="2021-06-11T19:50:00Z"/>
                <w:del w:id="5737" w:author="Billy" w:date="2021-06-15T22:50:00Z"/>
                <w:rFonts w:eastAsia="Times New Roman"/>
                <w:color w:val="000000"/>
                <w:sz w:val="20"/>
                <w:szCs w:val="20"/>
                <w:lang w:val="en-US"/>
                <w:rPrChange w:id="5738" w:author="Billy Mitchell" w:date="2021-06-11T19:50:00Z">
                  <w:rPr>
                    <w:ins w:id="5739" w:author="Billy Mitchell" w:date="2021-06-11T19:50:00Z"/>
                    <w:del w:id="5740" w:author="Billy" w:date="2021-06-15T22:50:00Z"/>
                  </w:rPr>
                </w:rPrChange>
              </w:rPr>
              <w:pPrChange w:id="5741" w:author="Billy Mitchell" w:date="2021-06-11T19:50:00Z">
                <w:pPr>
                  <w:jc w:val="right"/>
                </w:pPr>
              </w:pPrChange>
            </w:pPr>
            <w:ins w:id="5742" w:author="Billy Mitchell" w:date="2021-06-11T19:50:00Z">
              <w:del w:id="5743" w:author="Billy" w:date="2021-06-15T22:50:00Z">
                <w:r w:rsidRPr="00297282" w:rsidDel="003922A4">
                  <w:rPr>
                    <w:rFonts w:eastAsia="Times New Roman"/>
                    <w:color w:val="000000"/>
                    <w:sz w:val="20"/>
                    <w:szCs w:val="20"/>
                    <w:lang w:val="en-US"/>
                    <w:rPrChange w:id="5744" w:author="Billy Mitchell" w:date="2021-06-11T19:50:00Z">
                      <w:rPr/>
                    </w:rPrChange>
                  </w:rPr>
                  <w:delText>1.000</w:delText>
                </w:r>
              </w:del>
            </w:ins>
          </w:p>
        </w:tc>
        <w:tc>
          <w:tcPr>
            <w:tcW w:w="532" w:type="dxa"/>
            <w:tcBorders>
              <w:top w:val="single" w:sz="4" w:space="0" w:color="auto"/>
              <w:left w:val="nil"/>
              <w:bottom w:val="nil"/>
              <w:right w:val="single" w:sz="8" w:space="0" w:color="auto"/>
            </w:tcBorders>
            <w:shd w:val="clear" w:color="auto" w:fill="auto"/>
            <w:noWrap/>
            <w:vAlign w:val="center"/>
            <w:hideMark/>
          </w:tcPr>
          <w:p w14:paraId="609931E4" w14:textId="77777777" w:rsidR="00297282" w:rsidRPr="00297282" w:rsidDel="003922A4" w:rsidRDefault="00297282">
            <w:pPr>
              <w:spacing w:line="240" w:lineRule="auto"/>
              <w:rPr>
                <w:ins w:id="5745" w:author="Billy Mitchell" w:date="2021-06-11T19:50:00Z"/>
                <w:del w:id="5746" w:author="Billy" w:date="2021-06-15T22:50:00Z"/>
                <w:rFonts w:eastAsia="Times New Roman"/>
                <w:color w:val="000000"/>
                <w:sz w:val="20"/>
                <w:szCs w:val="20"/>
                <w:lang w:val="en-US"/>
                <w:rPrChange w:id="5747" w:author="Billy Mitchell" w:date="2021-06-11T19:50:00Z">
                  <w:rPr>
                    <w:ins w:id="5748" w:author="Billy Mitchell" w:date="2021-06-11T19:50:00Z"/>
                    <w:del w:id="5749" w:author="Billy" w:date="2021-06-15T22:50:00Z"/>
                  </w:rPr>
                </w:rPrChange>
              </w:rPr>
              <w:pPrChange w:id="5750" w:author="Billy Mitchell" w:date="2021-06-11T19:50:00Z">
                <w:pPr/>
              </w:pPrChange>
            </w:pPr>
            <w:ins w:id="5751" w:author="Billy Mitchell" w:date="2021-06-11T19:50:00Z">
              <w:del w:id="5752" w:author="Billy" w:date="2021-06-15T22:50:00Z">
                <w:r w:rsidRPr="00297282" w:rsidDel="003922A4">
                  <w:rPr>
                    <w:rFonts w:eastAsia="Times New Roman"/>
                    <w:color w:val="000000"/>
                    <w:sz w:val="20"/>
                    <w:szCs w:val="20"/>
                    <w:lang w:val="en-US"/>
                    <w:rPrChange w:id="5753" w:author="Billy Mitchell" w:date="2021-06-11T19:50:00Z">
                      <w:rPr/>
                    </w:rPrChange>
                  </w:rPr>
                  <w:delText> </w:delText>
                </w:r>
              </w:del>
            </w:ins>
          </w:p>
        </w:tc>
      </w:tr>
      <w:tr w:rsidR="00297282" w:rsidRPr="00297282" w:rsidDel="003922A4" w14:paraId="6900CD8B" w14:textId="77777777" w:rsidTr="00297282">
        <w:trPr>
          <w:divId w:val="1630235812"/>
          <w:trHeight w:val="600"/>
          <w:ins w:id="5754" w:author="Billy Mitchell" w:date="2021-06-11T19:50:00Z"/>
          <w:del w:id="5755" w:author="Billy" w:date="2021-06-15T22:50:00Z"/>
        </w:trPr>
        <w:tc>
          <w:tcPr>
            <w:tcW w:w="3320" w:type="dxa"/>
            <w:tcBorders>
              <w:top w:val="single" w:sz="4" w:space="0" w:color="auto"/>
              <w:left w:val="single" w:sz="8" w:space="0" w:color="auto"/>
              <w:bottom w:val="single" w:sz="4" w:space="0" w:color="auto"/>
              <w:right w:val="nil"/>
            </w:tcBorders>
            <w:shd w:val="clear" w:color="000000" w:fill="F2F2F2"/>
            <w:vAlign w:val="center"/>
            <w:hideMark/>
          </w:tcPr>
          <w:p w14:paraId="76D43874" w14:textId="77777777" w:rsidR="00297282" w:rsidRPr="00297282" w:rsidDel="003922A4" w:rsidRDefault="00297282">
            <w:pPr>
              <w:spacing w:line="240" w:lineRule="auto"/>
              <w:jc w:val="center"/>
              <w:rPr>
                <w:ins w:id="5756" w:author="Billy Mitchell" w:date="2021-06-11T19:50:00Z"/>
                <w:del w:id="5757" w:author="Billy" w:date="2021-06-15T22:50:00Z"/>
                <w:rFonts w:eastAsia="Times New Roman"/>
                <w:i/>
                <w:iCs/>
                <w:color w:val="000000"/>
                <w:sz w:val="20"/>
                <w:szCs w:val="20"/>
                <w:lang w:val="en-US"/>
                <w:rPrChange w:id="5758" w:author="Billy Mitchell" w:date="2021-06-11T19:50:00Z">
                  <w:rPr>
                    <w:ins w:id="5759" w:author="Billy Mitchell" w:date="2021-06-11T19:50:00Z"/>
                    <w:del w:id="5760" w:author="Billy" w:date="2021-06-15T22:50:00Z"/>
                  </w:rPr>
                </w:rPrChange>
              </w:rPr>
              <w:pPrChange w:id="5761" w:author="Billy Mitchell" w:date="2021-06-11T19:50:00Z">
                <w:pPr>
                  <w:jc w:val="center"/>
                </w:pPr>
              </w:pPrChange>
            </w:pPr>
            <w:ins w:id="5762" w:author="Billy Mitchell" w:date="2021-06-11T19:50:00Z">
              <w:del w:id="5763" w:author="Billy" w:date="2021-06-15T22:50:00Z">
                <w:r w:rsidRPr="00297282" w:rsidDel="003922A4">
                  <w:rPr>
                    <w:rFonts w:eastAsia="Times New Roman"/>
                    <w:i/>
                    <w:iCs/>
                    <w:color w:val="000000"/>
                    <w:sz w:val="20"/>
                    <w:szCs w:val="20"/>
                    <w:lang w:val="en-US"/>
                    <w:rPrChange w:id="5764" w:author="Billy Mitchell" w:date="2021-06-11T19:50:00Z">
                      <w:rPr/>
                    </w:rPrChange>
                  </w:rPr>
                  <w:delText>Valenced, Child &amp; Neutral, Adult v. Valenced, Adult &amp; Neutral, Child</w:delText>
                </w:r>
              </w:del>
            </w:ins>
          </w:p>
        </w:tc>
        <w:tc>
          <w:tcPr>
            <w:tcW w:w="1260" w:type="dxa"/>
            <w:tcBorders>
              <w:top w:val="single" w:sz="4" w:space="0" w:color="auto"/>
              <w:left w:val="nil"/>
              <w:bottom w:val="single" w:sz="4" w:space="0" w:color="auto"/>
              <w:right w:val="nil"/>
            </w:tcBorders>
            <w:shd w:val="clear" w:color="auto" w:fill="auto"/>
            <w:noWrap/>
            <w:vAlign w:val="center"/>
            <w:hideMark/>
          </w:tcPr>
          <w:p w14:paraId="4686AFDA" w14:textId="77777777" w:rsidR="00297282" w:rsidRPr="00297282" w:rsidDel="003922A4" w:rsidRDefault="00297282">
            <w:pPr>
              <w:spacing w:line="240" w:lineRule="auto"/>
              <w:jc w:val="center"/>
              <w:rPr>
                <w:ins w:id="5765" w:author="Billy Mitchell" w:date="2021-06-11T19:50:00Z"/>
                <w:del w:id="5766" w:author="Billy" w:date="2021-06-15T22:50:00Z"/>
                <w:rFonts w:eastAsia="Times New Roman"/>
                <w:color w:val="000000"/>
                <w:sz w:val="20"/>
                <w:szCs w:val="20"/>
                <w:lang w:val="en-US"/>
                <w:rPrChange w:id="5767" w:author="Billy Mitchell" w:date="2021-06-11T19:50:00Z">
                  <w:rPr>
                    <w:ins w:id="5768" w:author="Billy Mitchell" w:date="2021-06-11T19:50:00Z"/>
                    <w:del w:id="5769" w:author="Billy" w:date="2021-06-15T22:50:00Z"/>
                  </w:rPr>
                </w:rPrChange>
              </w:rPr>
              <w:pPrChange w:id="5770" w:author="Billy Mitchell" w:date="2021-06-11T19:50:00Z">
                <w:pPr>
                  <w:jc w:val="center"/>
                </w:pPr>
              </w:pPrChange>
            </w:pPr>
            <w:ins w:id="5771" w:author="Billy Mitchell" w:date="2021-06-11T19:50:00Z">
              <w:del w:id="5772" w:author="Billy" w:date="2021-06-15T22:50:00Z">
                <w:r w:rsidRPr="00297282" w:rsidDel="003922A4">
                  <w:rPr>
                    <w:rFonts w:eastAsia="Times New Roman"/>
                    <w:color w:val="000000"/>
                    <w:sz w:val="20"/>
                    <w:szCs w:val="20"/>
                    <w:lang w:val="en-US"/>
                    <w:rPrChange w:id="5773" w:author="Billy Mitchell" w:date="2021-06-11T19:50:00Z">
                      <w:rPr/>
                    </w:rPrChange>
                  </w:rPr>
                  <w:delText>0.044</w:delText>
                </w:r>
              </w:del>
            </w:ins>
          </w:p>
        </w:tc>
        <w:tc>
          <w:tcPr>
            <w:tcW w:w="717" w:type="dxa"/>
            <w:tcBorders>
              <w:top w:val="single" w:sz="4" w:space="0" w:color="auto"/>
              <w:left w:val="nil"/>
              <w:bottom w:val="single" w:sz="4" w:space="0" w:color="auto"/>
              <w:right w:val="nil"/>
            </w:tcBorders>
            <w:shd w:val="clear" w:color="auto" w:fill="auto"/>
            <w:noWrap/>
            <w:vAlign w:val="center"/>
            <w:hideMark/>
          </w:tcPr>
          <w:p w14:paraId="381525D2" w14:textId="77777777" w:rsidR="00297282" w:rsidRPr="00297282" w:rsidDel="003922A4" w:rsidRDefault="00297282">
            <w:pPr>
              <w:spacing w:line="240" w:lineRule="auto"/>
              <w:jc w:val="center"/>
              <w:rPr>
                <w:ins w:id="5774" w:author="Billy Mitchell" w:date="2021-06-11T19:50:00Z"/>
                <w:del w:id="5775" w:author="Billy" w:date="2021-06-15T22:50:00Z"/>
                <w:rFonts w:eastAsia="Times New Roman"/>
                <w:color w:val="000000"/>
                <w:sz w:val="20"/>
                <w:szCs w:val="20"/>
                <w:lang w:val="en-US"/>
                <w:rPrChange w:id="5776" w:author="Billy Mitchell" w:date="2021-06-11T19:50:00Z">
                  <w:rPr>
                    <w:ins w:id="5777" w:author="Billy Mitchell" w:date="2021-06-11T19:50:00Z"/>
                    <w:del w:id="5778" w:author="Billy" w:date="2021-06-15T22:50:00Z"/>
                  </w:rPr>
                </w:rPrChange>
              </w:rPr>
              <w:pPrChange w:id="5779" w:author="Billy Mitchell" w:date="2021-06-11T19:50:00Z">
                <w:pPr>
                  <w:jc w:val="center"/>
                </w:pPr>
              </w:pPrChange>
            </w:pPr>
            <w:ins w:id="5780" w:author="Billy Mitchell" w:date="2021-06-11T19:50:00Z">
              <w:del w:id="5781" w:author="Billy" w:date="2021-06-15T22:50:00Z">
                <w:r w:rsidRPr="00297282" w:rsidDel="003922A4">
                  <w:rPr>
                    <w:rFonts w:eastAsia="Times New Roman"/>
                    <w:color w:val="000000"/>
                    <w:sz w:val="20"/>
                    <w:szCs w:val="20"/>
                    <w:lang w:val="en-US"/>
                    <w:rPrChange w:id="5782" w:author="Billy Mitchell" w:date="2021-06-11T19:50:00Z">
                      <w:rPr/>
                    </w:rPrChange>
                  </w:rPr>
                  <w:delText>0.007</w:delText>
                </w:r>
              </w:del>
            </w:ins>
          </w:p>
        </w:tc>
        <w:tc>
          <w:tcPr>
            <w:tcW w:w="1173" w:type="dxa"/>
            <w:tcBorders>
              <w:top w:val="single" w:sz="4" w:space="0" w:color="auto"/>
              <w:left w:val="nil"/>
              <w:bottom w:val="single" w:sz="4" w:space="0" w:color="auto"/>
              <w:right w:val="nil"/>
            </w:tcBorders>
            <w:shd w:val="clear" w:color="auto" w:fill="auto"/>
            <w:noWrap/>
            <w:vAlign w:val="center"/>
            <w:hideMark/>
          </w:tcPr>
          <w:p w14:paraId="1E58CB26" w14:textId="77777777" w:rsidR="00297282" w:rsidRPr="00297282" w:rsidDel="003922A4" w:rsidRDefault="00297282">
            <w:pPr>
              <w:spacing w:line="240" w:lineRule="auto"/>
              <w:jc w:val="center"/>
              <w:rPr>
                <w:ins w:id="5783" w:author="Billy Mitchell" w:date="2021-06-11T19:50:00Z"/>
                <w:del w:id="5784" w:author="Billy" w:date="2021-06-15T22:50:00Z"/>
                <w:rFonts w:eastAsia="Times New Roman"/>
                <w:color w:val="000000"/>
                <w:sz w:val="20"/>
                <w:szCs w:val="20"/>
                <w:lang w:val="en-US"/>
                <w:rPrChange w:id="5785" w:author="Billy Mitchell" w:date="2021-06-11T19:50:00Z">
                  <w:rPr>
                    <w:ins w:id="5786" w:author="Billy Mitchell" w:date="2021-06-11T19:50:00Z"/>
                    <w:del w:id="5787" w:author="Billy" w:date="2021-06-15T22:50:00Z"/>
                  </w:rPr>
                </w:rPrChange>
              </w:rPr>
              <w:pPrChange w:id="5788" w:author="Billy Mitchell" w:date="2021-06-11T19:50:00Z">
                <w:pPr>
                  <w:jc w:val="center"/>
                </w:pPr>
              </w:pPrChange>
            </w:pPr>
            <w:ins w:id="5789" w:author="Billy Mitchell" w:date="2021-06-11T19:50:00Z">
              <w:del w:id="5790" w:author="Billy" w:date="2021-06-15T22:50:00Z">
                <w:r w:rsidRPr="00297282" w:rsidDel="003922A4">
                  <w:rPr>
                    <w:rFonts w:eastAsia="Times New Roman"/>
                    <w:color w:val="000000"/>
                    <w:sz w:val="20"/>
                    <w:szCs w:val="20"/>
                    <w:lang w:val="en-US"/>
                    <w:rPrChange w:id="5791" w:author="Billy Mitchell" w:date="2021-06-11T19:50:00Z">
                      <w:rPr/>
                    </w:rPrChange>
                  </w:rPr>
                  <w:delText>6.131</w:delText>
                </w:r>
              </w:del>
            </w:ins>
          </w:p>
        </w:tc>
        <w:tc>
          <w:tcPr>
            <w:tcW w:w="600" w:type="dxa"/>
            <w:tcBorders>
              <w:top w:val="single" w:sz="4" w:space="0" w:color="auto"/>
              <w:left w:val="nil"/>
              <w:bottom w:val="single" w:sz="4" w:space="0" w:color="auto"/>
              <w:right w:val="nil"/>
            </w:tcBorders>
            <w:shd w:val="clear" w:color="auto" w:fill="auto"/>
            <w:noWrap/>
            <w:vAlign w:val="center"/>
            <w:hideMark/>
          </w:tcPr>
          <w:p w14:paraId="4F762CD2" w14:textId="77777777" w:rsidR="00297282" w:rsidRPr="00297282" w:rsidDel="003922A4" w:rsidRDefault="00297282">
            <w:pPr>
              <w:spacing w:line="240" w:lineRule="auto"/>
              <w:jc w:val="center"/>
              <w:rPr>
                <w:ins w:id="5792" w:author="Billy Mitchell" w:date="2021-06-11T19:50:00Z"/>
                <w:del w:id="5793" w:author="Billy" w:date="2021-06-15T22:50:00Z"/>
                <w:rFonts w:eastAsia="Times New Roman"/>
                <w:color w:val="000000"/>
                <w:sz w:val="20"/>
                <w:szCs w:val="20"/>
                <w:lang w:val="en-US"/>
                <w:rPrChange w:id="5794" w:author="Billy Mitchell" w:date="2021-06-11T19:50:00Z">
                  <w:rPr>
                    <w:ins w:id="5795" w:author="Billy Mitchell" w:date="2021-06-11T19:50:00Z"/>
                    <w:del w:id="5796" w:author="Billy" w:date="2021-06-15T22:50:00Z"/>
                  </w:rPr>
                </w:rPrChange>
              </w:rPr>
              <w:pPrChange w:id="5797" w:author="Billy Mitchell" w:date="2021-06-11T19:50:00Z">
                <w:pPr>
                  <w:jc w:val="center"/>
                </w:pPr>
              </w:pPrChange>
            </w:pPr>
            <w:ins w:id="5798" w:author="Billy Mitchell" w:date="2021-06-11T19:50:00Z">
              <w:del w:id="5799" w:author="Billy" w:date="2021-06-15T22:50:00Z">
                <w:r w:rsidRPr="00297282" w:rsidDel="003922A4">
                  <w:rPr>
                    <w:rFonts w:eastAsia="Times New Roman"/>
                    <w:color w:val="000000"/>
                    <w:sz w:val="20"/>
                    <w:szCs w:val="20"/>
                    <w:lang w:val="en-US"/>
                    <w:rPrChange w:id="5800" w:author="Billy Mitchell" w:date="2021-06-11T19:50:00Z">
                      <w:rPr/>
                    </w:rPrChange>
                  </w:rPr>
                  <w:delText>11306</w:delText>
                </w:r>
              </w:del>
            </w:ins>
          </w:p>
        </w:tc>
        <w:tc>
          <w:tcPr>
            <w:tcW w:w="333" w:type="dxa"/>
            <w:tcBorders>
              <w:top w:val="single" w:sz="4" w:space="0" w:color="auto"/>
              <w:left w:val="nil"/>
              <w:bottom w:val="single" w:sz="4" w:space="0" w:color="auto"/>
              <w:right w:val="nil"/>
            </w:tcBorders>
            <w:shd w:val="clear" w:color="auto" w:fill="auto"/>
            <w:noWrap/>
            <w:vAlign w:val="center"/>
            <w:hideMark/>
          </w:tcPr>
          <w:p w14:paraId="03A26117" w14:textId="77777777" w:rsidR="00297282" w:rsidRPr="00297282" w:rsidDel="003922A4" w:rsidRDefault="00297282">
            <w:pPr>
              <w:spacing w:line="240" w:lineRule="auto"/>
              <w:jc w:val="right"/>
              <w:rPr>
                <w:ins w:id="5801" w:author="Billy Mitchell" w:date="2021-06-11T19:50:00Z"/>
                <w:del w:id="5802" w:author="Billy" w:date="2021-06-15T22:50:00Z"/>
                <w:rFonts w:eastAsia="Times New Roman"/>
                <w:color w:val="000000"/>
                <w:sz w:val="20"/>
                <w:szCs w:val="20"/>
                <w:lang w:val="en-US"/>
                <w:rPrChange w:id="5803" w:author="Billy Mitchell" w:date="2021-06-11T19:50:00Z">
                  <w:rPr>
                    <w:ins w:id="5804" w:author="Billy Mitchell" w:date="2021-06-11T19:50:00Z"/>
                    <w:del w:id="5805" w:author="Billy" w:date="2021-06-15T22:50:00Z"/>
                  </w:rPr>
                </w:rPrChange>
              </w:rPr>
              <w:pPrChange w:id="5806" w:author="Billy Mitchell" w:date="2021-06-11T19:50:00Z">
                <w:pPr>
                  <w:jc w:val="right"/>
                </w:pPr>
              </w:pPrChange>
            </w:pPr>
            <w:ins w:id="5807" w:author="Billy Mitchell" w:date="2021-06-11T19:50:00Z">
              <w:del w:id="5808" w:author="Billy" w:date="2021-06-15T22:50:00Z">
                <w:r w:rsidRPr="00297282" w:rsidDel="003922A4">
                  <w:rPr>
                    <w:rFonts w:eastAsia="Times New Roman"/>
                    <w:color w:val="000000"/>
                    <w:sz w:val="20"/>
                    <w:szCs w:val="20"/>
                    <w:lang w:val="en-US"/>
                    <w:rPrChange w:id="5809" w:author="Billy Mitchell" w:date="2021-06-11T19:50:00Z">
                      <w:rPr/>
                    </w:rPrChange>
                  </w:rPr>
                  <w:delText>&lt;</w:delText>
                </w:r>
              </w:del>
            </w:ins>
          </w:p>
        </w:tc>
        <w:tc>
          <w:tcPr>
            <w:tcW w:w="1071" w:type="dxa"/>
            <w:tcBorders>
              <w:top w:val="single" w:sz="4" w:space="0" w:color="auto"/>
              <w:left w:val="nil"/>
              <w:bottom w:val="single" w:sz="4" w:space="0" w:color="auto"/>
              <w:right w:val="nil"/>
            </w:tcBorders>
            <w:shd w:val="clear" w:color="auto" w:fill="auto"/>
            <w:noWrap/>
            <w:vAlign w:val="center"/>
            <w:hideMark/>
          </w:tcPr>
          <w:p w14:paraId="077358F2" w14:textId="77777777" w:rsidR="00297282" w:rsidRPr="00297282" w:rsidDel="003922A4" w:rsidRDefault="00297282">
            <w:pPr>
              <w:spacing w:line="240" w:lineRule="auto"/>
              <w:jc w:val="right"/>
              <w:rPr>
                <w:ins w:id="5810" w:author="Billy Mitchell" w:date="2021-06-11T19:50:00Z"/>
                <w:del w:id="5811" w:author="Billy" w:date="2021-06-15T22:50:00Z"/>
                <w:rFonts w:eastAsia="Times New Roman"/>
                <w:color w:val="000000"/>
                <w:sz w:val="20"/>
                <w:szCs w:val="20"/>
                <w:lang w:val="en-US"/>
                <w:rPrChange w:id="5812" w:author="Billy Mitchell" w:date="2021-06-11T19:50:00Z">
                  <w:rPr>
                    <w:ins w:id="5813" w:author="Billy Mitchell" w:date="2021-06-11T19:50:00Z"/>
                    <w:del w:id="5814" w:author="Billy" w:date="2021-06-15T22:50:00Z"/>
                  </w:rPr>
                </w:rPrChange>
              </w:rPr>
              <w:pPrChange w:id="5815" w:author="Billy Mitchell" w:date="2021-06-11T19:50:00Z">
                <w:pPr>
                  <w:jc w:val="right"/>
                </w:pPr>
              </w:pPrChange>
            </w:pPr>
            <w:ins w:id="5816" w:author="Billy Mitchell" w:date="2021-06-11T19:50:00Z">
              <w:del w:id="5817" w:author="Billy" w:date="2021-06-15T22:50:00Z">
                <w:r w:rsidRPr="00297282" w:rsidDel="003922A4">
                  <w:rPr>
                    <w:rFonts w:eastAsia="Times New Roman"/>
                    <w:color w:val="000000"/>
                    <w:sz w:val="20"/>
                    <w:szCs w:val="20"/>
                    <w:lang w:val="en-US"/>
                    <w:rPrChange w:id="5818" w:author="Billy Mitchell" w:date="2021-06-11T19:50:00Z">
                      <w:rPr/>
                    </w:rPrChange>
                  </w:rPr>
                  <w:delText>0.001</w:delText>
                </w:r>
              </w:del>
            </w:ins>
          </w:p>
        </w:tc>
        <w:tc>
          <w:tcPr>
            <w:tcW w:w="532" w:type="dxa"/>
            <w:tcBorders>
              <w:top w:val="single" w:sz="4" w:space="0" w:color="auto"/>
              <w:left w:val="nil"/>
              <w:bottom w:val="single" w:sz="4" w:space="0" w:color="auto"/>
              <w:right w:val="single" w:sz="8" w:space="0" w:color="auto"/>
            </w:tcBorders>
            <w:shd w:val="clear" w:color="auto" w:fill="auto"/>
            <w:noWrap/>
            <w:vAlign w:val="center"/>
            <w:hideMark/>
          </w:tcPr>
          <w:p w14:paraId="6F27E81F" w14:textId="77777777" w:rsidR="00297282" w:rsidRPr="00297282" w:rsidDel="003922A4" w:rsidRDefault="00297282">
            <w:pPr>
              <w:spacing w:line="240" w:lineRule="auto"/>
              <w:rPr>
                <w:ins w:id="5819" w:author="Billy Mitchell" w:date="2021-06-11T19:50:00Z"/>
                <w:del w:id="5820" w:author="Billy" w:date="2021-06-15T22:50:00Z"/>
                <w:rFonts w:eastAsia="Times New Roman"/>
                <w:color w:val="000000"/>
                <w:sz w:val="20"/>
                <w:szCs w:val="20"/>
                <w:lang w:val="en-US"/>
                <w:rPrChange w:id="5821" w:author="Billy Mitchell" w:date="2021-06-11T19:50:00Z">
                  <w:rPr>
                    <w:ins w:id="5822" w:author="Billy Mitchell" w:date="2021-06-11T19:50:00Z"/>
                    <w:del w:id="5823" w:author="Billy" w:date="2021-06-15T22:50:00Z"/>
                  </w:rPr>
                </w:rPrChange>
              </w:rPr>
              <w:pPrChange w:id="5824" w:author="Billy Mitchell" w:date="2021-06-11T19:50:00Z">
                <w:pPr/>
              </w:pPrChange>
            </w:pPr>
            <w:ins w:id="5825" w:author="Billy Mitchell" w:date="2021-06-11T19:50:00Z">
              <w:del w:id="5826" w:author="Billy" w:date="2021-06-15T22:50:00Z">
                <w:r w:rsidRPr="00297282" w:rsidDel="003922A4">
                  <w:rPr>
                    <w:rFonts w:eastAsia="Times New Roman"/>
                    <w:color w:val="000000"/>
                    <w:sz w:val="20"/>
                    <w:szCs w:val="20"/>
                    <w:lang w:val="en-US"/>
                    <w:rPrChange w:id="5827" w:author="Billy Mitchell" w:date="2021-06-11T19:50:00Z">
                      <w:rPr/>
                    </w:rPrChange>
                  </w:rPr>
                  <w:delText>***</w:delText>
                </w:r>
              </w:del>
            </w:ins>
          </w:p>
        </w:tc>
      </w:tr>
      <w:tr w:rsidR="00297282" w:rsidRPr="00297282" w:rsidDel="003922A4" w14:paraId="70353FD9" w14:textId="77777777" w:rsidTr="00297282">
        <w:trPr>
          <w:divId w:val="1630235812"/>
          <w:trHeight w:val="600"/>
          <w:ins w:id="5828" w:author="Billy Mitchell" w:date="2021-06-11T19:50:00Z"/>
          <w:del w:id="5829" w:author="Billy" w:date="2021-06-15T22:50:00Z"/>
        </w:trPr>
        <w:tc>
          <w:tcPr>
            <w:tcW w:w="3320" w:type="dxa"/>
            <w:tcBorders>
              <w:top w:val="nil"/>
              <w:left w:val="single" w:sz="8" w:space="0" w:color="auto"/>
              <w:bottom w:val="single" w:sz="8" w:space="0" w:color="auto"/>
              <w:right w:val="nil"/>
            </w:tcBorders>
            <w:shd w:val="clear" w:color="000000" w:fill="F2F2F2"/>
            <w:noWrap/>
            <w:vAlign w:val="center"/>
            <w:hideMark/>
          </w:tcPr>
          <w:p w14:paraId="5EDA3712" w14:textId="77777777" w:rsidR="00297282" w:rsidRPr="00297282" w:rsidDel="003922A4" w:rsidRDefault="00297282">
            <w:pPr>
              <w:spacing w:line="240" w:lineRule="auto"/>
              <w:jc w:val="center"/>
              <w:rPr>
                <w:ins w:id="5830" w:author="Billy Mitchell" w:date="2021-06-11T19:50:00Z"/>
                <w:del w:id="5831" w:author="Billy" w:date="2021-06-15T22:50:00Z"/>
                <w:rFonts w:eastAsia="Times New Roman"/>
                <w:i/>
                <w:iCs/>
                <w:color w:val="000000"/>
                <w:sz w:val="20"/>
                <w:szCs w:val="20"/>
                <w:lang w:val="en-US"/>
                <w:rPrChange w:id="5832" w:author="Billy Mitchell" w:date="2021-06-11T19:50:00Z">
                  <w:rPr>
                    <w:ins w:id="5833" w:author="Billy Mitchell" w:date="2021-06-11T19:50:00Z"/>
                    <w:del w:id="5834" w:author="Billy" w:date="2021-06-15T22:50:00Z"/>
                  </w:rPr>
                </w:rPrChange>
              </w:rPr>
              <w:pPrChange w:id="5835" w:author="Billy Mitchell" w:date="2021-06-11T19:50:00Z">
                <w:pPr>
                  <w:jc w:val="center"/>
                </w:pPr>
              </w:pPrChange>
            </w:pPr>
            <w:ins w:id="5836" w:author="Billy Mitchell" w:date="2021-06-11T19:50:00Z">
              <w:del w:id="5837" w:author="Billy" w:date="2021-06-15T22:50:00Z">
                <w:r w:rsidRPr="00297282" w:rsidDel="003922A4">
                  <w:rPr>
                    <w:rFonts w:eastAsia="Times New Roman"/>
                    <w:i/>
                    <w:iCs/>
                    <w:color w:val="000000"/>
                    <w:sz w:val="20"/>
                    <w:szCs w:val="20"/>
                    <w:lang w:val="en-US"/>
                    <w:rPrChange w:id="5838" w:author="Billy Mitchell" w:date="2021-06-11T19:50:00Z">
                      <w:rPr/>
                    </w:rPrChange>
                  </w:rPr>
                  <w:delText>Valenced, Child v. Valenced, Adult</w:delText>
                </w:r>
              </w:del>
            </w:ins>
          </w:p>
        </w:tc>
        <w:tc>
          <w:tcPr>
            <w:tcW w:w="1260" w:type="dxa"/>
            <w:tcBorders>
              <w:top w:val="nil"/>
              <w:left w:val="nil"/>
              <w:bottom w:val="single" w:sz="8" w:space="0" w:color="auto"/>
              <w:right w:val="nil"/>
            </w:tcBorders>
            <w:shd w:val="clear" w:color="auto" w:fill="auto"/>
            <w:noWrap/>
            <w:vAlign w:val="center"/>
            <w:hideMark/>
          </w:tcPr>
          <w:p w14:paraId="747F84C1" w14:textId="77777777" w:rsidR="00297282" w:rsidRPr="00297282" w:rsidDel="003922A4" w:rsidRDefault="00297282">
            <w:pPr>
              <w:spacing w:line="240" w:lineRule="auto"/>
              <w:jc w:val="center"/>
              <w:rPr>
                <w:ins w:id="5839" w:author="Billy Mitchell" w:date="2021-06-11T19:50:00Z"/>
                <w:del w:id="5840" w:author="Billy" w:date="2021-06-15T22:50:00Z"/>
                <w:rFonts w:eastAsia="Times New Roman"/>
                <w:color w:val="000000"/>
                <w:sz w:val="20"/>
                <w:szCs w:val="20"/>
                <w:lang w:val="en-US"/>
                <w:rPrChange w:id="5841" w:author="Billy Mitchell" w:date="2021-06-11T19:50:00Z">
                  <w:rPr>
                    <w:ins w:id="5842" w:author="Billy Mitchell" w:date="2021-06-11T19:50:00Z"/>
                    <w:del w:id="5843" w:author="Billy" w:date="2021-06-15T22:50:00Z"/>
                  </w:rPr>
                </w:rPrChange>
              </w:rPr>
              <w:pPrChange w:id="5844" w:author="Billy Mitchell" w:date="2021-06-11T19:50:00Z">
                <w:pPr>
                  <w:jc w:val="center"/>
                </w:pPr>
              </w:pPrChange>
            </w:pPr>
            <w:ins w:id="5845" w:author="Billy Mitchell" w:date="2021-06-11T19:50:00Z">
              <w:del w:id="5846" w:author="Billy" w:date="2021-06-15T22:50:00Z">
                <w:r w:rsidRPr="00297282" w:rsidDel="003922A4">
                  <w:rPr>
                    <w:rFonts w:eastAsia="Times New Roman"/>
                    <w:color w:val="000000"/>
                    <w:sz w:val="20"/>
                    <w:szCs w:val="20"/>
                    <w:lang w:val="en-US"/>
                    <w:rPrChange w:id="5847" w:author="Billy Mitchell" w:date="2021-06-11T19:50:00Z">
                      <w:rPr/>
                    </w:rPrChange>
                  </w:rPr>
                  <w:delText>0.079</w:delText>
                </w:r>
              </w:del>
            </w:ins>
          </w:p>
        </w:tc>
        <w:tc>
          <w:tcPr>
            <w:tcW w:w="717" w:type="dxa"/>
            <w:tcBorders>
              <w:top w:val="nil"/>
              <w:left w:val="nil"/>
              <w:bottom w:val="single" w:sz="8" w:space="0" w:color="auto"/>
              <w:right w:val="nil"/>
            </w:tcBorders>
            <w:shd w:val="clear" w:color="auto" w:fill="auto"/>
            <w:noWrap/>
            <w:vAlign w:val="center"/>
            <w:hideMark/>
          </w:tcPr>
          <w:p w14:paraId="5B14CA6F" w14:textId="77777777" w:rsidR="00297282" w:rsidRPr="00297282" w:rsidDel="003922A4" w:rsidRDefault="00297282">
            <w:pPr>
              <w:spacing w:line="240" w:lineRule="auto"/>
              <w:jc w:val="center"/>
              <w:rPr>
                <w:ins w:id="5848" w:author="Billy Mitchell" w:date="2021-06-11T19:50:00Z"/>
                <w:del w:id="5849" w:author="Billy" w:date="2021-06-15T22:50:00Z"/>
                <w:rFonts w:eastAsia="Times New Roman"/>
                <w:color w:val="000000"/>
                <w:sz w:val="20"/>
                <w:szCs w:val="20"/>
                <w:lang w:val="en-US"/>
                <w:rPrChange w:id="5850" w:author="Billy Mitchell" w:date="2021-06-11T19:50:00Z">
                  <w:rPr>
                    <w:ins w:id="5851" w:author="Billy Mitchell" w:date="2021-06-11T19:50:00Z"/>
                    <w:del w:id="5852" w:author="Billy" w:date="2021-06-15T22:50:00Z"/>
                  </w:rPr>
                </w:rPrChange>
              </w:rPr>
              <w:pPrChange w:id="5853" w:author="Billy Mitchell" w:date="2021-06-11T19:50:00Z">
                <w:pPr>
                  <w:jc w:val="center"/>
                </w:pPr>
              </w:pPrChange>
            </w:pPr>
            <w:ins w:id="5854" w:author="Billy Mitchell" w:date="2021-06-11T19:50:00Z">
              <w:del w:id="5855" w:author="Billy" w:date="2021-06-15T22:50:00Z">
                <w:r w:rsidRPr="00297282" w:rsidDel="003922A4">
                  <w:rPr>
                    <w:rFonts w:eastAsia="Times New Roman"/>
                    <w:color w:val="000000"/>
                    <w:sz w:val="20"/>
                    <w:szCs w:val="20"/>
                    <w:lang w:val="en-US"/>
                    <w:rPrChange w:id="5856" w:author="Billy Mitchell" w:date="2021-06-11T19:50:00Z">
                      <w:rPr/>
                    </w:rPrChange>
                  </w:rPr>
                  <w:delText>0.009</w:delText>
                </w:r>
              </w:del>
            </w:ins>
          </w:p>
        </w:tc>
        <w:tc>
          <w:tcPr>
            <w:tcW w:w="1173" w:type="dxa"/>
            <w:tcBorders>
              <w:top w:val="nil"/>
              <w:left w:val="nil"/>
              <w:bottom w:val="single" w:sz="8" w:space="0" w:color="auto"/>
              <w:right w:val="nil"/>
            </w:tcBorders>
            <w:shd w:val="clear" w:color="auto" w:fill="auto"/>
            <w:noWrap/>
            <w:vAlign w:val="center"/>
            <w:hideMark/>
          </w:tcPr>
          <w:p w14:paraId="47A6FAF0" w14:textId="77777777" w:rsidR="00297282" w:rsidRPr="00297282" w:rsidDel="003922A4" w:rsidRDefault="00297282">
            <w:pPr>
              <w:spacing w:line="240" w:lineRule="auto"/>
              <w:jc w:val="center"/>
              <w:rPr>
                <w:ins w:id="5857" w:author="Billy Mitchell" w:date="2021-06-11T19:50:00Z"/>
                <w:del w:id="5858" w:author="Billy" w:date="2021-06-15T22:50:00Z"/>
                <w:rFonts w:eastAsia="Times New Roman"/>
                <w:color w:val="000000"/>
                <w:sz w:val="20"/>
                <w:szCs w:val="20"/>
                <w:lang w:val="en-US"/>
                <w:rPrChange w:id="5859" w:author="Billy Mitchell" w:date="2021-06-11T19:50:00Z">
                  <w:rPr>
                    <w:ins w:id="5860" w:author="Billy Mitchell" w:date="2021-06-11T19:50:00Z"/>
                    <w:del w:id="5861" w:author="Billy" w:date="2021-06-15T22:50:00Z"/>
                  </w:rPr>
                </w:rPrChange>
              </w:rPr>
              <w:pPrChange w:id="5862" w:author="Billy Mitchell" w:date="2021-06-11T19:50:00Z">
                <w:pPr>
                  <w:jc w:val="center"/>
                </w:pPr>
              </w:pPrChange>
            </w:pPr>
            <w:ins w:id="5863" w:author="Billy Mitchell" w:date="2021-06-11T19:50:00Z">
              <w:del w:id="5864" w:author="Billy" w:date="2021-06-15T22:50:00Z">
                <w:r w:rsidRPr="00297282" w:rsidDel="003922A4">
                  <w:rPr>
                    <w:rFonts w:eastAsia="Times New Roman"/>
                    <w:color w:val="000000"/>
                    <w:sz w:val="20"/>
                    <w:szCs w:val="20"/>
                    <w:lang w:val="en-US"/>
                    <w:rPrChange w:id="5865" w:author="Billy Mitchell" w:date="2021-06-11T19:50:00Z">
                      <w:rPr/>
                    </w:rPrChange>
                  </w:rPr>
                  <w:delText>8.863</w:delText>
                </w:r>
              </w:del>
            </w:ins>
          </w:p>
        </w:tc>
        <w:tc>
          <w:tcPr>
            <w:tcW w:w="600" w:type="dxa"/>
            <w:tcBorders>
              <w:top w:val="nil"/>
              <w:left w:val="nil"/>
              <w:bottom w:val="single" w:sz="8" w:space="0" w:color="auto"/>
              <w:right w:val="nil"/>
            </w:tcBorders>
            <w:shd w:val="clear" w:color="auto" w:fill="auto"/>
            <w:noWrap/>
            <w:vAlign w:val="center"/>
            <w:hideMark/>
          </w:tcPr>
          <w:p w14:paraId="6BF59144" w14:textId="77777777" w:rsidR="00297282" w:rsidRPr="00297282" w:rsidDel="003922A4" w:rsidRDefault="00297282">
            <w:pPr>
              <w:spacing w:line="240" w:lineRule="auto"/>
              <w:jc w:val="center"/>
              <w:rPr>
                <w:ins w:id="5866" w:author="Billy Mitchell" w:date="2021-06-11T19:50:00Z"/>
                <w:del w:id="5867" w:author="Billy" w:date="2021-06-15T22:50:00Z"/>
                <w:rFonts w:eastAsia="Times New Roman"/>
                <w:color w:val="000000"/>
                <w:sz w:val="20"/>
                <w:szCs w:val="20"/>
                <w:lang w:val="en-US"/>
                <w:rPrChange w:id="5868" w:author="Billy Mitchell" w:date="2021-06-11T19:50:00Z">
                  <w:rPr>
                    <w:ins w:id="5869" w:author="Billy Mitchell" w:date="2021-06-11T19:50:00Z"/>
                    <w:del w:id="5870" w:author="Billy" w:date="2021-06-15T22:50:00Z"/>
                  </w:rPr>
                </w:rPrChange>
              </w:rPr>
              <w:pPrChange w:id="5871" w:author="Billy Mitchell" w:date="2021-06-11T19:50:00Z">
                <w:pPr>
                  <w:jc w:val="center"/>
                </w:pPr>
              </w:pPrChange>
            </w:pPr>
            <w:ins w:id="5872" w:author="Billy Mitchell" w:date="2021-06-11T19:50:00Z">
              <w:del w:id="5873" w:author="Billy" w:date="2021-06-15T22:50:00Z">
                <w:r w:rsidRPr="00297282" w:rsidDel="003922A4">
                  <w:rPr>
                    <w:rFonts w:eastAsia="Times New Roman"/>
                    <w:color w:val="000000"/>
                    <w:sz w:val="20"/>
                    <w:szCs w:val="20"/>
                    <w:lang w:val="en-US"/>
                    <w:rPrChange w:id="5874" w:author="Billy Mitchell" w:date="2021-06-11T19:50:00Z">
                      <w:rPr/>
                    </w:rPrChange>
                  </w:rPr>
                  <w:delText>7355</w:delText>
                </w:r>
              </w:del>
            </w:ins>
          </w:p>
        </w:tc>
        <w:tc>
          <w:tcPr>
            <w:tcW w:w="333" w:type="dxa"/>
            <w:tcBorders>
              <w:top w:val="nil"/>
              <w:left w:val="nil"/>
              <w:bottom w:val="single" w:sz="8" w:space="0" w:color="auto"/>
              <w:right w:val="nil"/>
            </w:tcBorders>
            <w:shd w:val="clear" w:color="auto" w:fill="auto"/>
            <w:noWrap/>
            <w:vAlign w:val="center"/>
            <w:hideMark/>
          </w:tcPr>
          <w:p w14:paraId="46D2D3DD" w14:textId="77777777" w:rsidR="00297282" w:rsidRPr="00297282" w:rsidDel="003922A4" w:rsidRDefault="00297282">
            <w:pPr>
              <w:spacing w:line="240" w:lineRule="auto"/>
              <w:jc w:val="right"/>
              <w:rPr>
                <w:ins w:id="5875" w:author="Billy Mitchell" w:date="2021-06-11T19:50:00Z"/>
                <w:del w:id="5876" w:author="Billy" w:date="2021-06-15T22:50:00Z"/>
                <w:rFonts w:eastAsia="Times New Roman"/>
                <w:color w:val="000000"/>
                <w:sz w:val="20"/>
                <w:szCs w:val="20"/>
                <w:lang w:val="en-US"/>
                <w:rPrChange w:id="5877" w:author="Billy Mitchell" w:date="2021-06-11T19:50:00Z">
                  <w:rPr>
                    <w:ins w:id="5878" w:author="Billy Mitchell" w:date="2021-06-11T19:50:00Z"/>
                    <w:del w:id="5879" w:author="Billy" w:date="2021-06-15T22:50:00Z"/>
                  </w:rPr>
                </w:rPrChange>
              </w:rPr>
              <w:pPrChange w:id="5880" w:author="Billy Mitchell" w:date="2021-06-11T19:50:00Z">
                <w:pPr>
                  <w:jc w:val="right"/>
                </w:pPr>
              </w:pPrChange>
            </w:pPr>
            <w:ins w:id="5881" w:author="Billy Mitchell" w:date="2021-06-11T19:50:00Z">
              <w:del w:id="5882" w:author="Billy" w:date="2021-06-15T22:50:00Z">
                <w:r w:rsidRPr="00297282" w:rsidDel="003922A4">
                  <w:rPr>
                    <w:rFonts w:eastAsia="Times New Roman"/>
                    <w:color w:val="000000"/>
                    <w:sz w:val="20"/>
                    <w:szCs w:val="20"/>
                    <w:lang w:val="en-US"/>
                    <w:rPrChange w:id="5883" w:author="Billy Mitchell" w:date="2021-06-11T19:50:00Z">
                      <w:rPr/>
                    </w:rPrChange>
                  </w:rPr>
                  <w:delText>&lt;</w:delText>
                </w:r>
              </w:del>
            </w:ins>
          </w:p>
        </w:tc>
        <w:tc>
          <w:tcPr>
            <w:tcW w:w="1071" w:type="dxa"/>
            <w:tcBorders>
              <w:top w:val="nil"/>
              <w:left w:val="nil"/>
              <w:bottom w:val="single" w:sz="8" w:space="0" w:color="auto"/>
              <w:right w:val="nil"/>
            </w:tcBorders>
            <w:shd w:val="clear" w:color="auto" w:fill="auto"/>
            <w:noWrap/>
            <w:vAlign w:val="center"/>
            <w:hideMark/>
          </w:tcPr>
          <w:p w14:paraId="2116B05C" w14:textId="77777777" w:rsidR="00297282" w:rsidRPr="00297282" w:rsidDel="003922A4" w:rsidRDefault="00297282">
            <w:pPr>
              <w:spacing w:line="240" w:lineRule="auto"/>
              <w:jc w:val="right"/>
              <w:rPr>
                <w:ins w:id="5884" w:author="Billy Mitchell" w:date="2021-06-11T19:50:00Z"/>
                <w:del w:id="5885" w:author="Billy" w:date="2021-06-15T22:50:00Z"/>
                <w:rFonts w:eastAsia="Times New Roman"/>
                <w:color w:val="000000"/>
                <w:sz w:val="20"/>
                <w:szCs w:val="20"/>
                <w:lang w:val="en-US"/>
                <w:rPrChange w:id="5886" w:author="Billy Mitchell" w:date="2021-06-11T19:50:00Z">
                  <w:rPr>
                    <w:ins w:id="5887" w:author="Billy Mitchell" w:date="2021-06-11T19:50:00Z"/>
                    <w:del w:id="5888" w:author="Billy" w:date="2021-06-15T22:50:00Z"/>
                  </w:rPr>
                </w:rPrChange>
              </w:rPr>
              <w:pPrChange w:id="5889" w:author="Billy Mitchell" w:date="2021-06-11T19:50:00Z">
                <w:pPr>
                  <w:jc w:val="right"/>
                </w:pPr>
              </w:pPrChange>
            </w:pPr>
            <w:ins w:id="5890" w:author="Billy Mitchell" w:date="2021-06-11T19:50:00Z">
              <w:del w:id="5891" w:author="Billy" w:date="2021-06-15T22:50:00Z">
                <w:r w:rsidRPr="00297282" w:rsidDel="003922A4">
                  <w:rPr>
                    <w:rFonts w:eastAsia="Times New Roman"/>
                    <w:color w:val="000000"/>
                    <w:sz w:val="20"/>
                    <w:szCs w:val="20"/>
                    <w:lang w:val="en-US"/>
                    <w:rPrChange w:id="5892" w:author="Billy Mitchell" w:date="2021-06-11T19:50:00Z">
                      <w:rPr/>
                    </w:rPrChange>
                  </w:rPr>
                  <w:delText>0.001</w:delText>
                </w:r>
              </w:del>
            </w:ins>
          </w:p>
        </w:tc>
        <w:tc>
          <w:tcPr>
            <w:tcW w:w="532" w:type="dxa"/>
            <w:tcBorders>
              <w:top w:val="nil"/>
              <w:left w:val="nil"/>
              <w:bottom w:val="single" w:sz="8" w:space="0" w:color="auto"/>
              <w:right w:val="single" w:sz="8" w:space="0" w:color="auto"/>
            </w:tcBorders>
            <w:shd w:val="clear" w:color="auto" w:fill="auto"/>
            <w:noWrap/>
            <w:vAlign w:val="center"/>
            <w:hideMark/>
          </w:tcPr>
          <w:p w14:paraId="7E78828C" w14:textId="77777777" w:rsidR="00297282" w:rsidRPr="00297282" w:rsidDel="003922A4" w:rsidRDefault="00297282">
            <w:pPr>
              <w:spacing w:line="240" w:lineRule="auto"/>
              <w:rPr>
                <w:ins w:id="5893" w:author="Billy Mitchell" w:date="2021-06-11T19:50:00Z"/>
                <w:del w:id="5894" w:author="Billy" w:date="2021-06-15T22:50:00Z"/>
                <w:rFonts w:eastAsia="Times New Roman"/>
                <w:color w:val="000000"/>
                <w:sz w:val="20"/>
                <w:szCs w:val="20"/>
                <w:lang w:val="en-US"/>
                <w:rPrChange w:id="5895" w:author="Billy Mitchell" w:date="2021-06-11T19:50:00Z">
                  <w:rPr>
                    <w:ins w:id="5896" w:author="Billy Mitchell" w:date="2021-06-11T19:50:00Z"/>
                    <w:del w:id="5897" w:author="Billy" w:date="2021-06-15T22:50:00Z"/>
                  </w:rPr>
                </w:rPrChange>
              </w:rPr>
              <w:pPrChange w:id="5898" w:author="Billy Mitchell" w:date="2021-06-11T19:50:00Z">
                <w:pPr/>
              </w:pPrChange>
            </w:pPr>
            <w:ins w:id="5899" w:author="Billy Mitchell" w:date="2021-06-11T19:50:00Z">
              <w:del w:id="5900" w:author="Billy" w:date="2021-06-15T22:50:00Z">
                <w:r w:rsidRPr="00297282" w:rsidDel="003922A4">
                  <w:rPr>
                    <w:rFonts w:eastAsia="Times New Roman"/>
                    <w:color w:val="000000"/>
                    <w:sz w:val="20"/>
                    <w:szCs w:val="20"/>
                    <w:lang w:val="en-US"/>
                    <w:rPrChange w:id="5901" w:author="Billy Mitchell" w:date="2021-06-11T19:50:00Z">
                      <w:rPr/>
                    </w:rPrChange>
                  </w:rPr>
                  <w:delText>***</w:delText>
                </w:r>
              </w:del>
            </w:ins>
          </w:p>
        </w:tc>
      </w:tr>
    </w:tbl>
    <w:p w14:paraId="69218B4C" w14:textId="45DF65F0" w:rsidR="004D43FA" w:rsidDel="003922A4" w:rsidRDefault="004D43FA">
      <w:pPr>
        <w:spacing w:line="480" w:lineRule="auto"/>
        <w:rPr>
          <w:del w:id="5902" w:author="Billy" w:date="2021-06-15T22:50:00Z"/>
        </w:rPr>
      </w:pPr>
    </w:p>
    <w:p w14:paraId="4FC31B9B" w14:textId="2DA5719F" w:rsidR="00544A95" w:rsidDel="003922A4" w:rsidRDefault="00544A95">
      <w:pPr>
        <w:spacing w:line="480" w:lineRule="auto"/>
        <w:rPr>
          <w:del w:id="5903" w:author="Billy" w:date="2021-06-15T22:50:00Z"/>
        </w:rPr>
      </w:pPr>
    </w:p>
    <w:p w14:paraId="0D58A1CA" w14:textId="2D446C9F" w:rsidR="00EC73FC" w:rsidDel="003922A4" w:rsidRDefault="00EC73FC">
      <w:pPr>
        <w:spacing w:line="480" w:lineRule="auto"/>
        <w:rPr>
          <w:del w:id="5904" w:author="Billy" w:date="2021-06-15T22:50:00Z"/>
        </w:rPr>
      </w:pPr>
    </w:p>
    <w:p w14:paraId="0C4F1465" w14:textId="6049B7DA" w:rsidR="002C1EB2" w:rsidDel="003922A4" w:rsidRDefault="002C1EB2" w:rsidP="00EC73FC">
      <w:pPr>
        <w:spacing w:line="480" w:lineRule="auto"/>
        <w:rPr>
          <w:del w:id="5905" w:author="Billy" w:date="2021-06-15T22:50:00Z"/>
        </w:rPr>
      </w:pPr>
    </w:p>
    <w:p w14:paraId="10E94523" w14:textId="2D3F2F9C" w:rsidR="00E71EC2" w:rsidDel="003922A4" w:rsidRDefault="00E71EC2" w:rsidP="002C1EB2">
      <w:pPr>
        <w:spacing w:line="480" w:lineRule="auto"/>
        <w:rPr>
          <w:del w:id="5906" w:author="Billy" w:date="2021-06-15T22:50:00Z"/>
        </w:rPr>
      </w:pPr>
    </w:p>
    <w:p w14:paraId="3E55AACC" w14:textId="40CC2F70" w:rsidR="00296F7B" w:rsidDel="003922A4" w:rsidRDefault="00296F7B" w:rsidP="00E71EC2">
      <w:pPr>
        <w:spacing w:line="480" w:lineRule="auto"/>
        <w:rPr>
          <w:del w:id="5907" w:author="Billy" w:date="2021-06-15T22:50:00Z"/>
        </w:rPr>
      </w:pPr>
    </w:p>
    <w:p w14:paraId="2CB2BBD9" w14:textId="09C17869" w:rsidR="00546A63" w:rsidDel="003922A4" w:rsidRDefault="00546A63">
      <w:pPr>
        <w:spacing w:line="480" w:lineRule="auto"/>
        <w:rPr>
          <w:del w:id="5908" w:author="Billy" w:date="2021-06-15T22:50:00Z"/>
        </w:rPr>
      </w:pPr>
    </w:p>
    <w:p w14:paraId="69D1292D" w14:textId="368F4BA1" w:rsidR="00351A24" w:rsidDel="003922A4" w:rsidRDefault="00351A24" w:rsidP="00546A63">
      <w:pPr>
        <w:spacing w:line="480" w:lineRule="auto"/>
        <w:rPr>
          <w:del w:id="5909" w:author="Billy" w:date="2021-06-15T22:50:00Z"/>
        </w:rPr>
      </w:pPr>
    </w:p>
    <w:p w14:paraId="541B3E33" w14:textId="7F43AA6F" w:rsidR="00B26815" w:rsidDel="003922A4" w:rsidRDefault="00B26815">
      <w:pPr>
        <w:spacing w:line="480" w:lineRule="auto"/>
        <w:rPr>
          <w:del w:id="5910" w:author="Billy" w:date="2021-06-15T22:50:00Z"/>
        </w:rPr>
      </w:pPr>
    </w:p>
    <w:p w14:paraId="749EBF1A" w14:textId="16AFB9C3" w:rsidR="00810EAC" w:rsidDel="003922A4" w:rsidRDefault="00810EAC">
      <w:pPr>
        <w:spacing w:line="480" w:lineRule="auto"/>
        <w:rPr>
          <w:del w:id="5911" w:author="Billy" w:date="2021-06-15T22:50:00Z"/>
        </w:rPr>
      </w:pPr>
    </w:p>
    <w:p w14:paraId="0FA8329A" w14:textId="723A0E71" w:rsidR="004A7344" w:rsidDel="003922A4" w:rsidRDefault="004A7344" w:rsidP="008377C7">
      <w:pPr>
        <w:spacing w:line="480" w:lineRule="auto"/>
        <w:rPr>
          <w:del w:id="5912" w:author="Billy" w:date="2021-06-15T22:50:00Z"/>
        </w:rPr>
      </w:pPr>
    </w:p>
    <w:p w14:paraId="08EE2F45" w14:textId="3075364B" w:rsidR="003422D7" w:rsidDel="003922A4" w:rsidRDefault="003422D7">
      <w:pPr>
        <w:spacing w:line="480" w:lineRule="auto"/>
        <w:rPr>
          <w:del w:id="5913" w:author="Billy" w:date="2021-06-15T22:50:00Z"/>
        </w:rPr>
      </w:pPr>
    </w:p>
    <w:p w14:paraId="1E72A889" w14:textId="77684B62" w:rsidR="00416813" w:rsidDel="003922A4" w:rsidRDefault="00416813" w:rsidP="00810B1A">
      <w:pPr>
        <w:spacing w:line="480" w:lineRule="auto"/>
        <w:rPr>
          <w:del w:id="5914" w:author="Billy" w:date="2021-06-15T22:50:00Z"/>
        </w:rPr>
      </w:pPr>
    </w:p>
    <w:p w14:paraId="1A1EA751" w14:textId="7A6F7F9B" w:rsidR="001B1DC8" w:rsidDel="003922A4" w:rsidRDefault="001B1DC8">
      <w:pPr>
        <w:spacing w:line="480" w:lineRule="auto"/>
        <w:rPr>
          <w:del w:id="5915" w:author="Billy" w:date="2021-06-15T22:50:00Z"/>
        </w:rPr>
      </w:pPr>
    </w:p>
    <w:p w14:paraId="63517023" w14:textId="04E7BCA6" w:rsidR="00851532" w:rsidRDefault="001B1DC8">
      <w:pPr>
        <w:spacing w:line="480" w:lineRule="auto"/>
        <w:rPr>
          <w:ins w:id="5916" w:author="Billy Mitchell" w:date="2021-05-23T16:40:00Z"/>
          <w:b/>
          <w:color w:val="000000"/>
        </w:rPr>
      </w:pPr>
      <w:del w:id="5917" w:author="Billy" w:date="2021-06-15T22:50:00Z">
        <w:r w:rsidDel="003922A4">
          <w:rPr>
            <w:noProof/>
            <w:lang w:val="en-US"/>
          </w:rPr>
          <mc:AlternateContent>
            <mc:Choice Requires="wps">
              <w:drawing>
                <wp:anchor distT="0" distB="0" distL="114300" distR="114300" simplePos="0" relativeHeight="251661312" behindDoc="0" locked="0" layoutInCell="1" hidden="0" allowOverlap="1" wp14:anchorId="691AD099" wp14:editId="22C8FC33">
                  <wp:simplePos x="0" y="0"/>
                  <wp:positionH relativeFrom="column">
                    <wp:posOffset>-309008</wp:posOffset>
                  </wp:positionH>
                  <wp:positionV relativeFrom="paragraph">
                    <wp:posOffset>175108</wp:posOffset>
                  </wp:positionV>
                  <wp:extent cx="7167563" cy="600075"/>
                  <wp:effectExtent l="0" t="0" r="0" b="0"/>
                  <wp:wrapSquare wrapText="bothSides" distT="0" distB="0" distL="114300" distR="114300"/>
                  <wp:docPr id="234" name="Rectangle 234"/>
                  <wp:cNvGraphicFramePr/>
                  <a:graphic xmlns:a="http://schemas.openxmlformats.org/drawingml/2006/main">
                    <a:graphicData uri="http://schemas.microsoft.com/office/word/2010/wordprocessingShape">
                      <wps:wsp>
                        <wps:cNvSpPr/>
                        <wps:spPr>
                          <a:xfrm>
                            <a:off x="0" y="0"/>
                            <a:ext cx="7167563" cy="600075"/>
                          </a:xfrm>
                          <a:prstGeom prst="rect">
                            <a:avLst/>
                          </a:prstGeom>
                          <a:noFill/>
                          <a:ln>
                            <a:noFill/>
                          </a:ln>
                        </wps:spPr>
                        <wps:txbx>
                          <w:txbxContent>
                            <w:p w14:paraId="53780F33" w14:textId="77777777" w:rsidR="004D43FA" w:rsidRDefault="004D43FA">
                              <w:pPr>
                                <w:spacing w:line="360" w:lineRule="auto"/>
                                <w:textDirection w:val="btLr"/>
                              </w:pPr>
                              <w:r>
                                <w:rPr>
                                  <w:b/>
                                  <w:color w:val="000000"/>
                                  <w:sz w:val="20"/>
                                </w:rPr>
                                <w:t>Table 2:</w:t>
                              </w:r>
                              <w:r>
                                <w:rPr>
                                  <w:color w:val="000000"/>
                                  <w:sz w:val="20"/>
                                </w:rPr>
                                <w:t xml:space="preserve"> Bonferroni-Adjusted Age Group &amp; Valence Contrast Results</w:t>
                              </w:r>
                            </w:p>
                            <w:p w14:paraId="3FEC0825" w14:textId="77777777" w:rsidR="004D43FA" w:rsidRDefault="004D43FA">
                              <w:pPr>
                                <w:spacing w:line="360" w:lineRule="auto"/>
                                <w:textDirection w:val="btLr"/>
                              </w:pPr>
                            </w:p>
                          </w:txbxContent>
                        </wps:txbx>
                        <wps:bodyPr spcFirstLastPara="1" wrap="square" lIns="91425" tIns="45700" rIns="91425" bIns="45700" anchor="t" anchorCtr="0">
                          <a:noAutofit/>
                        </wps:bodyPr>
                      </wps:wsp>
                    </a:graphicData>
                  </a:graphic>
                </wp:anchor>
              </w:drawing>
            </mc:Choice>
            <mc:Fallback>
              <w:pict>
                <v:rect w14:anchorId="691AD099" id="Rectangle 234" o:spid="_x0000_s1028" style="position:absolute;margin-left:-24.35pt;margin-top:13.8pt;width:564.4pt;height:47.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" filled="f" stroked="f">
                  <v:textbox inset="2.53958mm,1.2694mm,2.53958mm,1.2694mm">
                    <w:txbxContent>
                      <w:p w14:paraId="53780F33" w14:textId="77777777" w:rsidR="004D43FA" w:rsidRDefault="004D43FA">
                        <w:pPr>
                          <w:spacing w:line="360" w:lineRule="auto"/>
                          <w:textDirection w:val="btLr"/>
                        </w:pPr>
                        <w:r>
                          <w:rPr>
                            <w:b/>
                            <w:color w:val="000000"/>
                            <w:sz w:val="20"/>
                          </w:rPr>
                          <w:t>Table 2:</w:t>
                        </w:r>
                        <w:r>
                          <w:rPr>
                            <w:color w:val="000000"/>
                            <w:sz w:val="20"/>
                          </w:rPr>
                          <w:t xml:space="preserve"> Bonferroni-Adjusted Age Group &amp; Valence Contrast Results</w:t>
                        </w:r>
                      </w:p>
                      <w:p w14:paraId="3FEC0825" w14:textId="77777777" w:rsidR="004D43FA" w:rsidRDefault="004D43FA">
                        <w:pPr>
                          <w:spacing w:line="360" w:lineRule="auto"/>
                          <w:textDirection w:val="btLr"/>
                        </w:pPr>
                      </w:p>
                    </w:txbxContent>
                  </v:textbox>
                  <w10:wrap type="square"/>
                </v:rect>
              </w:pict>
            </mc:Fallback>
          </mc:AlternateContent>
        </w:r>
      </w:del>
      <w:ins w:id="5918" w:author="Billy Mitchell" w:date="2021-05-18T18:31:00Z">
        <w:r>
          <w:fldChar w:fldCharType="end"/>
        </w:r>
      </w:ins>
      <w:ins w:id="5919" w:author="Billy Mitchell" w:date="2021-05-25T23:19:00Z">
        <w:r w:rsidR="00C56674" w:rsidRPr="00C56674">
          <w:rPr>
            <w:noProof/>
            <w:lang w:val="en-US"/>
          </w:rPr>
          <w:t xml:space="preserve"> </w:t>
        </w:r>
      </w:ins>
    </w:p>
    <w:p w14:paraId="1790E1CB" w14:textId="5DC19ED9" w:rsidR="00851532" w:rsidRDefault="00851532">
      <w:pPr>
        <w:spacing w:line="480" w:lineRule="auto"/>
        <w:rPr>
          <w:ins w:id="5920" w:author="Billy Mitchell" w:date="2021-05-23T16:40:00Z"/>
          <w:b/>
          <w:color w:val="000000"/>
        </w:rPr>
      </w:pPr>
    </w:p>
    <w:p w14:paraId="00000123" w14:textId="552F6DB7" w:rsidR="001D5C46" w:rsidRDefault="001D5C46">
      <w:pPr>
        <w:spacing w:line="480" w:lineRule="auto"/>
        <w:rPr>
          <w:b/>
          <w:color w:val="000000"/>
        </w:rPr>
        <w:sectPr w:rsidR="001D5C46" w:rsidSect="00E71EC2">
          <w:headerReference w:type="default" r:id="rId11"/>
          <w:headerReference w:type="first" r:id="rId12"/>
          <w:footerReference w:type="first" r:id="rId13"/>
          <w:pgSz w:w="12240" w:h="15840"/>
          <w:pgMar w:top="1440" w:right="1440" w:bottom="1440" w:left="1440" w:header="720" w:footer="720" w:gutter="0"/>
          <w:lnNumType w:countBy="1" w:restart="continuous"/>
          <w:pgNumType w:start="1"/>
          <w:cols w:space="720"/>
          <w:titlePg/>
          <w:docGrid w:linePitch="326"/>
          <w:sectPrChange w:id="5935" w:author="Billy Mitchell" w:date="2021-05-25T23:30:00Z">
            <w:sectPr w:rsidR="001D5C46" w:rsidSect="00E71EC2">
              <w:pgMar w:top="1440" w:right="1440" w:bottom="1440" w:left="1440" w:header="720" w:footer="720" w:gutter="0"/>
              <w:lnNumType w:countBy="0" w:restart="newPage"/>
              <w:docGrid w:linePitch="0"/>
            </w:sectPr>
          </w:sectPrChange>
        </w:sectPr>
      </w:pPr>
    </w:p>
    <w:p w14:paraId="00000124" w14:textId="30CDC097" w:rsidR="001D5C46" w:rsidRDefault="00D2411E">
      <w:pPr>
        <w:widowControl w:val="0"/>
        <w:pBdr>
          <w:top w:val="nil"/>
          <w:left w:val="nil"/>
          <w:bottom w:val="nil"/>
          <w:right w:val="nil"/>
          <w:between w:val="nil"/>
        </w:pBdr>
        <w:rPr>
          <w:b/>
          <w:color w:val="000000"/>
        </w:rPr>
      </w:pPr>
      <w:r>
        <w:rPr>
          <w:noProof/>
          <w:lang w:val="en-US"/>
        </w:rPr>
        <w:lastRenderedPageBreak/>
        <mc:AlternateContent>
          <mc:Choice Requires="wps">
            <w:drawing>
              <wp:anchor distT="0" distB="0" distL="114300" distR="114300" simplePos="0" relativeHeight="251662336" behindDoc="0" locked="0" layoutInCell="1" hidden="0" allowOverlap="1" wp14:anchorId="4AAAC03B" wp14:editId="139D7147">
                <wp:simplePos x="0" y="0"/>
                <wp:positionH relativeFrom="column">
                  <wp:posOffset>1</wp:posOffset>
                </wp:positionH>
                <wp:positionV relativeFrom="paragraph">
                  <wp:posOffset>3987800</wp:posOffset>
                </wp:positionV>
                <wp:extent cx="2396487" cy="338392"/>
                <wp:effectExtent l="0" t="0" r="0" b="0"/>
                <wp:wrapSquare wrapText="bothSides" distT="0" distB="0" distL="114300" distR="114300"/>
                <wp:docPr id="247" name="Rectangle 247"/>
                <wp:cNvGraphicFramePr/>
                <a:graphic xmlns:a="http://schemas.openxmlformats.org/drawingml/2006/main">
                  <a:graphicData uri="http://schemas.microsoft.com/office/word/2010/wordprocessingShape">
                    <wps:wsp>
                      <wps:cNvSpPr/>
                      <wps:spPr>
                        <a:xfrm>
                          <a:off x="4152519" y="3615567"/>
                          <a:ext cx="2386962" cy="328867"/>
                        </a:xfrm>
                        <a:prstGeom prst="rect">
                          <a:avLst/>
                        </a:prstGeom>
                        <a:noFill/>
                        <a:ln>
                          <a:noFill/>
                        </a:ln>
                      </wps:spPr>
                      <wps:txbx>
                        <w:txbxContent>
                          <w:p w14:paraId="62430B15" w14:textId="77777777" w:rsidR="004D43FA" w:rsidRDefault="004D43FA">
                            <w:pPr>
                              <w:spacing w:line="360" w:lineRule="auto"/>
                              <w:jc w:val="both"/>
                              <w:textDirection w:val="btLr"/>
                            </w:pPr>
                            <w:r>
                              <w:rPr>
                                <w:b/>
                                <w:color w:val="000000"/>
                                <w:sz w:val="20"/>
                              </w:rPr>
                              <w:t>Table 3:</w:t>
                            </w:r>
                            <w:r>
                              <w:rPr>
                                <w:color w:val="000000"/>
                                <w:sz w:val="20"/>
                              </w:rPr>
                              <w:t xml:space="preserve"> Mixed Effect ANOVA Results</w:t>
                            </w:r>
                          </w:p>
                        </w:txbxContent>
                      </wps:txbx>
                      <wps:bodyPr spcFirstLastPara="1" wrap="square" lIns="91425" tIns="45700" rIns="91425" bIns="45700" anchor="t" anchorCtr="0">
                        <a:noAutofit/>
                      </wps:bodyPr>
                    </wps:wsp>
                  </a:graphicData>
                </a:graphic>
              </wp:anchor>
            </w:drawing>
          </mc:Choice>
          <mc:Fallback>
            <w:pict>
              <v:rect w14:anchorId="4AAAC03B" id="Rectangle 247" o:spid="_x0000_s1029" style="position:absolute;margin-left:0;margin-top:314pt;width:188.7pt;height:26.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" filled="f" stroked="f">
                <v:textbox inset="2.53958mm,1.2694mm,2.53958mm,1.2694mm">
                  <w:txbxContent>
                    <w:p w14:paraId="62430B15" w14:textId="77777777" w:rsidR="004D43FA" w:rsidRDefault="004D43FA">
                      <w:pPr>
                        <w:spacing w:line="360" w:lineRule="auto"/>
                        <w:jc w:val="both"/>
                        <w:textDirection w:val="btLr"/>
                      </w:pPr>
                      <w:r>
                        <w:rPr>
                          <w:b/>
                          <w:color w:val="000000"/>
                          <w:sz w:val="20"/>
                        </w:rPr>
                        <w:t>Table 3:</w:t>
                      </w:r>
                      <w:r>
                        <w:rPr>
                          <w:color w:val="000000"/>
                          <w:sz w:val="20"/>
                        </w:rPr>
                        <w:t xml:space="preserve"> Mixed Effect ANOVA Results</w:t>
                      </w:r>
                    </w:p>
                  </w:txbxContent>
                </v:textbox>
                <w10:wrap type="square"/>
              </v:rect>
            </w:pict>
          </mc:Fallback>
        </mc:AlternateContent>
      </w:r>
      <w:customXmlDelRangeStart w:id="5936" w:author="William Mitchell" w:date="2021-05-19T13:24:00Z"/>
      <w:sdt>
        <w:sdtPr>
          <w:tag w:val="goog_rdk_695"/>
          <w:id w:val="-2112267264"/>
        </w:sdtPr>
        <w:sdtEndPr/>
        <w:sdtContent>
          <w:customXmlDelRangeEnd w:id="5936"/>
          <w:ins w:id="5937" w:author="Billy Mitchell" w:date="2021-04-22T14:10:00Z">
            <w:r>
              <w:rPr>
                <w:noProof/>
                <w:lang w:val="en-US"/>
              </w:rPr>
              <w:drawing>
                <wp:anchor distT="0" distB="0" distL="114300" distR="114300" simplePos="0" relativeHeight="251663360" behindDoc="0" locked="0" layoutInCell="1" hidden="0" allowOverlap="1" wp14:anchorId="1A0F5C1B" wp14:editId="5A4D2AD5">
                  <wp:simplePos x="0" y="0"/>
                  <wp:positionH relativeFrom="column">
                    <wp:posOffset>1</wp:posOffset>
                  </wp:positionH>
                  <wp:positionV relativeFrom="paragraph">
                    <wp:posOffset>0</wp:posOffset>
                  </wp:positionV>
                  <wp:extent cx="8321675" cy="4000500"/>
                  <wp:effectExtent l="0" t="0" r="0" b="0"/>
                  <wp:wrapSquare wrapText="bothSides" distT="0" distB="0" distL="114300" distR="114300"/>
                  <wp:docPr id="2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8321675" cy="4000500"/>
                          </a:xfrm>
                          <a:prstGeom prst="rect">
                            <a:avLst/>
                          </a:prstGeom>
                          <a:ln/>
                        </pic:spPr>
                      </pic:pic>
                    </a:graphicData>
                  </a:graphic>
                </wp:anchor>
              </w:drawing>
            </w:r>
          </w:ins>
          <w:customXmlDelRangeStart w:id="5938" w:author="William Mitchell" w:date="2021-05-19T13:24:00Z"/>
        </w:sdtContent>
      </w:sdt>
      <w:customXmlDelRangeEnd w:id="5938"/>
    </w:p>
    <w:tbl>
      <w:tblPr>
        <w:tblStyle w:val="a8"/>
        <w:tblW w:w="13380" w:type="dxa"/>
        <w:tblLayout w:type="fixed"/>
        <w:tblLook w:val="0400" w:firstRow="0" w:lastRow="0" w:firstColumn="0" w:lastColumn="0" w:noHBand="0" w:noVBand="1"/>
      </w:tblPr>
      <w:tblGrid>
        <w:gridCol w:w="4000"/>
        <w:gridCol w:w="1340"/>
        <w:gridCol w:w="1340"/>
        <w:gridCol w:w="1340"/>
        <w:gridCol w:w="1340"/>
        <w:gridCol w:w="1340"/>
        <w:gridCol w:w="1340"/>
        <w:gridCol w:w="1340"/>
      </w:tblGrid>
      <w:tr w:rsidR="001D5C46" w14:paraId="3644CB84" w14:textId="77777777">
        <w:trPr>
          <w:trHeight w:val="360"/>
          <w:del w:id="5939" w:author="Billy Mitchell" w:date="2021-04-22T14:10:00Z"/>
        </w:trPr>
        <w:tc>
          <w:tcPr>
            <w:tcW w:w="4000" w:type="dxa"/>
            <w:tcBorders>
              <w:top w:val="nil"/>
              <w:left w:val="nil"/>
              <w:bottom w:val="nil"/>
              <w:right w:val="nil"/>
            </w:tcBorders>
            <w:shd w:val="clear" w:color="auto" w:fill="auto"/>
            <w:vAlign w:val="center"/>
          </w:tcPr>
          <w:p w14:paraId="00000125" w14:textId="2A8A0B5D" w:rsidR="001D5C46" w:rsidRDefault="00D2411E">
            <w:pPr>
              <w:spacing w:line="480" w:lineRule="auto"/>
              <w:rPr>
                <w:del w:id="5940" w:author="Billy Mitchell" w:date="2021-04-22T14:10:00Z"/>
                <w:color w:val="000000"/>
              </w:rPr>
            </w:pPr>
            <w:del w:id="5941" w:author="Billy Mitchell" w:date="2021-04-22T14:10:00Z">
              <w:r>
                <w:rPr>
                  <w:noProof/>
                  <w:color w:val="000000"/>
                  <w:lang w:val="en-US"/>
                </w:rPr>
                <w:lastRenderedPageBreak/>
                <w:drawing>
                  <wp:inline distT="0" distB="0" distL="0" distR="0" wp14:anchorId="5D7121F7" wp14:editId="5830F2D8">
                    <wp:extent cx="2393950" cy="1150620"/>
                    <wp:effectExtent l="0" t="0" r="0" b="0"/>
                    <wp:docPr id="2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393950" cy="1150620"/>
                            </a:xfrm>
                            <a:prstGeom prst="rect">
                              <a:avLst/>
                            </a:prstGeom>
                            <a:ln/>
                          </pic:spPr>
                        </pic:pic>
                      </a:graphicData>
                    </a:graphic>
                  </wp:inline>
                </w:drawing>
              </w:r>
              <w:r>
                <w:rPr>
                  <w:color w:val="000000"/>
                </w:rPr>
                <w:delText xml:space="preserve">Error: Participant </w:delText>
              </w:r>
            </w:del>
          </w:p>
        </w:tc>
        <w:tc>
          <w:tcPr>
            <w:tcW w:w="1340" w:type="dxa"/>
            <w:tcBorders>
              <w:top w:val="nil"/>
              <w:left w:val="nil"/>
              <w:bottom w:val="nil"/>
              <w:right w:val="nil"/>
            </w:tcBorders>
            <w:shd w:val="clear" w:color="auto" w:fill="auto"/>
            <w:vAlign w:val="center"/>
          </w:tcPr>
          <w:p w14:paraId="00000126" w14:textId="3FAFCDC4" w:rsidR="001D5C46" w:rsidRDefault="001D5C46">
            <w:pPr>
              <w:spacing w:line="480" w:lineRule="auto"/>
              <w:rPr>
                <w:del w:id="5942" w:author="Billy Mitchell" w:date="2021-04-22T14:10:00Z"/>
                <w:color w:val="000000"/>
              </w:rPr>
            </w:pPr>
          </w:p>
        </w:tc>
        <w:tc>
          <w:tcPr>
            <w:tcW w:w="1340" w:type="dxa"/>
            <w:tcBorders>
              <w:top w:val="nil"/>
              <w:left w:val="nil"/>
              <w:bottom w:val="nil"/>
              <w:right w:val="nil"/>
            </w:tcBorders>
            <w:shd w:val="clear" w:color="auto" w:fill="auto"/>
            <w:vAlign w:val="center"/>
          </w:tcPr>
          <w:p w14:paraId="00000127" w14:textId="6F20630F" w:rsidR="001D5C46" w:rsidRDefault="001D5C46">
            <w:pPr>
              <w:spacing w:line="480" w:lineRule="auto"/>
              <w:jc w:val="center"/>
              <w:rPr>
                <w:del w:id="5943" w:author="Billy Mitchell" w:date="2021-04-22T14:10:00Z"/>
              </w:rPr>
            </w:pPr>
          </w:p>
        </w:tc>
        <w:tc>
          <w:tcPr>
            <w:tcW w:w="1340" w:type="dxa"/>
            <w:tcBorders>
              <w:top w:val="nil"/>
              <w:left w:val="nil"/>
              <w:bottom w:val="nil"/>
              <w:right w:val="nil"/>
            </w:tcBorders>
            <w:shd w:val="clear" w:color="auto" w:fill="auto"/>
            <w:vAlign w:val="center"/>
          </w:tcPr>
          <w:p w14:paraId="00000128" w14:textId="54E44B96" w:rsidR="001D5C46" w:rsidRDefault="001D5C46">
            <w:pPr>
              <w:spacing w:line="480" w:lineRule="auto"/>
              <w:jc w:val="center"/>
              <w:rPr>
                <w:del w:id="5944" w:author="Billy Mitchell" w:date="2021-04-22T14:10:00Z"/>
              </w:rPr>
            </w:pPr>
          </w:p>
        </w:tc>
        <w:tc>
          <w:tcPr>
            <w:tcW w:w="1340" w:type="dxa"/>
            <w:tcBorders>
              <w:top w:val="nil"/>
              <w:left w:val="nil"/>
              <w:bottom w:val="nil"/>
              <w:right w:val="nil"/>
            </w:tcBorders>
            <w:shd w:val="clear" w:color="auto" w:fill="auto"/>
            <w:vAlign w:val="center"/>
          </w:tcPr>
          <w:p w14:paraId="00000129" w14:textId="51BEE65C" w:rsidR="001D5C46" w:rsidRDefault="001D5C46">
            <w:pPr>
              <w:spacing w:line="480" w:lineRule="auto"/>
              <w:jc w:val="center"/>
              <w:rPr>
                <w:del w:id="5945" w:author="Billy Mitchell" w:date="2021-04-22T14:10:00Z"/>
              </w:rPr>
            </w:pPr>
          </w:p>
        </w:tc>
        <w:tc>
          <w:tcPr>
            <w:tcW w:w="1340" w:type="dxa"/>
            <w:tcBorders>
              <w:top w:val="nil"/>
              <w:left w:val="nil"/>
              <w:bottom w:val="nil"/>
              <w:right w:val="nil"/>
            </w:tcBorders>
            <w:shd w:val="clear" w:color="auto" w:fill="auto"/>
            <w:vAlign w:val="center"/>
          </w:tcPr>
          <w:p w14:paraId="0000012A" w14:textId="5F384989" w:rsidR="001D5C46" w:rsidRDefault="001D5C46">
            <w:pPr>
              <w:spacing w:line="480" w:lineRule="auto"/>
              <w:jc w:val="center"/>
              <w:rPr>
                <w:del w:id="5946" w:author="Billy Mitchell" w:date="2021-04-22T14:10:00Z"/>
              </w:rPr>
            </w:pPr>
          </w:p>
        </w:tc>
        <w:tc>
          <w:tcPr>
            <w:tcW w:w="1340" w:type="dxa"/>
            <w:tcBorders>
              <w:top w:val="nil"/>
              <w:left w:val="nil"/>
              <w:bottom w:val="nil"/>
              <w:right w:val="nil"/>
            </w:tcBorders>
            <w:shd w:val="clear" w:color="auto" w:fill="auto"/>
            <w:vAlign w:val="center"/>
          </w:tcPr>
          <w:p w14:paraId="0000012B" w14:textId="37D0B862" w:rsidR="001D5C46" w:rsidRDefault="001D5C46">
            <w:pPr>
              <w:spacing w:line="480" w:lineRule="auto"/>
              <w:jc w:val="center"/>
              <w:rPr>
                <w:del w:id="5947" w:author="Billy Mitchell" w:date="2021-04-22T14:10:00Z"/>
              </w:rPr>
            </w:pPr>
          </w:p>
        </w:tc>
        <w:tc>
          <w:tcPr>
            <w:tcW w:w="1340" w:type="dxa"/>
            <w:tcBorders>
              <w:top w:val="nil"/>
              <w:left w:val="nil"/>
              <w:bottom w:val="nil"/>
              <w:right w:val="nil"/>
            </w:tcBorders>
            <w:shd w:val="clear" w:color="auto" w:fill="auto"/>
            <w:vAlign w:val="center"/>
          </w:tcPr>
          <w:p w14:paraId="0000012C" w14:textId="54506045" w:rsidR="001D5C46" w:rsidRDefault="001D5C46">
            <w:pPr>
              <w:spacing w:line="480" w:lineRule="auto"/>
              <w:jc w:val="center"/>
              <w:rPr>
                <w:del w:id="5948" w:author="Billy Mitchell" w:date="2021-04-22T14:10:00Z"/>
              </w:rPr>
            </w:pPr>
          </w:p>
        </w:tc>
      </w:tr>
      <w:tr w:rsidR="001D5C46" w14:paraId="39465E02" w14:textId="77777777">
        <w:trPr>
          <w:trHeight w:val="720"/>
          <w:del w:id="5949" w:author="Billy Mitchell" w:date="2021-04-22T14:10:00Z"/>
        </w:trPr>
        <w:tc>
          <w:tcPr>
            <w:tcW w:w="4000" w:type="dxa"/>
            <w:tcBorders>
              <w:top w:val="single" w:sz="4" w:space="0" w:color="000000"/>
              <w:left w:val="nil"/>
              <w:bottom w:val="nil"/>
              <w:right w:val="nil"/>
            </w:tcBorders>
            <w:shd w:val="clear" w:color="auto" w:fill="auto"/>
            <w:vAlign w:val="center"/>
          </w:tcPr>
          <w:p w14:paraId="0000012D" w14:textId="2A73DA04" w:rsidR="001D5C46" w:rsidRDefault="00D2411E">
            <w:pPr>
              <w:spacing w:line="480" w:lineRule="auto"/>
              <w:jc w:val="center"/>
              <w:rPr>
                <w:del w:id="5950" w:author="Billy Mitchell" w:date="2021-04-22T14:10:00Z"/>
                <w:color w:val="000000"/>
              </w:rPr>
            </w:pPr>
            <w:del w:id="5951" w:author="Billy Mitchell" w:date="2021-04-22T14:10:00Z">
              <w:r>
                <w:rPr>
                  <w:color w:val="000000"/>
                </w:rPr>
                <w:delText>Variable</w:delText>
              </w:r>
            </w:del>
          </w:p>
        </w:tc>
        <w:tc>
          <w:tcPr>
            <w:tcW w:w="1340" w:type="dxa"/>
            <w:tcBorders>
              <w:top w:val="single" w:sz="4" w:space="0" w:color="000000"/>
              <w:left w:val="nil"/>
              <w:bottom w:val="nil"/>
              <w:right w:val="nil"/>
            </w:tcBorders>
            <w:shd w:val="clear" w:color="auto" w:fill="auto"/>
            <w:vAlign w:val="center"/>
          </w:tcPr>
          <w:p w14:paraId="0000012E" w14:textId="440B6063" w:rsidR="001D5C46" w:rsidRDefault="00D2411E">
            <w:pPr>
              <w:spacing w:line="480" w:lineRule="auto"/>
              <w:jc w:val="center"/>
              <w:rPr>
                <w:del w:id="5952" w:author="Billy Mitchell" w:date="2021-04-22T14:10:00Z"/>
                <w:color w:val="000000"/>
              </w:rPr>
            </w:pPr>
            <w:del w:id="5953" w:author="Billy Mitchell" w:date="2021-04-22T14:10:00Z">
              <w:r>
                <w:rPr>
                  <w:color w:val="000000"/>
                </w:rPr>
                <w:delText>Sum of Squares</w:delText>
              </w:r>
            </w:del>
          </w:p>
        </w:tc>
        <w:tc>
          <w:tcPr>
            <w:tcW w:w="1340" w:type="dxa"/>
            <w:tcBorders>
              <w:top w:val="single" w:sz="4" w:space="0" w:color="000000"/>
              <w:left w:val="nil"/>
              <w:bottom w:val="nil"/>
              <w:right w:val="nil"/>
            </w:tcBorders>
            <w:shd w:val="clear" w:color="auto" w:fill="auto"/>
            <w:vAlign w:val="center"/>
          </w:tcPr>
          <w:p w14:paraId="0000012F" w14:textId="1A29732D" w:rsidR="001D5C46" w:rsidRDefault="00D2411E">
            <w:pPr>
              <w:spacing w:line="480" w:lineRule="auto"/>
              <w:jc w:val="center"/>
              <w:rPr>
                <w:del w:id="5954" w:author="Billy Mitchell" w:date="2021-04-22T14:10:00Z"/>
                <w:i/>
                <w:color w:val="000000"/>
              </w:rPr>
            </w:pPr>
            <w:del w:id="5955" w:author="Billy Mitchell" w:date="2021-04-22T14:10:00Z">
              <w:r>
                <w:rPr>
                  <w:i/>
                  <w:color w:val="000000"/>
                </w:rPr>
                <w:delText>df</w:delText>
              </w:r>
            </w:del>
          </w:p>
        </w:tc>
        <w:tc>
          <w:tcPr>
            <w:tcW w:w="1340" w:type="dxa"/>
            <w:tcBorders>
              <w:top w:val="single" w:sz="4" w:space="0" w:color="000000"/>
              <w:left w:val="nil"/>
              <w:bottom w:val="nil"/>
              <w:right w:val="nil"/>
            </w:tcBorders>
            <w:shd w:val="clear" w:color="auto" w:fill="auto"/>
            <w:vAlign w:val="center"/>
          </w:tcPr>
          <w:p w14:paraId="00000130" w14:textId="5D980365" w:rsidR="001D5C46" w:rsidRDefault="00D2411E">
            <w:pPr>
              <w:spacing w:line="480" w:lineRule="auto"/>
              <w:jc w:val="center"/>
              <w:rPr>
                <w:del w:id="5956" w:author="Billy Mitchell" w:date="2021-04-22T14:10:00Z"/>
                <w:color w:val="000000"/>
              </w:rPr>
            </w:pPr>
            <w:del w:id="5957" w:author="Billy Mitchell" w:date="2021-04-22T14:10:00Z">
              <w:r>
                <w:rPr>
                  <w:color w:val="000000"/>
                </w:rPr>
                <w:delText>Mean Square</w:delText>
              </w:r>
            </w:del>
          </w:p>
        </w:tc>
        <w:tc>
          <w:tcPr>
            <w:tcW w:w="1340" w:type="dxa"/>
            <w:tcBorders>
              <w:top w:val="single" w:sz="4" w:space="0" w:color="000000"/>
              <w:left w:val="nil"/>
              <w:bottom w:val="nil"/>
              <w:right w:val="nil"/>
            </w:tcBorders>
            <w:shd w:val="clear" w:color="auto" w:fill="auto"/>
            <w:vAlign w:val="center"/>
          </w:tcPr>
          <w:p w14:paraId="00000131" w14:textId="7DCA6020" w:rsidR="001D5C46" w:rsidRDefault="00D2411E">
            <w:pPr>
              <w:spacing w:line="480" w:lineRule="auto"/>
              <w:jc w:val="center"/>
              <w:rPr>
                <w:del w:id="5958" w:author="Billy Mitchell" w:date="2021-04-22T14:10:00Z"/>
                <w:i/>
                <w:color w:val="000000"/>
              </w:rPr>
            </w:pPr>
            <w:del w:id="5959" w:author="Billy Mitchell" w:date="2021-04-22T14:10:00Z">
              <w:r>
                <w:rPr>
                  <w:i/>
                  <w:color w:val="000000"/>
                </w:rPr>
                <w:delText>F</w:delText>
              </w:r>
            </w:del>
          </w:p>
        </w:tc>
        <w:tc>
          <w:tcPr>
            <w:tcW w:w="1340" w:type="dxa"/>
            <w:tcBorders>
              <w:top w:val="single" w:sz="4" w:space="0" w:color="000000"/>
              <w:left w:val="nil"/>
              <w:bottom w:val="nil"/>
              <w:right w:val="nil"/>
            </w:tcBorders>
            <w:shd w:val="clear" w:color="auto" w:fill="auto"/>
            <w:vAlign w:val="center"/>
          </w:tcPr>
          <w:p w14:paraId="00000132" w14:textId="5E2B6057" w:rsidR="001D5C46" w:rsidRDefault="00D2411E">
            <w:pPr>
              <w:spacing w:line="480" w:lineRule="auto"/>
              <w:jc w:val="center"/>
              <w:rPr>
                <w:del w:id="5960" w:author="Billy Mitchell" w:date="2021-04-22T14:10:00Z"/>
                <w:i/>
                <w:color w:val="000000"/>
              </w:rPr>
            </w:pPr>
            <w:del w:id="5961" w:author="Billy Mitchell" w:date="2021-04-22T14:10:00Z">
              <w:r>
                <w:rPr>
                  <w:i/>
                  <w:color w:val="000000"/>
                </w:rPr>
                <w:delText>p</w:delText>
              </w:r>
            </w:del>
          </w:p>
        </w:tc>
        <w:tc>
          <w:tcPr>
            <w:tcW w:w="1340" w:type="dxa"/>
            <w:tcBorders>
              <w:top w:val="single" w:sz="4" w:space="0" w:color="000000"/>
              <w:left w:val="nil"/>
              <w:bottom w:val="nil"/>
              <w:right w:val="nil"/>
            </w:tcBorders>
            <w:shd w:val="clear" w:color="auto" w:fill="auto"/>
            <w:vAlign w:val="center"/>
          </w:tcPr>
          <w:p w14:paraId="00000133" w14:textId="5F891AD8" w:rsidR="001D5C46" w:rsidRDefault="00D2411E">
            <w:pPr>
              <w:spacing w:line="480" w:lineRule="auto"/>
              <w:jc w:val="center"/>
              <w:rPr>
                <w:del w:id="5962" w:author="Billy Mitchell" w:date="2021-04-22T14:10:00Z"/>
                <w:color w:val="000000"/>
              </w:rPr>
            </w:pPr>
            <w:del w:id="5963" w:author="Billy Mitchell" w:date="2021-04-22T14:10:00Z">
              <w:r>
                <w:rPr>
                  <w:color w:val="000000"/>
                </w:rPr>
                <w:delText>partial ω</w:delText>
              </w:r>
              <w:r>
                <w:rPr>
                  <w:color w:val="000000"/>
                  <w:vertAlign w:val="superscript"/>
                </w:rPr>
                <w:delText>2</w:delText>
              </w:r>
            </w:del>
          </w:p>
        </w:tc>
        <w:tc>
          <w:tcPr>
            <w:tcW w:w="1340" w:type="dxa"/>
            <w:tcBorders>
              <w:top w:val="single" w:sz="4" w:space="0" w:color="000000"/>
              <w:left w:val="nil"/>
              <w:bottom w:val="nil"/>
              <w:right w:val="nil"/>
            </w:tcBorders>
            <w:shd w:val="clear" w:color="auto" w:fill="auto"/>
            <w:vAlign w:val="center"/>
          </w:tcPr>
          <w:p w14:paraId="00000134" w14:textId="67470410" w:rsidR="001D5C46" w:rsidRDefault="00D2411E">
            <w:pPr>
              <w:spacing w:line="480" w:lineRule="auto"/>
              <w:jc w:val="center"/>
              <w:rPr>
                <w:del w:id="5964" w:author="Billy Mitchell" w:date="2021-04-22T14:10:00Z"/>
                <w:color w:val="000000"/>
              </w:rPr>
            </w:pPr>
            <w:del w:id="5965" w:author="Billy Mitchell" w:date="2021-04-22T14:10:00Z">
              <w:r>
                <w:rPr>
                  <w:color w:val="000000"/>
                </w:rPr>
                <w:delText>Cohen's F</w:delText>
              </w:r>
            </w:del>
          </w:p>
        </w:tc>
      </w:tr>
      <w:tr w:rsidR="001D5C46" w14:paraId="207F3AB2" w14:textId="77777777">
        <w:trPr>
          <w:trHeight w:val="360"/>
          <w:del w:id="5966" w:author="Billy Mitchell" w:date="2021-04-22T14:10:00Z"/>
        </w:trPr>
        <w:tc>
          <w:tcPr>
            <w:tcW w:w="4000" w:type="dxa"/>
            <w:tcBorders>
              <w:top w:val="single" w:sz="4" w:space="0" w:color="000000"/>
              <w:left w:val="nil"/>
              <w:bottom w:val="nil"/>
              <w:right w:val="nil"/>
            </w:tcBorders>
            <w:shd w:val="clear" w:color="auto" w:fill="auto"/>
            <w:vAlign w:val="center"/>
          </w:tcPr>
          <w:p w14:paraId="00000135" w14:textId="092974EF" w:rsidR="001D5C46" w:rsidRDefault="00D2411E">
            <w:pPr>
              <w:spacing w:line="480" w:lineRule="auto"/>
              <w:jc w:val="center"/>
              <w:rPr>
                <w:del w:id="5967" w:author="Billy Mitchell" w:date="2021-04-22T14:10:00Z"/>
                <w:color w:val="000000"/>
              </w:rPr>
            </w:pPr>
            <w:del w:id="5968" w:author="Billy Mitchell" w:date="2021-04-22T14:10:00Z">
              <w:r>
                <w:rPr>
                  <w:color w:val="000000"/>
                </w:rPr>
                <w:delText>Age Group</w:delText>
              </w:r>
            </w:del>
          </w:p>
        </w:tc>
        <w:tc>
          <w:tcPr>
            <w:tcW w:w="1340" w:type="dxa"/>
            <w:tcBorders>
              <w:top w:val="single" w:sz="4" w:space="0" w:color="000000"/>
              <w:left w:val="nil"/>
              <w:bottom w:val="nil"/>
              <w:right w:val="nil"/>
            </w:tcBorders>
            <w:shd w:val="clear" w:color="auto" w:fill="auto"/>
            <w:vAlign w:val="center"/>
          </w:tcPr>
          <w:p w14:paraId="00000136" w14:textId="62916869" w:rsidR="001D5C46" w:rsidRDefault="00D2411E">
            <w:pPr>
              <w:spacing w:line="480" w:lineRule="auto"/>
              <w:jc w:val="center"/>
              <w:rPr>
                <w:del w:id="5969" w:author="Billy Mitchell" w:date="2021-04-22T14:10:00Z"/>
                <w:color w:val="000000"/>
              </w:rPr>
            </w:pPr>
            <w:del w:id="5970" w:author="Billy Mitchell" w:date="2021-04-22T14:10:00Z">
              <w:r>
                <w:rPr>
                  <w:color w:val="000000"/>
                </w:rPr>
                <w:delText>11.6</w:delText>
              </w:r>
            </w:del>
          </w:p>
        </w:tc>
        <w:tc>
          <w:tcPr>
            <w:tcW w:w="1340" w:type="dxa"/>
            <w:tcBorders>
              <w:top w:val="single" w:sz="4" w:space="0" w:color="000000"/>
              <w:left w:val="nil"/>
              <w:bottom w:val="nil"/>
              <w:right w:val="nil"/>
            </w:tcBorders>
            <w:shd w:val="clear" w:color="auto" w:fill="auto"/>
            <w:vAlign w:val="center"/>
          </w:tcPr>
          <w:p w14:paraId="00000137" w14:textId="693783F3" w:rsidR="001D5C46" w:rsidRDefault="00D2411E">
            <w:pPr>
              <w:spacing w:line="480" w:lineRule="auto"/>
              <w:jc w:val="center"/>
              <w:rPr>
                <w:del w:id="5971" w:author="Billy Mitchell" w:date="2021-04-22T14:10:00Z"/>
                <w:color w:val="000000"/>
              </w:rPr>
            </w:pPr>
            <w:del w:id="5972" w:author="Billy Mitchell" w:date="2021-04-22T14:10:00Z">
              <w:r>
                <w:rPr>
                  <w:color w:val="000000"/>
                </w:rPr>
                <w:delText>1</w:delText>
              </w:r>
            </w:del>
          </w:p>
        </w:tc>
        <w:tc>
          <w:tcPr>
            <w:tcW w:w="1340" w:type="dxa"/>
            <w:tcBorders>
              <w:top w:val="single" w:sz="4" w:space="0" w:color="000000"/>
              <w:left w:val="nil"/>
              <w:bottom w:val="nil"/>
              <w:right w:val="nil"/>
            </w:tcBorders>
            <w:shd w:val="clear" w:color="auto" w:fill="auto"/>
            <w:vAlign w:val="center"/>
          </w:tcPr>
          <w:p w14:paraId="00000138" w14:textId="32840039" w:rsidR="001D5C46" w:rsidRDefault="00D2411E">
            <w:pPr>
              <w:spacing w:line="480" w:lineRule="auto"/>
              <w:jc w:val="center"/>
              <w:rPr>
                <w:del w:id="5973" w:author="Billy Mitchell" w:date="2021-04-22T14:10:00Z"/>
                <w:color w:val="000000"/>
              </w:rPr>
            </w:pPr>
            <w:del w:id="5974" w:author="Billy Mitchell" w:date="2021-04-22T14:10:00Z">
              <w:r>
                <w:rPr>
                  <w:color w:val="000000"/>
                </w:rPr>
                <w:delText>11.60</w:delText>
              </w:r>
            </w:del>
          </w:p>
        </w:tc>
        <w:tc>
          <w:tcPr>
            <w:tcW w:w="1340" w:type="dxa"/>
            <w:tcBorders>
              <w:top w:val="single" w:sz="4" w:space="0" w:color="000000"/>
              <w:left w:val="nil"/>
              <w:bottom w:val="nil"/>
              <w:right w:val="nil"/>
            </w:tcBorders>
            <w:shd w:val="clear" w:color="auto" w:fill="auto"/>
            <w:vAlign w:val="center"/>
          </w:tcPr>
          <w:p w14:paraId="00000139" w14:textId="12D7F05D" w:rsidR="001D5C46" w:rsidRDefault="00D2411E">
            <w:pPr>
              <w:spacing w:line="480" w:lineRule="auto"/>
              <w:jc w:val="center"/>
              <w:rPr>
                <w:del w:id="5975" w:author="Billy Mitchell" w:date="2021-04-22T14:10:00Z"/>
                <w:color w:val="000000"/>
              </w:rPr>
            </w:pPr>
            <w:del w:id="5976" w:author="Billy Mitchell" w:date="2021-04-22T14:10:00Z">
              <w:r>
                <w:rPr>
                  <w:color w:val="000000"/>
                </w:rPr>
                <w:delText>4.31</w:delText>
              </w:r>
            </w:del>
          </w:p>
        </w:tc>
        <w:tc>
          <w:tcPr>
            <w:tcW w:w="1340" w:type="dxa"/>
            <w:tcBorders>
              <w:top w:val="single" w:sz="4" w:space="0" w:color="000000"/>
              <w:left w:val="nil"/>
              <w:bottom w:val="nil"/>
              <w:right w:val="nil"/>
            </w:tcBorders>
            <w:shd w:val="clear" w:color="auto" w:fill="auto"/>
            <w:vAlign w:val="center"/>
          </w:tcPr>
          <w:p w14:paraId="0000013A" w14:textId="3A3323D2" w:rsidR="001D5C46" w:rsidRDefault="00D2411E">
            <w:pPr>
              <w:spacing w:line="480" w:lineRule="auto"/>
              <w:jc w:val="center"/>
              <w:rPr>
                <w:del w:id="5977" w:author="Billy Mitchell" w:date="2021-04-22T14:10:00Z"/>
                <w:color w:val="000000"/>
              </w:rPr>
            </w:pPr>
            <w:del w:id="5978" w:author="Billy Mitchell" w:date="2021-04-22T14:10:00Z">
              <w:r>
                <w:rPr>
                  <w:color w:val="000000"/>
                </w:rPr>
                <w:delText>0.044</w:delText>
              </w:r>
            </w:del>
          </w:p>
        </w:tc>
        <w:tc>
          <w:tcPr>
            <w:tcW w:w="1340" w:type="dxa"/>
            <w:tcBorders>
              <w:top w:val="single" w:sz="4" w:space="0" w:color="000000"/>
              <w:left w:val="nil"/>
              <w:bottom w:val="nil"/>
              <w:right w:val="nil"/>
            </w:tcBorders>
            <w:shd w:val="clear" w:color="auto" w:fill="auto"/>
            <w:vAlign w:val="center"/>
          </w:tcPr>
          <w:p w14:paraId="0000013B" w14:textId="5BAE3A06" w:rsidR="001D5C46" w:rsidRDefault="00D2411E">
            <w:pPr>
              <w:spacing w:line="480" w:lineRule="auto"/>
              <w:jc w:val="center"/>
              <w:rPr>
                <w:del w:id="5979" w:author="Billy Mitchell" w:date="2021-04-22T14:10:00Z"/>
                <w:color w:val="000000"/>
              </w:rPr>
            </w:pPr>
            <w:del w:id="5980" w:author="Billy Mitchell" w:date="2021-04-22T14:10:00Z">
              <w:r>
                <w:rPr>
                  <w:color w:val="000000"/>
                </w:rPr>
                <w:delText>0.011</w:delText>
              </w:r>
            </w:del>
          </w:p>
        </w:tc>
        <w:tc>
          <w:tcPr>
            <w:tcW w:w="1340" w:type="dxa"/>
            <w:tcBorders>
              <w:top w:val="single" w:sz="4" w:space="0" w:color="000000"/>
              <w:left w:val="nil"/>
              <w:bottom w:val="nil"/>
              <w:right w:val="nil"/>
            </w:tcBorders>
            <w:shd w:val="clear" w:color="auto" w:fill="auto"/>
            <w:vAlign w:val="center"/>
          </w:tcPr>
          <w:p w14:paraId="0000013C" w14:textId="4EE3831B" w:rsidR="001D5C46" w:rsidRDefault="00D2411E">
            <w:pPr>
              <w:spacing w:line="480" w:lineRule="auto"/>
              <w:jc w:val="center"/>
              <w:rPr>
                <w:del w:id="5981" w:author="Billy Mitchell" w:date="2021-04-22T14:10:00Z"/>
                <w:color w:val="000000"/>
              </w:rPr>
            </w:pPr>
            <w:del w:id="5982" w:author="Billy Mitchell" w:date="2021-04-22T14:10:00Z">
              <w:r>
                <w:rPr>
                  <w:color w:val="000000"/>
                </w:rPr>
                <w:delText>0.107</w:delText>
              </w:r>
            </w:del>
          </w:p>
        </w:tc>
      </w:tr>
      <w:tr w:rsidR="001D5C46" w14:paraId="5E419801" w14:textId="77777777">
        <w:trPr>
          <w:trHeight w:val="360"/>
          <w:del w:id="5983" w:author="Billy Mitchell" w:date="2021-04-22T14:10:00Z"/>
        </w:trPr>
        <w:tc>
          <w:tcPr>
            <w:tcW w:w="4000" w:type="dxa"/>
            <w:tcBorders>
              <w:top w:val="nil"/>
              <w:left w:val="nil"/>
              <w:bottom w:val="nil"/>
              <w:right w:val="nil"/>
            </w:tcBorders>
            <w:shd w:val="clear" w:color="auto" w:fill="auto"/>
            <w:vAlign w:val="center"/>
          </w:tcPr>
          <w:p w14:paraId="0000013D" w14:textId="2C4DAC53" w:rsidR="001D5C46" w:rsidRDefault="00D2411E">
            <w:pPr>
              <w:spacing w:line="480" w:lineRule="auto"/>
              <w:jc w:val="center"/>
              <w:rPr>
                <w:del w:id="5984" w:author="Billy Mitchell" w:date="2021-04-22T14:10:00Z"/>
                <w:color w:val="000000"/>
              </w:rPr>
            </w:pPr>
            <w:del w:id="5985" w:author="Billy Mitchell" w:date="2021-04-22T14:10:00Z">
              <w:r>
                <w:rPr>
                  <w:color w:val="000000"/>
                </w:rPr>
                <w:delText>Residuals</w:delText>
              </w:r>
            </w:del>
          </w:p>
        </w:tc>
        <w:tc>
          <w:tcPr>
            <w:tcW w:w="1340" w:type="dxa"/>
            <w:tcBorders>
              <w:top w:val="nil"/>
              <w:left w:val="nil"/>
              <w:bottom w:val="nil"/>
              <w:right w:val="nil"/>
            </w:tcBorders>
            <w:shd w:val="clear" w:color="auto" w:fill="auto"/>
            <w:vAlign w:val="center"/>
          </w:tcPr>
          <w:p w14:paraId="0000013E" w14:textId="41B5D670" w:rsidR="001D5C46" w:rsidRDefault="00D2411E">
            <w:pPr>
              <w:spacing w:line="480" w:lineRule="auto"/>
              <w:jc w:val="center"/>
              <w:rPr>
                <w:del w:id="5986" w:author="Billy Mitchell" w:date="2021-04-22T14:10:00Z"/>
                <w:color w:val="000000"/>
              </w:rPr>
            </w:pPr>
            <w:del w:id="5987" w:author="Billy Mitchell" w:date="2021-04-22T14:10:00Z">
              <w:r>
                <w:rPr>
                  <w:color w:val="000000"/>
                </w:rPr>
                <w:delText>116.3</w:delText>
              </w:r>
            </w:del>
          </w:p>
        </w:tc>
        <w:tc>
          <w:tcPr>
            <w:tcW w:w="1340" w:type="dxa"/>
            <w:tcBorders>
              <w:top w:val="nil"/>
              <w:left w:val="nil"/>
              <w:bottom w:val="nil"/>
              <w:right w:val="nil"/>
            </w:tcBorders>
            <w:shd w:val="clear" w:color="auto" w:fill="auto"/>
            <w:vAlign w:val="center"/>
          </w:tcPr>
          <w:p w14:paraId="0000013F" w14:textId="2B1E779E" w:rsidR="001D5C46" w:rsidRDefault="00D2411E">
            <w:pPr>
              <w:spacing w:line="480" w:lineRule="auto"/>
              <w:jc w:val="center"/>
              <w:rPr>
                <w:del w:id="5988" w:author="Billy Mitchell" w:date="2021-04-22T14:10:00Z"/>
                <w:color w:val="000000"/>
              </w:rPr>
            </w:pPr>
            <w:del w:id="5989" w:author="Billy Mitchell" w:date="2021-04-22T14:10:00Z">
              <w:r>
                <w:rPr>
                  <w:color w:val="000000"/>
                </w:rPr>
                <w:delText>43</w:delText>
              </w:r>
            </w:del>
          </w:p>
        </w:tc>
        <w:tc>
          <w:tcPr>
            <w:tcW w:w="1340" w:type="dxa"/>
            <w:tcBorders>
              <w:top w:val="nil"/>
              <w:left w:val="nil"/>
              <w:bottom w:val="nil"/>
              <w:right w:val="nil"/>
            </w:tcBorders>
            <w:shd w:val="clear" w:color="auto" w:fill="auto"/>
            <w:vAlign w:val="center"/>
          </w:tcPr>
          <w:p w14:paraId="00000140" w14:textId="4A8AAAB7" w:rsidR="001D5C46" w:rsidRDefault="00D2411E">
            <w:pPr>
              <w:spacing w:line="480" w:lineRule="auto"/>
              <w:jc w:val="center"/>
              <w:rPr>
                <w:del w:id="5990" w:author="Billy Mitchell" w:date="2021-04-22T14:10:00Z"/>
                <w:color w:val="000000"/>
              </w:rPr>
            </w:pPr>
            <w:del w:id="5991" w:author="Billy Mitchell" w:date="2021-04-22T14:10:00Z">
              <w:r>
                <w:rPr>
                  <w:color w:val="000000"/>
                </w:rPr>
                <w:delText>2.70</w:delText>
              </w:r>
            </w:del>
          </w:p>
        </w:tc>
        <w:tc>
          <w:tcPr>
            <w:tcW w:w="1340" w:type="dxa"/>
            <w:tcBorders>
              <w:top w:val="nil"/>
              <w:left w:val="nil"/>
              <w:bottom w:val="nil"/>
              <w:right w:val="nil"/>
            </w:tcBorders>
            <w:shd w:val="clear" w:color="auto" w:fill="auto"/>
            <w:vAlign w:val="center"/>
          </w:tcPr>
          <w:p w14:paraId="00000141" w14:textId="62CCA47A" w:rsidR="001D5C46" w:rsidRDefault="001D5C46">
            <w:pPr>
              <w:spacing w:line="480" w:lineRule="auto"/>
              <w:jc w:val="center"/>
              <w:rPr>
                <w:del w:id="5992" w:author="Billy Mitchell" w:date="2021-04-22T14:10:00Z"/>
                <w:color w:val="000000"/>
              </w:rPr>
            </w:pPr>
          </w:p>
        </w:tc>
        <w:tc>
          <w:tcPr>
            <w:tcW w:w="1340" w:type="dxa"/>
            <w:tcBorders>
              <w:top w:val="nil"/>
              <w:left w:val="nil"/>
              <w:bottom w:val="nil"/>
              <w:right w:val="nil"/>
            </w:tcBorders>
            <w:shd w:val="clear" w:color="auto" w:fill="auto"/>
            <w:vAlign w:val="center"/>
          </w:tcPr>
          <w:p w14:paraId="00000142" w14:textId="6005B80B" w:rsidR="001D5C46" w:rsidRDefault="001D5C46">
            <w:pPr>
              <w:spacing w:line="480" w:lineRule="auto"/>
              <w:jc w:val="center"/>
              <w:rPr>
                <w:del w:id="5993" w:author="Billy Mitchell" w:date="2021-04-22T14:10:00Z"/>
              </w:rPr>
            </w:pPr>
          </w:p>
        </w:tc>
        <w:tc>
          <w:tcPr>
            <w:tcW w:w="1340" w:type="dxa"/>
            <w:tcBorders>
              <w:top w:val="nil"/>
              <w:left w:val="nil"/>
              <w:bottom w:val="nil"/>
              <w:right w:val="nil"/>
            </w:tcBorders>
            <w:shd w:val="clear" w:color="auto" w:fill="auto"/>
            <w:vAlign w:val="center"/>
          </w:tcPr>
          <w:p w14:paraId="00000143" w14:textId="4321D0C9" w:rsidR="001D5C46" w:rsidRDefault="001D5C46">
            <w:pPr>
              <w:spacing w:line="480" w:lineRule="auto"/>
              <w:jc w:val="center"/>
              <w:rPr>
                <w:del w:id="5994" w:author="Billy Mitchell" w:date="2021-04-22T14:10:00Z"/>
              </w:rPr>
            </w:pPr>
          </w:p>
        </w:tc>
        <w:tc>
          <w:tcPr>
            <w:tcW w:w="1340" w:type="dxa"/>
            <w:tcBorders>
              <w:top w:val="nil"/>
              <w:left w:val="nil"/>
              <w:bottom w:val="nil"/>
              <w:right w:val="nil"/>
            </w:tcBorders>
            <w:shd w:val="clear" w:color="auto" w:fill="auto"/>
            <w:vAlign w:val="center"/>
          </w:tcPr>
          <w:p w14:paraId="00000144" w14:textId="184BBAE5" w:rsidR="001D5C46" w:rsidRDefault="001D5C46">
            <w:pPr>
              <w:spacing w:line="480" w:lineRule="auto"/>
              <w:jc w:val="center"/>
              <w:rPr>
                <w:del w:id="5995" w:author="Billy Mitchell" w:date="2021-04-22T14:10:00Z"/>
              </w:rPr>
            </w:pPr>
          </w:p>
        </w:tc>
      </w:tr>
      <w:tr w:rsidR="001D5C46" w14:paraId="1AB9679E" w14:textId="77777777">
        <w:trPr>
          <w:trHeight w:val="360"/>
          <w:del w:id="5996" w:author="Billy Mitchell" w:date="2021-04-22T14:10:00Z"/>
        </w:trPr>
        <w:tc>
          <w:tcPr>
            <w:tcW w:w="4000" w:type="dxa"/>
            <w:tcBorders>
              <w:top w:val="single" w:sz="4" w:space="0" w:color="000000"/>
              <w:left w:val="nil"/>
              <w:bottom w:val="nil"/>
              <w:right w:val="nil"/>
            </w:tcBorders>
            <w:shd w:val="clear" w:color="auto" w:fill="auto"/>
            <w:vAlign w:val="center"/>
          </w:tcPr>
          <w:p w14:paraId="00000145" w14:textId="4414772D" w:rsidR="001D5C46" w:rsidRDefault="00D2411E">
            <w:pPr>
              <w:spacing w:line="480" w:lineRule="auto"/>
              <w:jc w:val="center"/>
              <w:rPr>
                <w:del w:id="5997" w:author="Billy Mitchell" w:date="2021-04-22T14:10:00Z"/>
                <w:color w:val="000000"/>
              </w:rPr>
            </w:pPr>
            <w:del w:id="5998" w:author="Billy Mitchell" w:date="2021-04-22T14:10:00Z">
              <w:r>
                <w:rPr>
                  <w:color w:val="000000"/>
                </w:rPr>
                <w:delText> </w:delText>
              </w:r>
            </w:del>
          </w:p>
        </w:tc>
        <w:tc>
          <w:tcPr>
            <w:tcW w:w="1340" w:type="dxa"/>
            <w:tcBorders>
              <w:top w:val="single" w:sz="4" w:space="0" w:color="000000"/>
              <w:left w:val="nil"/>
              <w:bottom w:val="nil"/>
              <w:right w:val="nil"/>
            </w:tcBorders>
            <w:shd w:val="clear" w:color="auto" w:fill="auto"/>
            <w:vAlign w:val="center"/>
          </w:tcPr>
          <w:p w14:paraId="00000146" w14:textId="31807957" w:rsidR="001D5C46" w:rsidRDefault="00D2411E">
            <w:pPr>
              <w:spacing w:line="480" w:lineRule="auto"/>
              <w:jc w:val="center"/>
              <w:rPr>
                <w:del w:id="5999" w:author="Billy Mitchell" w:date="2021-04-22T14:10:00Z"/>
                <w:color w:val="000000"/>
              </w:rPr>
            </w:pPr>
            <w:del w:id="6000" w:author="Billy Mitchell" w:date="2021-04-22T14:10:00Z">
              <w:r>
                <w:rPr>
                  <w:color w:val="000000"/>
                </w:rPr>
                <w:delText> </w:delText>
              </w:r>
            </w:del>
          </w:p>
        </w:tc>
        <w:tc>
          <w:tcPr>
            <w:tcW w:w="1340" w:type="dxa"/>
            <w:tcBorders>
              <w:top w:val="single" w:sz="4" w:space="0" w:color="000000"/>
              <w:left w:val="nil"/>
              <w:bottom w:val="nil"/>
              <w:right w:val="nil"/>
            </w:tcBorders>
            <w:shd w:val="clear" w:color="auto" w:fill="auto"/>
            <w:vAlign w:val="center"/>
          </w:tcPr>
          <w:p w14:paraId="00000147" w14:textId="1792B074" w:rsidR="001D5C46" w:rsidRDefault="00D2411E">
            <w:pPr>
              <w:spacing w:line="480" w:lineRule="auto"/>
              <w:jc w:val="center"/>
              <w:rPr>
                <w:del w:id="6001" w:author="Billy Mitchell" w:date="2021-04-22T14:10:00Z"/>
                <w:color w:val="000000"/>
              </w:rPr>
            </w:pPr>
            <w:del w:id="6002" w:author="Billy Mitchell" w:date="2021-04-22T14:10:00Z">
              <w:r>
                <w:rPr>
                  <w:color w:val="000000"/>
                </w:rPr>
                <w:delText> </w:delText>
              </w:r>
            </w:del>
          </w:p>
        </w:tc>
        <w:tc>
          <w:tcPr>
            <w:tcW w:w="1340" w:type="dxa"/>
            <w:tcBorders>
              <w:top w:val="single" w:sz="4" w:space="0" w:color="000000"/>
              <w:left w:val="nil"/>
              <w:bottom w:val="nil"/>
              <w:right w:val="nil"/>
            </w:tcBorders>
            <w:shd w:val="clear" w:color="auto" w:fill="auto"/>
            <w:vAlign w:val="center"/>
          </w:tcPr>
          <w:p w14:paraId="00000148" w14:textId="035D436B" w:rsidR="001D5C46" w:rsidRDefault="00D2411E">
            <w:pPr>
              <w:spacing w:line="480" w:lineRule="auto"/>
              <w:jc w:val="center"/>
              <w:rPr>
                <w:del w:id="6003" w:author="Billy Mitchell" w:date="2021-04-22T14:10:00Z"/>
                <w:color w:val="000000"/>
              </w:rPr>
            </w:pPr>
            <w:del w:id="6004" w:author="Billy Mitchell" w:date="2021-04-22T14:10:00Z">
              <w:r>
                <w:rPr>
                  <w:color w:val="000000"/>
                </w:rPr>
                <w:delText> </w:delText>
              </w:r>
            </w:del>
          </w:p>
        </w:tc>
        <w:tc>
          <w:tcPr>
            <w:tcW w:w="1340" w:type="dxa"/>
            <w:tcBorders>
              <w:top w:val="single" w:sz="4" w:space="0" w:color="000000"/>
              <w:left w:val="nil"/>
              <w:bottom w:val="nil"/>
              <w:right w:val="nil"/>
            </w:tcBorders>
            <w:shd w:val="clear" w:color="auto" w:fill="auto"/>
            <w:vAlign w:val="center"/>
          </w:tcPr>
          <w:p w14:paraId="00000149" w14:textId="434DCB4C" w:rsidR="001D5C46" w:rsidRDefault="00D2411E">
            <w:pPr>
              <w:spacing w:line="480" w:lineRule="auto"/>
              <w:jc w:val="center"/>
              <w:rPr>
                <w:del w:id="6005" w:author="Billy Mitchell" w:date="2021-04-22T14:10:00Z"/>
                <w:color w:val="000000"/>
              </w:rPr>
            </w:pPr>
            <w:del w:id="6006" w:author="Billy Mitchell" w:date="2021-04-22T14:10:00Z">
              <w:r>
                <w:rPr>
                  <w:color w:val="000000"/>
                </w:rPr>
                <w:delText> </w:delText>
              </w:r>
            </w:del>
          </w:p>
        </w:tc>
        <w:tc>
          <w:tcPr>
            <w:tcW w:w="1340" w:type="dxa"/>
            <w:tcBorders>
              <w:top w:val="single" w:sz="4" w:space="0" w:color="000000"/>
              <w:left w:val="nil"/>
              <w:bottom w:val="nil"/>
              <w:right w:val="nil"/>
            </w:tcBorders>
            <w:shd w:val="clear" w:color="auto" w:fill="auto"/>
            <w:vAlign w:val="center"/>
          </w:tcPr>
          <w:p w14:paraId="0000014A" w14:textId="0F05B78B" w:rsidR="001D5C46" w:rsidRDefault="00D2411E">
            <w:pPr>
              <w:spacing w:line="480" w:lineRule="auto"/>
              <w:jc w:val="center"/>
              <w:rPr>
                <w:del w:id="6007" w:author="Billy Mitchell" w:date="2021-04-22T14:10:00Z"/>
                <w:color w:val="000000"/>
              </w:rPr>
            </w:pPr>
            <w:del w:id="6008" w:author="Billy Mitchell" w:date="2021-04-22T14:10:00Z">
              <w:r>
                <w:rPr>
                  <w:color w:val="000000"/>
                </w:rPr>
                <w:delText> </w:delText>
              </w:r>
            </w:del>
          </w:p>
        </w:tc>
        <w:tc>
          <w:tcPr>
            <w:tcW w:w="1340" w:type="dxa"/>
            <w:tcBorders>
              <w:top w:val="single" w:sz="4" w:space="0" w:color="000000"/>
              <w:left w:val="nil"/>
              <w:bottom w:val="nil"/>
              <w:right w:val="nil"/>
            </w:tcBorders>
            <w:shd w:val="clear" w:color="auto" w:fill="auto"/>
            <w:vAlign w:val="center"/>
          </w:tcPr>
          <w:p w14:paraId="0000014B" w14:textId="0EC98C41" w:rsidR="001D5C46" w:rsidRDefault="00D2411E">
            <w:pPr>
              <w:spacing w:line="480" w:lineRule="auto"/>
              <w:jc w:val="center"/>
              <w:rPr>
                <w:del w:id="6009" w:author="Billy Mitchell" w:date="2021-04-22T14:10:00Z"/>
                <w:color w:val="000000"/>
              </w:rPr>
            </w:pPr>
            <w:del w:id="6010" w:author="Billy Mitchell" w:date="2021-04-22T14:10:00Z">
              <w:r>
                <w:rPr>
                  <w:color w:val="000000"/>
                </w:rPr>
                <w:delText> </w:delText>
              </w:r>
            </w:del>
          </w:p>
        </w:tc>
        <w:tc>
          <w:tcPr>
            <w:tcW w:w="1340" w:type="dxa"/>
            <w:tcBorders>
              <w:top w:val="single" w:sz="4" w:space="0" w:color="000000"/>
              <w:left w:val="nil"/>
              <w:bottom w:val="nil"/>
              <w:right w:val="nil"/>
            </w:tcBorders>
            <w:shd w:val="clear" w:color="auto" w:fill="auto"/>
            <w:vAlign w:val="center"/>
          </w:tcPr>
          <w:p w14:paraId="0000014C" w14:textId="5BA42B0D" w:rsidR="001D5C46" w:rsidRDefault="00D2411E">
            <w:pPr>
              <w:spacing w:line="480" w:lineRule="auto"/>
              <w:jc w:val="center"/>
              <w:rPr>
                <w:del w:id="6011" w:author="Billy Mitchell" w:date="2021-04-22T14:10:00Z"/>
                <w:color w:val="000000"/>
              </w:rPr>
            </w:pPr>
            <w:del w:id="6012" w:author="Billy Mitchell" w:date="2021-04-22T14:10:00Z">
              <w:r>
                <w:rPr>
                  <w:color w:val="000000"/>
                </w:rPr>
                <w:delText> </w:delText>
              </w:r>
            </w:del>
          </w:p>
        </w:tc>
      </w:tr>
      <w:tr w:rsidR="001D5C46" w14:paraId="44702CB2" w14:textId="77777777">
        <w:trPr>
          <w:trHeight w:val="360"/>
          <w:del w:id="6013" w:author="Billy Mitchell" w:date="2021-04-22T14:10:00Z"/>
        </w:trPr>
        <w:tc>
          <w:tcPr>
            <w:tcW w:w="4000" w:type="dxa"/>
            <w:tcBorders>
              <w:top w:val="nil"/>
              <w:left w:val="nil"/>
              <w:bottom w:val="nil"/>
              <w:right w:val="nil"/>
            </w:tcBorders>
            <w:shd w:val="clear" w:color="auto" w:fill="auto"/>
            <w:vAlign w:val="center"/>
          </w:tcPr>
          <w:p w14:paraId="0000014D" w14:textId="047B6D1B" w:rsidR="001D5C46" w:rsidRDefault="00D2411E">
            <w:pPr>
              <w:spacing w:line="480" w:lineRule="auto"/>
              <w:rPr>
                <w:del w:id="6014" w:author="Billy Mitchell" w:date="2021-04-22T14:10:00Z"/>
                <w:color w:val="000000"/>
              </w:rPr>
            </w:pPr>
            <w:del w:id="6015" w:author="Billy Mitchell" w:date="2021-04-22T14:10:00Z">
              <w:r>
                <w:rPr>
                  <w:color w:val="000000"/>
                </w:rPr>
                <w:delText>Error: Within</w:delText>
              </w:r>
            </w:del>
          </w:p>
        </w:tc>
        <w:tc>
          <w:tcPr>
            <w:tcW w:w="1340" w:type="dxa"/>
            <w:tcBorders>
              <w:top w:val="nil"/>
              <w:left w:val="nil"/>
              <w:bottom w:val="nil"/>
              <w:right w:val="nil"/>
            </w:tcBorders>
            <w:shd w:val="clear" w:color="auto" w:fill="auto"/>
            <w:vAlign w:val="center"/>
          </w:tcPr>
          <w:p w14:paraId="0000014E" w14:textId="599B0BCD" w:rsidR="001D5C46" w:rsidRDefault="001D5C46">
            <w:pPr>
              <w:spacing w:line="480" w:lineRule="auto"/>
              <w:rPr>
                <w:del w:id="6016" w:author="Billy Mitchell" w:date="2021-04-22T14:10:00Z"/>
                <w:color w:val="000000"/>
              </w:rPr>
            </w:pPr>
          </w:p>
        </w:tc>
        <w:tc>
          <w:tcPr>
            <w:tcW w:w="1340" w:type="dxa"/>
            <w:tcBorders>
              <w:top w:val="nil"/>
              <w:left w:val="nil"/>
              <w:bottom w:val="nil"/>
              <w:right w:val="nil"/>
            </w:tcBorders>
            <w:shd w:val="clear" w:color="auto" w:fill="auto"/>
            <w:vAlign w:val="center"/>
          </w:tcPr>
          <w:p w14:paraId="0000014F" w14:textId="2DE693E8" w:rsidR="001D5C46" w:rsidRDefault="001D5C46">
            <w:pPr>
              <w:spacing w:line="480" w:lineRule="auto"/>
              <w:jc w:val="center"/>
              <w:rPr>
                <w:del w:id="6017" w:author="Billy Mitchell" w:date="2021-04-22T14:10:00Z"/>
              </w:rPr>
            </w:pPr>
          </w:p>
        </w:tc>
        <w:tc>
          <w:tcPr>
            <w:tcW w:w="1340" w:type="dxa"/>
            <w:tcBorders>
              <w:top w:val="nil"/>
              <w:left w:val="nil"/>
              <w:bottom w:val="nil"/>
              <w:right w:val="nil"/>
            </w:tcBorders>
            <w:shd w:val="clear" w:color="auto" w:fill="auto"/>
            <w:vAlign w:val="center"/>
          </w:tcPr>
          <w:p w14:paraId="00000150" w14:textId="0384E3D8" w:rsidR="001D5C46" w:rsidRDefault="001D5C46">
            <w:pPr>
              <w:spacing w:line="480" w:lineRule="auto"/>
              <w:jc w:val="center"/>
              <w:rPr>
                <w:del w:id="6018" w:author="Billy Mitchell" w:date="2021-04-22T14:10:00Z"/>
              </w:rPr>
            </w:pPr>
          </w:p>
        </w:tc>
        <w:tc>
          <w:tcPr>
            <w:tcW w:w="1340" w:type="dxa"/>
            <w:tcBorders>
              <w:top w:val="nil"/>
              <w:left w:val="nil"/>
              <w:bottom w:val="nil"/>
              <w:right w:val="nil"/>
            </w:tcBorders>
            <w:shd w:val="clear" w:color="auto" w:fill="auto"/>
            <w:vAlign w:val="center"/>
          </w:tcPr>
          <w:p w14:paraId="00000151" w14:textId="05E69B6A" w:rsidR="001D5C46" w:rsidRDefault="001D5C46">
            <w:pPr>
              <w:spacing w:line="480" w:lineRule="auto"/>
              <w:jc w:val="center"/>
              <w:rPr>
                <w:del w:id="6019" w:author="Billy Mitchell" w:date="2021-04-22T14:10:00Z"/>
              </w:rPr>
            </w:pPr>
          </w:p>
        </w:tc>
        <w:tc>
          <w:tcPr>
            <w:tcW w:w="1340" w:type="dxa"/>
            <w:tcBorders>
              <w:top w:val="nil"/>
              <w:left w:val="nil"/>
              <w:bottom w:val="nil"/>
              <w:right w:val="nil"/>
            </w:tcBorders>
            <w:shd w:val="clear" w:color="auto" w:fill="auto"/>
            <w:vAlign w:val="center"/>
          </w:tcPr>
          <w:p w14:paraId="00000152" w14:textId="784B1305" w:rsidR="001D5C46" w:rsidRDefault="001D5C46">
            <w:pPr>
              <w:spacing w:line="480" w:lineRule="auto"/>
              <w:jc w:val="center"/>
              <w:rPr>
                <w:del w:id="6020" w:author="Billy Mitchell" w:date="2021-04-22T14:10:00Z"/>
              </w:rPr>
            </w:pPr>
          </w:p>
        </w:tc>
        <w:tc>
          <w:tcPr>
            <w:tcW w:w="1340" w:type="dxa"/>
            <w:tcBorders>
              <w:top w:val="nil"/>
              <w:left w:val="nil"/>
              <w:bottom w:val="nil"/>
              <w:right w:val="nil"/>
            </w:tcBorders>
            <w:shd w:val="clear" w:color="auto" w:fill="auto"/>
            <w:vAlign w:val="center"/>
          </w:tcPr>
          <w:p w14:paraId="00000153" w14:textId="2584C85D" w:rsidR="001D5C46" w:rsidRDefault="001D5C46">
            <w:pPr>
              <w:spacing w:line="480" w:lineRule="auto"/>
              <w:jc w:val="center"/>
              <w:rPr>
                <w:del w:id="6021" w:author="Billy Mitchell" w:date="2021-04-22T14:10:00Z"/>
              </w:rPr>
            </w:pPr>
          </w:p>
        </w:tc>
        <w:tc>
          <w:tcPr>
            <w:tcW w:w="1340" w:type="dxa"/>
            <w:tcBorders>
              <w:top w:val="nil"/>
              <w:left w:val="nil"/>
              <w:bottom w:val="nil"/>
              <w:right w:val="nil"/>
            </w:tcBorders>
            <w:shd w:val="clear" w:color="auto" w:fill="auto"/>
            <w:vAlign w:val="center"/>
          </w:tcPr>
          <w:p w14:paraId="00000154" w14:textId="24770159" w:rsidR="001D5C46" w:rsidRDefault="001D5C46">
            <w:pPr>
              <w:spacing w:line="480" w:lineRule="auto"/>
              <w:jc w:val="center"/>
              <w:rPr>
                <w:del w:id="6022" w:author="Billy Mitchell" w:date="2021-04-22T14:10:00Z"/>
              </w:rPr>
            </w:pPr>
          </w:p>
        </w:tc>
      </w:tr>
      <w:tr w:rsidR="001D5C46" w14:paraId="566A5F69" w14:textId="77777777">
        <w:trPr>
          <w:trHeight w:val="735"/>
          <w:del w:id="6023" w:author="Billy Mitchell" w:date="2021-04-22T14:10:00Z"/>
        </w:trPr>
        <w:tc>
          <w:tcPr>
            <w:tcW w:w="4000" w:type="dxa"/>
            <w:tcBorders>
              <w:top w:val="single" w:sz="4" w:space="0" w:color="000000"/>
              <w:left w:val="nil"/>
              <w:bottom w:val="nil"/>
              <w:right w:val="nil"/>
            </w:tcBorders>
            <w:shd w:val="clear" w:color="auto" w:fill="auto"/>
            <w:vAlign w:val="center"/>
          </w:tcPr>
          <w:p w14:paraId="00000155" w14:textId="7E45704B" w:rsidR="001D5C46" w:rsidRDefault="00D2411E">
            <w:pPr>
              <w:spacing w:line="480" w:lineRule="auto"/>
              <w:jc w:val="center"/>
              <w:rPr>
                <w:del w:id="6024" w:author="Billy Mitchell" w:date="2021-04-22T14:10:00Z"/>
                <w:color w:val="000000"/>
              </w:rPr>
            </w:pPr>
            <w:del w:id="6025" w:author="Billy Mitchell" w:date="2021-04-22T14:10:00Z">
              <w:r>
                <w:rPr>
                  <w:color w:val="000000"/>
                </w:rPr>
                <w:delText>Variable</w:delText>
              </w:r>
            </w:del>
          </w:p>
        </w:tc>
        <w:tc>
          <w:tcPr>
            <w:tcW w:w="1340" w:type="dxa"/>
            <w:tcBorders>
              <w:top w:val="single" w:sz="4" w:space="0" w:color="000000"/>
              <w:left w:val="nil"/>
              <w:bottom w:val="nil"/>
              <w:right w:val="nil"/>
            </w:tcBorders>
            <w:shd w:val="clear" w:color="auto" w:fill="auto"/>
            <w:vAlign w:val="center"/>
          </w:tcPr>
          <w:p w14:paraId="00000156" w14:textId="20763432" w:rsidR="001D5C46" w:rsidRDefault="00D2411E">
            <w:pPr>
              <w:spacing w:line="480" w:lineRule="auto"/>
              <w:jc w:val="center"/>
              <w:rPr>
                <w:del w:id="6026" w:author="Billy Mitchell" w:date="2021-04-22T14:10:00Z"/>
                <w:color w:val="000000"/>
              </w:rPr>
            </w:pPr>
            <w:del w:id="6027" w:author="Billy Mitchell" w:date="2021-04-22T14:10:00Z">
              <w:r>
                <w:rPr>
                  <w:color w:val="000000"/>
                </w:rPr>
                <w:delText>Sum of Squares</w:delText>
              </w:r>
            </w:del>
          </w:p>
        </w:tc>
        <w:tc>
          <w:tcPr>
            <w:tcW w:w="1340" w:type="dxa"/>
            <w:tcBorders>
              <w:top w:val="single" w:sz="4" w:space="0" w:color="000000"/>
              <w:left w:val="nil"/>
              <w:bottom w:val="nil"/>
              <w:right w:val="nil"/>
            </w:tcBorders>
            <w:shd w:val="clear" w:color="auto" w:fill="auto"/>
            <w:vAlign w:val="center"/>
          </w:tcPr>
          <w:p w14:paraId="00000157" w14:textId="6C0BECED" w:rsidR="001D5C46" w:rsidRDefault="00D2411E">
            <w:pPr>
              <w:spacing w:line="480" w:lineRule="auto"/>
              <w:jc w:val="center"/>
              <w:rPr>
                <w:del w:id="6028" w:author="Billy Mitchell" w:date="2021-04-22T14:10:00Z"/>
                <w:i/>
                <w:color w:val="000000"/>
              </w:rPr>
            </w:pPr>
            <w:del w:id="6029" w:author="Billy Mitchell" w:date="2021-04-22T14:10:00Z">
              <w:r>
                <w:rPr>
                  <w:i/>
                  <w:color w:val="000000"/>
                </w:rPr>
                <w:delText>df</w:delText>
              </w:r>
            </w:del>
          </w:p>
        </w:tc>
        <w:tc>
          <w:tcPr>
            <w:tcW w:w="1340" w:type="dxa"/>
            <w:tcBorders>
              <w:top w:val="single" w:sz="4" w:space="0" w:color="000000"/>
              <w:left w:val="nil"/>
              <w:bottom w:val="nil"/>
              <w:right w:val="nil"/>
            </w:tcBorders>
            <w:shd w:val="clear" w:color="auto" w:fill="auto"/>
            <w:vAlign w:val="center"/>
          </w:tcPr>
          <w:p w14:paraId="00000158" w14:textId="2C31C625" w:rsidR="001D5C46" w:rsidRDefault="00D2411E">
            <w:pPr>
              <w:spacing w:line="480" w:lineRule="auto"/>
              <w:jc w:val="center"/>
              <w:rPr>
                <w:del w:id="6030" w:author="Billy Mitchell" w:date="2021-04-22T14:10:00Z"/>
                <w:color w:val="000000"/>
              </w:rPr>
            </w:pPr>
            <w:del w:id="6031" w:author="Billy Mitchell" w:date="2021-04-22T14:10:00Z">
              <w:r>
                <w:rPr>
                  <w:color w:val="000000"/>
                </w:rPr>
                <w:delText>Mean Square</w:delText>
              </w:r>
            </w:del>
          </w:p>
        </w:tc>
        <w:tc>
          <w:tcPr>
            <w:tcW w:w="1340" w:type="dxa"/>
            <w:tcBorders>
              <w:top w:val="single" w:sz="4" w:space="0" w:color="000000"/>
              <w:left w:val="nil"/>
              <w:bottom w:val="nil"/>
              <w:right w:val="nil"/>
            </w:tcBorders>
            <w:shd w:val="clear" w:color="auto" w:fill="auto"/>
            <w:vAlign w:val="center"/>
          </w:tcPr>
          <w:p w14:paraId="00000159" w14:textId="4D9D1AD0" w:rsidR="001D5C46" w:rsidRDefault="00D2411E">
            <w:pPr>
              <w:spacing w:line="480" w:lineRule="auto"/>
              <w:jc w:val="center"/>
              <w:rPr>
                <w:del w:id="6032" w:author="Billy Mitchell" w:date="2021-04-22T14:10:00Z"/>
                <w:i/>
                <w:color w:val="000000"/>
              </w:rPr>
            </w:pPr>
            <w:del w:id="6033" w:author="Billy Mitchell" w:date="2021-04-22T14:10:00Z">
              <w:r>
                <w:rPr>
                  <w:i/>
                  <w:color w:val="000000"/>
                </w:rPr>
                <w:delText>F</w:delText>
              </w:r>
            </w:del>
          </w:p>
        </w:tc>
        <w:tc>
          <w:tcPr>
            <w:tcW w:w="1340" w:type="dxa"/>
            <w:tcBorders>
              <w:top w:val="single" w:sz="4" w:space="0" w:color="000000"/>
              <w:left w:val="nil"/>
              <w:bottom w:val="nil"/>
              <w:right w:val="nil"/>
            </w:tcBorders>
            <w:shd w:val="clear" w:color="auto" w:fill="auto"/>
            <w:vAlign w:val="center"/>
          </w:tcPr>
          <w:p w14:paraId="0000015A" w14:textId="1062D76F" w:rsidR="001D5C46" w:rsidRDefault="00D2411E">
            <w:pPr>
              <w:spacing w:line="480" w:lineRule="auto"/>
              <w:jc w:val="center"/>
              <w:rPr>
                <w:del w:id="6034" w:author="Billy Mitchell" w:date="2021-04-22T14:10:00Z"/>
                <w:i/>
                <w:color w:val="000000"/>
              </w:rPr>
            </w:pPr>
            <w:del w:id="6035" w:author="Billy Mitchell" w:date="2021-04-22T14:10:00Z">
              <w:r>
                <w:rPr>
                  <w:i/>
                  <w:color w:val="000000"/>
                </w:rPr>
                <w:delText>p</w:delText>
              </w:r>
            </w:del>
          </w:p>
        </w:tc>
        <w:tc>
          <w:tcPr>
            <w:tcW w:w="1340" w:type="dxa"/>
            <w:tcBorders>
              <w:top w:val="single" w:sz="4" w:space="0" w:color="000000"/>
              <w:left w:val="nil"/>
              <w:bottom w:val="nil"/>
              <w:right w:val="nil"/>
            </w:tcBorders>
            <w:shd w:val="clear" w:color="auto" w:fill="auto"/>
            <w:vAlign w:val="center"/>
          </w:tcPr>
          <w:p w14:paraId="0000015B" w14:textId="1AD21E1D" w:rsidR="001D5C46" w:rsidRDefault="00D2411E">
            <w:pPr>
              <w:spacing w:line="480" w:lineRule="auto"/>
              <w:jc w:val="center"/>
              <w:rPr>
                <w:del w:id="6036" w:author="Billy Mitchell" w:date="2021-04-22T14:10:00Z"/>
                <w:color w:val="000000"/>
              </w:rPr>
            </w:pPr>
            <w:del w:id="6037" w:author="Billy Mitchell" w:date="2021-04-22T14:10:00Z">
              <w:r>
                <w:rPr>
                  <w:color w:val="000000"/>
                </w:rPr>
                <w:delText>partial ω</w:delText>
              </w:r>
              <w:r>
                <w:rPr>
                  <w:color w:val="000000"/>
                  <w:vertAlign w:val="superscript"/>
                </w:rPr>
                <w:delText>2</w:delText>
              </w:r>
            </w:del>
          </w:p>
        </w:tc>
        <w:tc>
          <w:tcPr>
            <w:tcW w:w="1340" w:type="dxa"/>
            <w:tcBorders>
              <w:top w:val="single" w:sz="4" w:space="0" w:color="000000"/>
              <w:left w:val="nil"/>
              <w:bottom w:val="nil"/>
              <w:right w:val="nil"/>
            </w:tcBorders>
            <w:shd w:val="clear" w:color="auto" w:fill="auto"/>
            <w:vAlign w:val="center"/>
          </w:tcPr>
          <w:p w14:paraId="0000015C" w14:textId="6302D22A" w:rsidR="001D5C46" w:rsidRDefault="00D2411E">
            <w:pPr>
              <w:spacing w:line="480" w:lineRule="auto"/>
              <w:jc w:val="center"/>
              <w:rPr>
                <w:del w:id="6038" w:author="Billy Mitchell" w:date="2021-04-22T14:10:00Z"/>
                <w:color w:val="000000"/>
              </w:rPr>
            </w:pPr>
            <w:del w:id="6039" w:author="Billy Mitchell" w:date="2021-04-22T14:10:00Z">
              <w:r>
                <w:rPr>
                  <w:color w:val="000000"/>
                </w:rPr>
                <w:delText>Cohen's F</w:delText>
              </w:r>
            </w:del>
          </w:p>
        </w:tc>
      </w:tr>
      <w:tr w:rsidR="001D5C46" w14:paraId="22F92DE5" w14:textId="77777777">
        <w:trPr>
          <w:trHeight w:val="360"/>
          <w:del w:id="6040" w:author="Billy Mitchell" w:date="2021-04-22T14:10:00Z"/>
        </w:trPr>
        <w:tc>
          <w:tcPr>
            <w:tcW w:w="4000" w:type="dxa"/>
            <w:tcBorders>
              <w:top w:val="single" w:sz="4" w:space="0" w:color="000000"/>
              <w:left w:val="nil"/>
              <w:bottom w:val="nil"/>
              <w:right w:val="nil"/>
            </w:tcBorders>
            <w:shd w:val="clear" w:color="auto" w:fill="auto"/>
            <w:vAlign w:val="center"/>
          </w:tcPr>
          <w:p w14:paraId="0000015D" w14:textId="57B827FE" w:rsidR="001D5C46" w:rsidRDefault="00D2411E">
            <w:pPr>
              <w:spacing w:line="480" w:lineRule="auto"/>
              <w:jc w:val="center"/>
              <w:rPr>
                <w:del w:id="6041" w:author="Billy Mitchell" w:date="2021-04-22T14:10:00Z"/>
                <w:color w:val="000000"/>
              </w:rPr>
            </w:pPr>
            <w:del w:id="6042" w:author="Billy Mitchell" w:date="2021-04-22T14:10:00Z">
              <w:r>
                <w:rPr>
                  <w:color w:val="000000"/>
                </w:rPr>
                <w:delText>ROI</w:delText>
              </w:r>
            </w:del>
          </w:p>
        </w:tc>
        <w:tc>
          <w:tcPr>
            <w:tcW w:w="1340" w:type="dxa"/>
            <w:tcBorders>
              <w:top w:val="single" w:sz="4" w:space="0" w:color="000000"/>
              <w:left w:val="nil"/>
              <w:bottom w:val="nil"/>
              <w:right w:val="nil"/>
            </w:tcBorders>
            <w:shd w:val="clear" w:color="auto" w:fill="auto"/>
            <w:vAlign w:val="center"/>
          </w:tcPr>
          <w:p w14:paraId="0000015E" w14:textId="22701C58" w:rsidR="001D5C46" w:rsidRDefault="00D2411E">
            <w:pPr>
              <w:spacing w:line="480" w:lineRule="auto"/>
              <w:jc w:val="center"/>
              <w:rPr>
                <w:del w:id="6043" w:author="Billy Mitchell" w:date="2021-04-22T14:10:00Z"/>
                <w:color w:val="000000"/>
              </w:rPr>
            </w:pPr>
            <w:del w:id="6044" w:author="Billy Mitchell" w:date="2021-04-22T14:10:00Z">
              <w:r>
                <w:rPr>
                  <w:color w:val="000000"/>
                </w:rPr>
                <w:delText>5.0</w:delText>
              </w:r>
            </w:del>
          </w:p>
        </w:tc>
        <w:tc>
          <w:tcPr>
            <w:tcW w:w="1340" w:type="dxa"/>
            <w:tcBorders>
              <w:top w:val="single" w:sz="4" w:space="0" w:color="000000"/>
              <w:left w:val="nil"/>
              <w:bottom w:val="nil"/>
              <w:right w:val="nil"/>
            </w:tcBorders>
            <w:shd w:val="clear" w:color="auto" w:fill="auto"/>
            <w:vAlign w:val="center"/>
          </w:tcPr>
          <w:p w14:paraId="0000015F" w14:textId="663EF5F6" w:rsidR="001D5C46" w:rsidRDefault="00D2411E">
            <w:pPr>
              <w:spacing w:line="480" w:lineRule="auto"/>
              <w:jc w:val="center"/>
              <w:rPr>
                <w:del w:id="6045" w:author="Billy Mitchell" w:date="2021-04-22T14:10:00Z"/>
                <w:color w:val="000000"/>
              </w:rPr>
            </w:pPr>
            <w:del w:id="6046" w:author="Billy Mitchell" w:date="2021-04-22T14:10:00Z">
              <w:r>
                <w:rPr>
                  <w:color w:val="000000"/>
                </w:rPr>
                <w:delText>2</w:delText>
              </w:r>
            </w:del>
          </w:p>
        </w:tc>
        <w:tc>
          <w:tcPr>
            <w:tcW w:w="1340" w:type="dxa"/>
            <w:tcBorders>
              <w:top w:val="single" w:sz="4" w:space="0" w:color="000000"/>
              <w:left w:val="nil"/>
              <w:bottom w:val="nil"/>
              <w:right w:val="nil"/>
            </w:tcBorders>
            <w:shd w:val="clear" w:color="auto" w:fill="auto"/>
            <w:vAlign w:val="center"/>
          </w:tcPr>
          <w:p w14:paraId="00000160" w14:textId="7C5C8D58" w:rsidR="001D5C46" w:rsidRDefault="00D2411E">
            <w:pPr>
              <w:spacing w:line="480" w:lineRule="auto"/>
              <w:jc w:val="center"/>
              <w:rPr>
                <w:del w:id="6047" w:author="Billy Mitchell" w:date="2021-04-22T14:10:00Z"/>
                <w:color w:val="000000"/>
              </w:rPr>
            </w:pPr>
            <w:del w:id="6048" w:author="Billy Mitchell" w:date="2021-04-22T14:10:00Z">
              <w:r>
                <w:rPr>
                  <w:color w:val="000000"/>
                </w:rPr>
                <w:delText>2.36</w:delText>
              </w:r>
            </w:del>
          </w:p>
        </w:tc>
        <w:tc>
          <w:tcPr>
            <w:tcW w:w="1340" w:type="dxa"/>
            <w:tcBorders>
              <w:top w:val="single" w:sz="4" w:space="0" w:color="000000"/>
              <w:left w:val="nil"/>
              <w:bottom w:val="nil"/>
              <w:right w:val="nil"/>
            </w:tcBorders>
            <w:shd w:val="clear" w:color="auto" w:fill="auto"/>
            <w:vAlign w:val="center"/>
          </w:tcPr>
          <w:p w14:paraId="00000161" w14:textId="5172D583" w:rsidR="001D5C46" w:rsidRDefault="00D2411E">
            <w:pPr>
              <w:spacing w:line="480" w:lineRule="auto"/>
              <w:jc w:val="center"/>
              <w:rPr>
                <w:del w:id="6049" w:author="Billy Mitchell" w:date="2021-04-22T14:10:00Z"/>
                <w:color w:val="000000"/>
              </w:rPr>
            </w:pPr>
            <w:del w:id="6050" w:author="Billy Mitchell" w:date="2021-04-22T14:10:00Z">
              <w:r>
                <w:rPr>
                  <w:color w:val="000000"/>
                </w:rPr>
                <w:delText>17.60</w:delText>
              </w:r>
            </w:del>
          </w:p>
        </w:tc>
        <w:tc>
          <w:tcPr>
            <w:tcW w:w="1340" w:type="dxa"/>
            <w:tcBorders>
              <w:top w:val="single" w:sz="4" w:space="0" w:color="000000"/>
              <w:left w:val="nil"/>
              <w:bottom w:val="nil"/>
              <w:right w:val="nil"/>
            </w:tcBorders>
            <w:shd w:val="clear" w:color="auto" w:fill="auto"/>
            <w:vAlign w:val="center"/>
          </w:tcPr>
          <w:p w14:paraId="00000162" w14:textId="1F189773" w:rsidR="001D5C46" w:rsidRDefault="00D2411E">
            <w:pPr>
              <w:spacing w:line="480" w:lineRule="auto"/>
              <w:jc w:val="center"/>
              <w:rPr>
                <w:del w:id="6051" w:author="Billy Mitchell" w:date="2021-04-22T14:10:00Z"/>
                <w:color w:val="000000"/>
              </w:rPr>
            </w:pPr>
            <w:del w:id="6052" w:author="Billy Mitchell" w:date="2021-04-22T14:10:00Z">
              <w:r>
                <w:rPr>
                  <w:color w:val="000000"/>
                </w:rPr>
                <w:delText>&lt; 0.001</w:delText>
              </w:r>
            </w:del>
          </w:p>
        </w:tc>
        <w:tc>
          <w:tcPr>
            <w:tcW w:w="1340" w:type="dxa"/>
            <w:tcBorders>
              <w:top w:val="single" w:sz="4" w:space="0" w:color="000000"/>
              <w:left w:val="nil"/>
              <w:bottom w:val="nil"/>
              <w:right w:val="nil"/>
            </w:tcBorders>
            <w:shd w:val="clear" w:color="auto" w:fill="auto"/>
            <w:vAlign w:val="center"/>
          </w:tcPr>
          <w:p w14:paraId="00000163" w14:textId="355A14BD" w:rsidR="001D5C46" w:rsidRDefault="00D2411E">
            <w:pPr>
              <w:spacing w:line="480" w:lineRule="auto"/>
              <w:jc w:val="center"/>
              <w:rPr>
                <w:del w:id="6053" w:author="Billy Mitchell" w:date="2021-04-22T14:10:00Z"/>
                <w:color w:val="000000"/>
              </w:rPr>
            </w:pPr>
            <w:del w:id="6054" w:author="Billy Mitchell" w:date="2021-04-22T14:10:00Z">
              <w:r>
                <w:rPr>
                  <w:color w:val="000000"/>
                </w:rPr>
                <w:delText>0.004</w:delText>
              </w:r>
            </w:del>
          </w:p>
        </w:tc>
        <w:tc>
          <w:tcPr>
            <w:tcW w:w="1340" w:type="dxa"/>
            <w:tcBorders>
              <w:top w:val="single" w:sz="4" w:space="0" w:color="000000"/>
              <w:left w:val="nil"/>
              <w:bottom w:val="nil"/>
              <w:right w:val="nil"/>
            </w:tcBorders>
            <w:shd w:val="clear" w:color="auto" w:fill="auto"/>
            <w:vAlign w:val="center"/>
          </w:tcPr>
          <w:p w14:paraId="00000164" w14:textId="542983F5" w:rsidR="001D5C46" w:rsidRDefault="00D2411E">
            <w:pPr>
              <w:spacing w:line="480" w:lineRule="auto"/>
              <w:jc w:val="center"/>
              <w:rPr>
                <w:del w:id="6055" w:author="Billy Mitchell" w:date="2021-04-22T14:10:00Z"/>
                <w:color w:val="000000"/>
              </w:rPr>
            </w:pPr>
            <w:del w:id="6056" w:author="Billy Mitchell" w:date="2021-04-22T14:10:00Z">
              <w:r>
                <w:rPr>
                  <w:color w:val="000000"/>
                </w:rPr>
                <w:delText>0.068</w:delText>
              </w:r>
            </w:del>
          </w:p>
        </w:tc>
      </w:tr>
      <w:tr w:rsidR="001D5C46" w14:paraId="4E8308A1" w14:textId="77777777">
        <w:trPr>
          <w:trHeight w:val="360"/>
          <w:del w:id="6057" w:author="Billy Mitchell" w:date="2021-04-22T14:10:00Z"/>
        </w:trPr>
        <w:tc>
          <w:tcPr>
            <w:tcW w:w="4000" w:type="dxa"/>
            <w:tcBorders>
              <w:top w:val="nil"/>
              <w:left w:val="nil"/>
              <w:bottom w:val="nil"/>
              <w:right w:val="nil"/>
            </w:tcBorders>
            <w:shd w:val="clear" w:color="auto" w:fill="auto"/>
            <w:vAlign w:val="center"/>
          </w:tcPr>
          <w:p w14:paraId="00000165" w14:textId="6CBF6548" w:rsidR="001D5C46" w:rsidRDefault="00D2411E">
            <w:pPr>
              <w:spacing w:line="480" w:lineRule="auto"/>
              <w:jc w:val="center"/>
              <w:rPr>
                <w:del w:id="6058" w:author="Billy Mitchell" w:date="2021-04-22T14:10:00Z"/>
                <w:color w:val="000000"/>
              </w:rPr>
            </w:pPr>
            <w:del w:id="6059" w:author="Billy Mitchell" w:date="2021-04-22T14:10:00Z">
              <w:r>
                <w:rPr>
                  <w:color w:val="000000"/>
                </w:rPr>
                <w:delText>Valence</w:delText>
              </w:r>
            </w:del>
          </w:p>
        </w:tc>
        <w:tc>
          <w:tcPr>
            <w:tcW w:w="1340" w:type="dxa"/>
            <w:tcBorders>
              <w:top w:val="nil"/>
              <w:left w:val="nil"/>
              <w:bottom w:val="nil"/>
              <w:right w:val="nil"/>
            </w:tcBorders>
            <w:shd w:val="clear" w:color="auto" w:fill="auto"/>
            <w:vAlign w:val="center"/>
          </w:tcPr>
          <w:p w14:paraId="00000166" w14:textId="4D072A06" w:rsidR="001D5C46" w:rsidRDefault="00D2411E">
            <w:pPr>
              <w:spacing w:line="480" w:lineRule="auto"/>
              <w:jc w:val="center"/>
              <w:rPr>
                <w:del w:id="6060" w:author="Billy Mitchell" w:date="2021-04-22T14:10:00Z"/>
                <w:color w:val="000000"/>
              </w:rPr>
            </w:pPr>
            <w:del w:id="6061" w:author="Billy Mitchell" w:date="2021-04-22T14:10:00Z">
              <w:r>
                <w:rPr>
                  <w:color w:val="000000"/>
                </w:rPr>
                <w:delText>1.0</w:delText>
              </w:r>
            </w:del>
          </w:p>
        </w:tc>
        <w:tc>
          <w:tcPr>
            <w:tcW w:w="1340" w:type="dxa"/>
            <w:tcBorders>
              <w:top w:val="nil"/>
              <w:left w:val="nil"/>
              <w:bottom w:val="nil"/>
              <w:right w:val="nil"/>
            </w:tcBorders>
            <w:shd w:val="clear" w:color="auto" w:fill="auto"/>
            <w:vAlign w:val="center"/>
          </w:tcPr>
          <w:p w14:paraId="00000167" w14:textId="6BE43009" w:rsidR="001D5C46" w:rsidRDefault="00D2411E">
            <w:pPr>
              <w:spacing w:line="480" w:lineRule="auto"/>
              <w:jc w:val="center"/>
              <w:rPr>
                <w:del w:id="6062" w:author="Billy Mitchell" w:date="2021-04-22T14:10:00Z"/>
                <w:color w:val="000000"/>
              </w:rPr>
            </w:pPr>
            <w:del w:id="6063" w:author="Billy Mitchell" w:date="2021-04-22T14:10:00Z">
              <w:r>
                <w:rPr>
                  <w:color w:val="000000"/>
                </w:rPr>
                <w:delText>1</w:delText>
              </w:r>
            </w:del>
          </w:p>
        </w:tc>
        <w:tc>
          <w:tcPr>
            <w:tcW w:w="1340" w:type="dxa"/>
            <w:tcBorders>
              <w:top w:val="nil"/>
              <w:left w:val="nil"/>
              <w:bottom w:val="nil"/>
              <w:right w:val="nil"/>
            </w:tcBorders>
            <w:shd w:val="clear" w:color="auto" w:fill="auto"/>
            <w:vAlign w:val="center"/>
          </w:tcPr>
          <w:p w14:paraId="00000168" w14:textId="410CEE99" w:rsidR="001D5C46" w:rsidRDefault="00D2411E">
            <w:pPr>
              <w:spacing w:line="480" w:lineRule="auto"/>
              <w:jc w:val="center"/>
              <w:rPr>
                <w:del w:id="6064" w:author="Billy Mitchell" w:date="2021-04-22T14:10:00Z"/>
                <w:color w:val="000000"/>
              </w:rPr>
            </w:pPr>
            <w:del w:id="6065" w:author="Billy Mitchell" w:date="2021-04-22T14:10:00Z">
              <w:r>
                <w:rPr>
                  <w:color w:val="000000"/>
                </w:rPr>
                <w:delText>1.09</w:delText>
              </w:r>
            </w:del>
          </w:p>
        </w:tc>
        <w:tc>
          <w:tcPr>
            <w:tcW w:w="1340" w:type="dxa"/>
            <w:tcBorders>
              <w:top w:val="nil"/>
              <w:left w:val="nil"/>
              <w:bottom w:val="nil"/>
              <w:right w:val="nil"/>
            </w:tcBorders>
            <w:shd w:val="clear" w:color="auto" w:fill="auto"/>
            <w:vAlign w:val="center"/>
          </w:tcPr>
          <w:p w14:paraId="00000169" w14:textId="5ED123DD" w:rsidR="001D5C46" w:rsidRDefault="00D2411E">
            <w:pPr>
              <w:spacing w:line="480" w:lineRule="auto"/>
              <w:jc w:val="center"/>
              <w:rPr>
                <w:del w:id="6066" w:author="Billy Mitchell" w:date="2021-04-22T14:10:00Z"/>
                <w:color w:val="000000"/>
              </w:rPr>
            </w:pPr>
            <w:del w:id="6067" w:author="Billy Mitchell" w:date="2021-04-22T14:10:00Z">
              <w:r>
                <w:rPr>
                  <w:color w:val="000000"/>
                </w:rPr>
                <w:delText>8.08</w:delText>
              </w:r>
            </w:del>
          </w:p>
        </w:tc>
        <w:tc>
          <w:tcPr>
            <w:tcW w:w="1340" w:type="dxa"/>
            <w:tcBorders>
              <w:top w:val="nil"/>
              <w:left w:val="nil"/>
              <w:bottom w:val="nil"/>
              <w:right w:val="nil"/>
            </w:tcBorders>
            <w:shd w:val="clear" w:color="auto" w:fill="auto"/>
            <w:vAlign w:val="center"/>
          </w:tcPr>
          <w:p w14:paraId="0000016A" w14:textId="386511B2" w:rsidR="001D5C46" w:rsidRDefault="00D2411E">
            <w:pPr>
              <w:spacing w:line="480" w:lineRule="auto"/>
              <w:jc w:val="center"/>
              <w:rPr>
                <w:del w:id="6068" w:author="Billy Mitchell" w:date="2021-04-22T14:10:00Z"/>
                <w:color w:val="000000"/>
              </w:rPr>
            </w:pPr>
            <w:del w:id="6069" w:author="Billy Mitchell" w:date="2021-04-22T14:10:00Z">
              <w:r>
                <w:rPr>
                  <w:color w:val="000000"/>
                </w:rPr>
                <w:delText>0.004</w:delText>
              </w:r>
            </w:del>
          </w:p>
        </w:tc>
        <w:tc>
          <w:tcPr>
            <w:tcW w:w="1340" w:type="dxa"/>
            <w:tcBorders>
              <w:top w:val="nil"/>
              <w:left w:val="nil"/>
              <w:bottom w:val="nil"/>
              <w:right w:val="nil"/>
            </w:tcBorders>
            <w:shd w:val="clear" w:color="auto" w:fill="auto"/>
            <w:vAlign w:val="center"/>
          </w:tcPr>
          <w:p w14:paraId="0000016B" w14:textId="176FA4A4" w:rsidR="001D5C46" w:rsidRDefault="00D2411E">
            <w:pPr>
              <w:spacing w:line="480" w:lineRule="auto"/>
              <w:jc w:val="center"/>
              <w:rPr>
                <w:del w:id="6070" w:author="Billy Mitchell" w:date="2021-04-22T14:10:00Z"/>
                <w:color w:val="000000"/>
              </w:rPr>
            </w:pPr>
            <w:del w:id="6071" w:author="Billy Mitchell" w:date="2021-04-22T14:10:00Z">
              <w:r>
                <w:rPr>
                  <w:color w:val="000000"/>
                </w:rPr>
                <w:delText>0.001</w:delText>
              </w:r>
            </w:del>
          </w:p>
        </w:tc>
        <w:tc>
          <w:tcPr>
            <w:tcW w:w="1340" w:type="dxa"/>
            <w:tcBorders>
              <w:top w:val="nil"/>
              <w:left w:val="nil"/>
              <w:bottom w:val="nil"/>
              <w:right w:val="nil"/>
            </w:tcBorders>
            <w:shd w:val="clear" w:color="auto" w:fill="auto"/>
            <w:vAlign w:val="center"/>
          </w:tcPr>
          <w:p w14:paraId="0000016C" w14:textId="55E92864" w:rsidR="001D5C46" w:rsidRDefault="00D2411E">
            <w:pPr>
              <w:spacing w:line="480" w:lineRule="auto"/>
              <w:jc w:val="center"/>
              <w:rPr>
                <w:del w:id="6072" w:author="Billy Mitchell" w:date="2021-04-22T14:10:00Z"/>
                <w:color w:val="000000"/>
              </w:rPr>
            </w:pPr>
            <w:del w:id="6073" w:author="Billy Mitchell" w:date="2021-04-22T14:10:00Z">
              <w:r>
                <w:rPr>
                  <w:color w:val="000000"/>
                </w:rPr>
                <w:delText>0.033</w:delText>
              </w:r>
            </w:del>
          </w:p>
        </w:tc>
      </w:tr>
      <w:tr w:rsidR="001D5C46" w14:paraId="0E1D3E07" w14:textId="77777777">
        <w:trPr>
          <w:trHeight w:val="360"/>
          <w:del w:id="6074" w:author="Billy Mitchell" w:date="2021-04-22T14:10:00Z"/>
        </w:trPr>
        <w:tc>
          <w:tcPr>
            <w:tcW w:w="4000" w:type="dxa"/>
            <w:tcBorders>
              <w:top w:val="nil"/>
              <w:left w:val="nil"/>
              <w:bottom w:val="nil"/>
              <w:right w:val="nil"/>
            </w:tcBorders>
            <w:shd w:val="clear" w:color="auto" w:fill="auto"/>
            <w:vAlign w:val="center"/>
          </w:tcPr>
          <w:p w14:paraId="0000016D" w14:textId="11595BFB" w:rsidR="001D5C46" w:rsidRDefault="00D2411E">
            <w:pPr>
              <w:spacing w:line="480" w:lineRule="auto"/>
              <w:jc w:val="center"/>
              <w:rPr>
                <w:del w:id="6075" w:author="Billy Mitchell" w:date="2021-04-22T14:10:00Z"/>
                <w:color w:val="000000"/>
              </w:rPr>
            </w:pPr>
            <w:del w:id="6076" w:author="Billy Mitchell" w:date="2021-04-22T14:10:00Z">
              <w:r>
                <w:rPr>
                  <w:color w:val="000000"/>
                </w:rPr>
                <w:delText>ROI : Age Group</w:delText>
              </w:r>
            </w:del>
          </w:p>
        </w:tc>
        <w:tc>
          <w:tcPr>
            <w:tcW w:w="1340" w:type="dxa"/>
            <w:tcBorders>
              <w:top w:val="nil"/>
              <w:left w:val="nil"/>
              <w:bottom w:val="nil"/>
              <w:right w:val="nil"/>
            </w:tcBorders>
            <w:shd w:val="clear" w:color="auto" w:fill="auto"/>
            <w:vAlign w:val="center"/>
          </w:tcPr>
          <w:p w14:paraId="0000016E" w14:textId="39E51612" w:rsidR="001D5C46" w:rsidRDefault="00D2411E">
            <w:pPr>
              <w:spacing w:line="480" w:lineRule="auto"/>
              <w:jc w:val="center"/>
              <w:rPr>
                <w:del w:id="6077" w:author="Billy Mitchell" w:date="2021-04-22T14:10:00Z"/>
                <w:color w:val="000000"/>
              </w:rPr>
            </w:pPr>
            <w:del w:id="6078" w:author="Billy Mitchell" w:date="2021-04-22T14:10:00Z">
              <w:r>
                <w:rPr>
                  <w:color w:val="000000"/>
                </w:rPr>
                <w:delText>2.0</w:delText>
              </w:r>
            </w:del>
          </w:p>
        </w:tc>
        <w:tc>
          <w:tcPr>
            <w:tcW w:w="1340" w:type="dxa"/>
            <w:tcBorders>
              <w:top w:val="nil"/>
              <w:left w:val="nil"/>
              <w:bottom w:val="nil"/>
              <w:right w:val="nil"/>
            </w:tcBorders>
            <w:shd w:val="clear" w:color="auto" w:fill="auto"/>
            <w:vAlign w:val="center"/>
          </w:tcPr>
          <w:p w14:paraId="0000016F" w14:textId="5ECDE1EF" w:rsidR="001D5C46" w:rsidRDefault="00D2411E">
            <w:pPr>
              <w:spacing w:line="480" w:lineRule="auto"/>
              <w:jc w:val="center"/>
              <w:rPr>
                <w:del w:id="6079" w:author="Billy Mitchell" w:date="2021-04-22T14:10:00Z"/>
                <w:color w:val="000000"/>
              </w:rPr>
            </w:pPr>
            <w:del w:id="6080" w:author="Billy Mitchell" w:date="2021-04-22T14:10:00Z">
              <w:r>
                <w:rPr>
                  <w:color w:val="000000"/>
                </w:rPr>
                <w:delText>2</w:delText>
              </w:r>
            </w:del>
          </w:p>
        </w:tc>
        <w:tc>
          <w:tcPr>
            <w:tcW w:w="1340" w:type="dxa"/>
            <w:tcBorders>
              <w:top w:val="nil"/>
              <w:left w:val="nil"/>
              <w:bottom w:val="nil"/>
              <w:right w:val="nil"/>
            </w:tcBorders>
            <w:shd w:val="clear" w:color="auto" w:fill="auto"/>
            <w:vAlign w:val="center"/>
          </w:tcPr>
          <w:p w14:paraId="00000170" w14:textId="6D8EE9FE" w:rsidR="001D5C46" w:rsidRDefault="00D2411E">
            <w:pPr>
              <w:spacing w:line="480" w:lineRule="auto"/>
              <w:jc w:val="center"/>
              <w:rPr>
                <w:del w:id="6081" w:author="Billy Mitchell" w:date="2021-04-22T14:10:00Z"/>
                <w:color w:val="000000"/>
              </w:rPr>
            </w:pPr>
            <w:del w:id="6082" w:author="Billy Mitchell" w:date="2021-04-22T14:10:00Z">
              <w:r>
                <w:rPr>
                  <w:color w:val="000000"/>
                </w:rPr>
                <w:delText>1.06</w:delText>
              </w:r>
            </w:del>
          </w:p>
        </w:tc>
        <w:tc>
          <w:tcPr>
            <w:tcW w:w="1340" w:type="dxa"/>
            <w:tcBorders>
              <w:top w:val="nil"/>
              <w:left w:val="nil"/>
              <w:bottom w:val="nil"/>
              <w:right w:val="nil"/>
            </w:tcBorders>
            <w:shd w:val="clear" w:color="auto" w:fill="auto"/>
            <w:vAlign w:val="center"/>
          </w:tcPr>
          <w:p w14:paraId="00000171" w14:textId="01AB8189" w:rsidR="001D5C46" w:rsidRDefault="00D2411E">
            <w:pPr>
              <w:spacing w:line="480" w:lineRule="auto"/>
              <w:jc w:val="center"/>
              <w:rPr>
                <w:del w:id="6083" w:author="Billy Mitchell" w:date="2021-04-22T14:10:00Z"/>
                <w:color w:val="000000"/>
              </w:rPr>
            </w:pPr>
            <w:del w:id="6084" w:author="Billy Mitchell" w:date="2021-04-22T14:10:00Z">
              <w:r>
                <w:rPr>
                  <w:color w:val="000000"/>
                </w:rPr>
                <w:delText>7.87</w:delText>
              </w:r>
            </w:del>
          </w:p>
        </w:tc>
        <w:tc>
          <w:tcPr>
            <w:tcW w:w="1340" w:type="dxa"/>
            <w:tcBorders>
              <w:top w:val="nil"/>
              <w:left w:val="nil"/>
              <w:bottom w:val="nil"/>
              <w:right w:val="nil"/>
            </w:tcBorders>
            <w:shd w:val="clear" w:color="auto" w:fill="auto"/>
            <w:vAlign w:val="center"/>
          </w:tcPr>
          <w:p w14:paraId="00000172" w14:textId="3B2EFA69" w:rsidR="001D5C46" w:rsidRDefault="00D2411E">
            <w:pPr>
              <w:spacing w:line="480" w:lineRule="auto"/>
              <w:jc w:val="center"/>
              <w:rPr>
                <w:del w:id="6085" w:author="Billy Mitchell" w:date="2021-04-22T14:10:00Z"/>
                <w:color w:val="000000"/>
              </w:rPr>
            </w:pPr>
            <w:del w:id="6086" w:author="Billy Mitchell" w:date="2021-04-22T14:10:00Z">
              <w:r>
                <w:rPr>
                  <w:color w:val="000000"/>
                </w:rPr>
                <w:delText>&lt; 0.001</w:delText>
              </w:r>
            </w:del>
          </w:p>
        </w:tc>
        <w:tc>
          <w:tcPr>
            <w:tcW w:w="1340" w:type="dxa"/>
            <w:tcBorders>
              <w:top w:val="nil"/>
              <w:left w:val="nil"/>
              <w:bottom w:val="nil"/>
              <w:right w:val="nil"/>
            </w:tcBorders>
            <w:shd w:val="clear" w:color="auto" w:fill="auto"/>
            <w:vAlign w:val="center"/>
          </w:tcPr>
          <w:p w14:paraId="00000173" w14:textId="125E9EF6" w:rsidR="001D5C46" w:rsidRDefault="00D2411E">
            <w:pPr>
              <w:spacing w:line="480" w:lineRule="auto"/>
              <w:jc w:val="center"/>
              <w:rPr>
                <w:del w:id="6087" w:author="Billy Mitchell" w:date="2021-04-22T14:10:00Z"/>
                <w:color w:val="000000"/>
              </w:rPr>
            </w:pPr>
            <w:del w:id="6088" w:author="Billy Mitchell" w:date="2021-04-22T14:10:00Z">
              <w:r>
                <w:rPr>
                  <w:color w:val="000000"/>
                </w:rPr>
                <w:delText>0.002</w:delText>
              </w:r>
            </w:del>
          </w:p>
        </w:tc>
        <w:tc>
          <w:tcPr>
            <w:tcW w:w="1340" w:type="dxa"/>
            <w:tcBorders>
              <w:top w:val="nil"/>
              <w:left w:val="nil"/>
              <w:bottom w:val="nil"/>
              <w:right w:val="nil"/>
            </w:tcBorders>
            <w:shd w:val="clear" w:color="auto" w:fill="auto"/>
            <w:vAlign w:val="center"/>
          </w:tcPr>
          <w:p w14:paraId="00000174" w14:textId="7476EC6F" w:rsidR="001D5C46" w:rsidRDefault="00D2411E">
            <w:pPr>
              <w:spacing w:line="480" w:lineRule="auto"/>
              <w:jc w:val="center"/>
              <w:rPr>
                <w:del w:id="6089" w:author="Billy Mitchell" w:date="2021-04-22T14:10:00Z"/>
                <w:color w:val="000000"/>
              </w:rPr>
            </w:pPr>
            <w:del w:id="6090" w:author="Billy Mitchell" w:date="2021-04-22T14:10:00Z">
              <w:r>
                <w:rPr>
                  <w:color w:val="000000"/>
                </w:rPr>
                <w:delText>0.046</w:delText>
              </w:r>
            </w:del>
          </w:p>
        </w:tc>
      </w:tr>
      <w:tr w:rsidR="001D5C46" w14:paraId="4CFBCC2B" w14:textId="77777777">
        <w:trPr>
          <w:trHeight w:val="360"/>
          <w:del w:id="6091" w:author="Billy Mitchell" w:date="2021-04-22T14:10:00Z"/>
        </w:trPr>
        <w:tc>
          <w:tcPr>
            <w:tcW w:w="4000" w:type="dxa"/>
            <w:tcBorders>
              <w:top w:val="nil"/>
              <w:left w:val="nil"/>
              <w:bottom w:val="nil"/>
              <w:right w:val="nil"/>
            </w:tcBorders>
            <w:shd w:val="clear" w:color="auto" w:fill="auto"/>
            <w:vAlign w:val="center"/>
          </w:tcPr>
          <w:p w14:paraId="00000175" w14:textId="5AE13EBC" w:rsidR="001D5C46" w:rsidRDefault="00D2411E">
            <w:pPr>
              <w:spacing w:line="480" w:lineRule="auto"/>
              <w:jc w:val="center"/>
              <w:rPr>
                <w:del w:id="6092" w:author="Billy Mitchell" w:date="2021-04-22T14:10:00Z"/>
                <w:color w:val="000000"/>
              </w:rPr>
            </w:pPr>
            <w:del w:id="6093" w:author="Billy Mitchell" w:date="2021-04-22T14:10:00Z">
              <w:r>
                <w:rPr>
                  <w:color w:val="000000"/>
                </w:rPr>
                <w:lastRenderedPageBreak/>
                <w:delText>ROI : Valence</w:delText>
              </w:r>
            </w:del>
          </w:p>
        </w:tc>
        <w:tc>
          <w:tcPr>
            <w:tcW w:w="1340" w:type="dxa"/>
            <w:tcBorders>
              <w:top w:val="nil"/>
              <w:left w:val="nil"/>
              <w:bottom w:val="nil"/>
              <w:right w:val="nil"/>
            </w:tcBorders>
            <w:shd w:val="clear" w:color="auto" w:fill="auto"/>
            <w:vAlign w:val="center"/>
          </w:tcPr>
          <w:p w14:paraId="00000176" w14:textId="044FAA5E" w:rsidR="001D5C46" w:rsidRDefault="00D2411E">
            <w:pPr>
              <w:spacing w:line="480" w:lineRule="auto"/>
              <w:jc w:val="center"/>
              <w:rPr>
                <w:del w:id="6094" w:author="Billy Mitchell" w:date="2021-04-22T14:10:00Z"/>
                <w:color w:val="000000"/>
              </w:rPr>
            </w:pPr>
            <w:del w:id="6095" w:author="Billy Mitchell" w:date="2021-04-22T14:10:00Z">
              <w:r>
                <w:rPr>
                  <w:color w:val="000000"/>
                </w:rPr>
                <w:delText>0.0</w:delText>
              </w:r>
            </w:del>
          </w:p>
        </w:tc>
        <w:tc>
          <w:tcPr>
            <w:tcW w:w="1340" w:type="dxa"/>
            <w:tcBorders>
              <w:top w:val="nil"/>
              <w:left w:val="nil"/>
              <w:bottom w:val="nil"/>
              <w:right w:val="nil"/>
            </w:tcBorders>
            <w:shd w:val="clear" w:color="auto" w:fill="auto"/>
            <w:vAlign w:val="center"/>
          </w:tcPr>
          <w:p w14:paraId="00000177" w14:textId="7096814C" w:rsidR="001D5C46" w:rsidRDefault="00D2411E">
            <w:pPr>
              <w:spacing w:line="480" w:lineRule="auto"/>
              <w:jc w:val="center"/>
              <w:rPr>
                <w:del w:id="6096" w:author="Billy Mitchell" w:date="2021-04-22T14:10:00Z"/>
                <w:color w:val="000000"/>
              </w:rPr>
            </w:pPr>
            <w:del w:id="6097" w:author="Billy Mitchell" w:date="2021-04-22T14:10:00Z">
              <w:r>
                <w:rPr>
                  <w:color w:val="000000"/>
                </w:rPr>
                <w:delText>2</w:delText>
              </w:r>
            </w:del>
          </w:p>
        </w:tc>
        <w:tc>
          <w:tcPr>
            <w:tcW w:w="1340" w:type="dxa"/>
            <w:tcBorders>
              <w:top w:val="nil"/>
              <w:left w:val="nil"/>
              <w:bottom w:val="nil"/>
              <w:right w:val="nil"/>
            </w:tcBorders>
            <w:shd w:val="clear" w:color="auto" w:fill="auto"/>
            <w:vAlign w:val="center"/>
          </w:tcPr>
          <w:p w14:paraId="00000178" w14:textId="1B5C22F3" w:rsidR="001D5C46" w:rsidRDefault="00D2411E">
            <w:pPr>
              <w:spacing w:line="480" w:lineRule="auto"/>
              <w:jc w:val="center"/>
              <w:rPr>
                <w:del w:id="6098" w:author="Billy Mitchell" w:date="2021-04-22T14:10:00Z"/>
                <w:color w:val="000000"/>
              </w:rPr>
            </w:pPr>
            <w:del w:id="6099" w:author="Billy Mitchell" w:date="2021-04-22T14:10:00Z">
              <w:r>
                <w:rPr>
                  <w:color w:val="000000"/>
                </w:rPr>
                <w:delText>0.10</w:delText>
              </w:r>
            </w:del>
          </w:p>
        </w:tc>
        <w:tc>
          <w:tcPr>
            <w:tcW w:w="1340" w:type="dxa"/>
            <w:tcBorders>
              <w:top w:val="nil"/>
              <w:left w:val="nil"/>
              <w:bottom w:val="nil"/>
              <w:right w:val="nil"/>
            </w:tcBorders>
            <w:shd w:val="clear" w:color="auto" w:fill="auto"/>
            <w:vAlign w:val="center"/>
          </w:tcPr>
          <w:p w14:paraId="00000179" w14:textId="0BA38058" w:rsidR="001D5C46" w:rsidRDefault="00D2411E">
            <w:pPr>
              <w:spacing w:line="480" w:lineRule="auto"/>
              <w:jc w:val="center"/>
              <w:rPr>
                <w:del w:id="6100" w:author="Billy Mitchell" w:date="2021-04-22T14:10:00Z"/>
                <w:color w:val="000000"/>
              </w:rPr>
            </w:pPr>
            <w:del w:id="6101" w:author="Billy Mitchell" w:date="2021-04-22T14:10:00Z">
              <w:r>
                <w:rPr>
                  <w:color w:val="000000"/>
                </w:rPr>
                <w:delText>0.71</w:delText>
              </w:r>
            </w:del>
          </w:p>
        </w:tc>
        <w:tc>
          <w:tcPr>
            <w:tcW w:w="1340" w:type="dxa"/>
            <w:tcBorders>
              <w:top w:val="nil"/>
              <w:left w:val="nil"/>
              <w:bottom w:val="nil"/>
              <w:right w:val="nil"/>
            </w:tcBorders>
            <w:shd w:val="clear" w:color="auto" w:fill="auto"/>
            <w:vAlign w:val="center"/>
          </w:tcPr>
          <w:p w14:paraId="0000017A" w14:textId="69064F09" w:rsidR="001D5C46" w:rsidRDefault="00D2411E">
            <w:pPr>
              <w:spacing w:line="480" w:lineRule="auto"/>
              <w:jc w:val="center"/>
              <w:rPr>
                <w:del w:id="6102" w:author="Billy Mitchell" w:date="2021-04-22T14:10:00Z"/>
                <w:color w:val="000000"/>
              </w:rPr>
            </w:pPr>
            <w:del w:id="6103" w:author="Billy Mitchell" w:date="2021-04-22T14:10:00Z">
              <w:r>
                <w:rPr>
                  <w:color w:val="000000"/>
                </w:rPr>
                <w:delText>0.490</w:delText>
              </w:r>
            </w:del>
          </w:p>
        </w:tc>
        <w:tc>
          <w:tcPr>
            <w:tcW w:w="1340" w:type="dxa"/>
            <w:tcBorders>
              <w:top w:val="nil"/>
              <w:left w:val="nil"/>
              <w:bottom w:val="nil"/>
              <w:right w:val="nil"/>
            </w:tcBorders>
            <w:shd w:val="clear" w:color="auto" w:fill="auto"/>
            <w:vAlign w:val="center"/>
          </w:tcPr>
          <w:p w14:paraId="0000017B" w14:textId="190C3D39" w:rsidR="001D5C46" w:rsidRDefault="00D2411E">
            <w:pPr>
              <w:spacing w:line="480" w:lineRule="auto"/>
              <w:jc w:val="center"/>
              <w:rPr>
                <w:del w:id="6104" w:author="Billy Mitchell" w:date="2021-04-22T14:10:00Z"/>
                <w:color w:val="000000"/>
              </w:rPr>
            </w:pPr>
            <w:del w:id="6105" w:author="Billy Mitchell" w:date="2021-04-22T14:10:00Z">
              <w:r>
                <w:rPr>
                  <w:color w:val="000000"/>
                </w:rPr>
                <w:delText>0.000</w:delText>
              </w:r>
            </w:del>
          </w:p>
        </w:tc>
        <w:tc>
          <w:tcPr>
            <w:tcW w:w="1340" w:type="dxa"/>
            <w:tcBorders>
              <w:top w:val="nil"/>
              <w:left w:val="nil"/>
              <w:bottom w:val="nil"/>
              <w:right w:val="nil"/>
            </w:tcBorders>
            <w:shd w:val="clear" w:color="auto" w:fill="auto"/>
            <w:vAlign w:val="center"/>
          </w:tcPr>
          <w:p w14:paraId="0000017C" w14:textId="44250297" w:rsidR="001D5C46" w:rsidRDefault="00D2411E">
            <w:pPr>
              <w:spacing w:line="480" w:lineRule="auto"/>
              <w:jc w:val="center"/>
              <w:rPr>
                <w:del w:id="6106" w:author="Billy Mitchell" w:date="2021-04-22T14:10:00Z"/>
                <w:color w:val="000000"/>
              </w:rPr>
            </w:pPr>
            <w:del w:id="6107" w:author="Billy Mitchell" w:date="2021-04-22T14:10:00Z">
              <w:r>
                <w:rPr>
                  <w:color w:val="000000"/>
                </w:rPr>
                <w:delText>0.014</w:delText>
              </w:r>
            </w:del>
          </w:p>
        </w:tc>
      </w:tr>
      <w:tr w:rsidR="001D5C46" w14:paraId="5867C58C" w14:textId="77777777">
        <w:trPr>
          <w:trHeight w:val="360"/>
          <w:del w:id="6108" w:author="Billy Mitchell" w:date="2021-04-22T14:10:00Z"/>
        </w:trPr>
        <w:tc>
          <w:tcPr>
            <w:tcW w:w="4000" w:type="dxa"/>
            <w:tcBorders>
              <w:top w:val="nil"/>
              <w:left w:val="nil"/>
              <w:bottom w:val="nil"/>
              <w:right w:val="nil"/>
            </w:tcBorders>
            <w:shd w:val="clear" w:color="auto" w:fill="auto"/>
            <w:vAlign w:val="center"/>
          </w:tcPr>
          <w:p w14:paraId="0000017D" w14:textId="3B771BA7" w:rsidR="001D5C46" w:rsidRDefault="00D2411E">
            <w:pPr>
              <w:spacing w:line="480" w:lineRule="auto"/>
              <w:jc w:val="center"/>
              <w:rPr>
                <w:del w:id="6109" w:author="Billy Mitchell" w:date="2021-04-22T14:10:00Z"/>
                <w:color w:val="000000"/>
              </w:rPr>
            </w:pPr>
            <w:del w:id="6110" w:author="Billy Mitchell" w:date="2021-04-22T14:10:00Z">
              <w:r>
                <w:rPr>
                  <w:color w:val="000000"/>
                </w:rPr>
                <w:delText>Age Group : Valence</w:delText>
              </w:r>
            </w:del>
          </w:p>
        </w:tc>
        <w:tc>
          <w:tcPr>
            <w:tcW w:w="1340" w:type="dxa"/>
            <w:tcBorders>
              <w:top w:val="nil"/>
              <w:left w:val="nil"/>
              <w:bottom w:val="nil"/>
              <w:right w:val="nil"/>
            </w:tcBorders>
            <w:shd w:val="clear" w:color="auto" w:fill="auto"/>
            <w:vAlign w:val="center"/>
          </w:tcPr>
          <w:p w14:paraId="0000017E" w14:textId="395E2F21" w:rsidR="001D5C46" w:rsidRDefault="00D2411E">
            <w:pPr>
              <w:spacing w:line="480" w:lineRule="auto"/>
              <w:jc w:val="center"/>
              <w:rPr>
                <w:del w:id="6111" w:author="Billy Mitchell" w:date="2021-04-22T14:10:00Z"/>
                <w:color w:val="000000"/>
              </w:rPr>
            </w:pPr>
            <w:del w:id="6112" w:author="Billy Mitchell" w:date="2021-04-22T14:10:00Z">
              <w:r>
                <w:rPr>
                  <w:color w:val="000000"/>
                </w:rPr>
                <w:delText>2.0</w:delText>
              </w:r>
            </w:del>
          </w:p>
        </w:tc>
        <w:tc>
          <w:tcPr>
            <w:tcW w:w="1340" w:type="dxa"/>
            <w:tcBorders>
              <w:top w:val="nil"/>
              <w:left w:val="nil"/>
              <w:bottom w:val="nil"/>
              <w:right w:val="nil"/>
            </w:tcBorders>
            <w:shd w:val="clear" w:color="auto" w:fill="auto"/>
            <w:vAlign w:val="center"/>
          </w:tcPr>
          <w:p w14:paraId="0000017F" w14:textId="364D1FEF" w:rsidR="001D5C46" w:rsidRDefault="00D2411E">
            <w:pPr>
              <w:spacing w:line="480" w:lineRule="auto"/>
              <w:jc w:val="center"/>
              <w:rPr>
                <w:del w:id="6113" w:author="Billy Mitchell" w:date="2021-04-22T14:10:00Z"/>
                <w:color w:val="000000"/>
              </w:rPr>
            </w:pPr>
            <w:del w:id="6114" w:author="Billy Mitchell" w:date="2021-04-22T14:10:00Z">
              <w:r>
                <w:rPr>
                  <w:color w:val="000000"/>
                </w:rPr>
                <w:delText>1</w:delText>
              </w:r>
            </w:del>
          </w:p>
        </w:tc>
        <w:tc>
          <w:tcPr>
            <w:tcW w:w="1340" w:type="dxa"/>
            <w:tcBorders>
              <w:top w:val="nil"/>
              <w:left w:val="nil"/>
              <w:bottom w:val="nil"/>
              <w:right w:val="nil"/>
            </w:tcBorders>
            <w:shd w:val="clear" w:color="auto" w:fill="auto"/>
            <w:vAlign w:val="center"/>
          </w:tcPr>
          <w:p w14:paraId="00000180" w14:textId="552F75F2" w:rsidR="001D5C46" w:rsidRDefault="00D2411E">
            <w:pPr>
              <w:spacing w:line="480" w:lineRule="auto"/>
              <w:jc w:val="center"/>
              <w:rPr>
                <w:del w:id="6115" w:author="Billy Mitchell" w:date="2021-04-22T14:10:00Z"/>
                <w:color w:val="000000"/>
              </w:rPr>
            </w:pPr>
            <w:del w:id="6116" w:author="Billy Mitchell" w:date="2021-04-22T14:10:00Z">
              <w:r>
                <w:rPr>
                  <w:color w:val="000000"/>
                </w:rPr>
                <w:delText>1.69</w:delText>
              </w:r>
            </w:del>
          </w:p>
        </w:tc>
        <w:tc>
          <w:tcPr>
            <w:tcW w:w="1340" w:type="dxa"/>
            <w:tcBorders>
              <w:top w:val="nil"/>
              <w:left w:val="nil"/>
              <w:bottom w:val="nil"/>
              <w:right w:val="nil"/>
            </w:tcBorders>
            <w:shd w:val="clear" w:color="auto" w:fill="auto"/>
            <w:vAlign w:val="center"/>
          </w:tcPr>
          <w:p w14:paraId="00000181" w14:textId="2D5635C5" w:rsidR="001D5C46" w:rsidRDefault="00D2411E">
            <w:pPr>
              <w:spacing w:line="480" w:lineRule="auto"/>
              <w:jc w:val="center"/>
              <w:rPr>
                <w:del w:id="6117" w:author="Billy Mitchell" w:date="2021-04-22T14:10:00Z"/>
                <w:color w:val="000000"/>
              </w:rPr>
            </w:pPr>
            <w:del w:id="6118" w:author="Billy Mitchell" w:date="2021-04-22T14:10:00Z">
              <w:r>
                <w:rPr>
                  <w:color w:val="000000"/>
                </w:rPr>
                <w:delText>12.54</w:delText>
              </w:r>
            </w:del>
          </w:p>
        </w:tc>
        <w:tc>
          <w:tcPr>
            <w:tcW w:w="1340" w:type="dxa"/>
            <w:tcBorders>
              <w:top w:val="nil"/>
              <w:left w:val="nil"/>
              <w:bottom w:val="nil"/>
              <w:right w:val="nil"/>
            </w:tcBorders>
            <w:shd w:val="clear" w:color="auto" w:fill="auto"/>
            <w:vAlign w:val="center"/>
          </w:tcPr>
          <w:p w14:paraId="00000182" w14:textId="28226349" w:rsidR="001D5C46" w:rsidRDefault="00D2411E">
            <w:pPr>
              <w:spacing w:line="480" w:lineRule="auto"/>
              <w:jc w:val="center"/>
              <w:rPr>
                <w:del w:id="6119" w:author="Billy Mitchell" w:date="2021-04-22T14:10:00Z"/>
                <w:color w:val="000000"/>
              </w:rPr>
            </w:pPr>
            <w:del w:id="6120" w:author="Billy Mitchell" w:date="2021-04-22T14:10:00Z">
              <w:r>
                <w:rPr>
                  <w:color w:val="000000"/>
                </w:rPr>
                <w:delText>&lt; 0.001</w:delText>
              </w:r>
            </w:del>
          </w:p>
        </w:tc>
        <w:tc>
          <w:tcPr>
            <w:tcW w:w="1340" w:type="dxa"/>
            <w:tcBorders>
              <w:top w:val="nil"/>
              <w:left w:val="nil"/>
              <w:bottom w:val="nil"/>
              <w:right w:val="nil"/>
            </w:tcBorders>
            <w:shd w:val="clear" w:color="auto" w:fill="auto"/>
            <w:vAlign w:val="center"/>
          </w:tcPr>
          <w:p w14:paraId="00000183" w14:textId="6F29C7C3" w:rsidR="001D5C46" w:rsidRDefault="00D2411E">
            <w:pPr>
              <w:spacing w:line="480" w:lineRule="auto"/>
              <w:jc w:val="center"/>
              <w:rPr>
                <w:del w:id="6121" w:author="Billy Mitchell" w:date="2021-04-22T14:10:00Z"/>
                <w:color w:val="000000"/>
              </w:rPr>
            </w:pPr>
            <w:del w:id="6122" w:author="Billy Mitchell" w:date="2021-04-22T14:10:00Z">
              <w:r>
                <w:rPr>
                  <w:color w:val="000000"/>
                </w:rPr>
                <w:delText>0.001</w:delText>
              </w:r>
            </w:del>
          </w:p>
        </w:tc>
        <w:tc>
          <w:tcPr>
            <w:tcW w:w="1340" w:type="dxa"/>
            <w:tcBorders>
              <w:top w:val="nil"/>
              <w:left w:val="nil"/>
              <w:bottom w:val="nil"/>
              <w:right w:val="nil"/>
            </w:tcBorders>
            <w:shd w:val="clear" w:color="auto" w:fill="auto"/>
            <w:vAlign w:val="center"/>
          </w:tcPr>
          <w:p w14:paraId="00000184" w14:textId="6C34AA53" w:rsidR="001D5C46" w:rsidRDefault="00D2411E">
            <w:pPr>
              <w:spacing w:line="480" w:lineRule="auto"/>
              <w:jc w:val="center"/>
              <w:rPr>
                <w:del w:id="6123" w:author="Billy Mitchell" w:date="2021-04-22T14:10:00Z"/>
                <w:color w:val="000000"/>
              </w:rPr>
            </w:pPr>
            <w:del w:id="6124" w:author="Billy Mitchell" w:date="2021-04-22T14:10:00Z">
              <w:r>
                <w:rPr>
                  <w:color w:val="000000"/>
                </w:rPr>
                <w:delText>0.041</w:delText>
              </w:r>
            </w:del>
          </w:p>
        </w:tc>
      </w:tr>
      <w:tr w:rsidR="001D5C46" w14:paraId="261ACD7E" w14:textId="77777777">
        <w:trPr>
          <w:trHeight w:val="360"/>
          <w:del w:id="6125" w:author="Billy Mitchell" w:date="2021-04-22T14:10:00Z"/>
        </w:trPr>
        <w:tc>
          <w:tcPr>
            <w:tcW w:w="4000" w:type="dxa"/>
            <w:tcBorders>
              <w:top w:val="nil"/>
              <w:left w:val="nil"/>
              <w:bottom w:val="nil"/>
              <w:right w:val="nil"/>
            </w:tcBorders>
            <w:shd w:val="clear" w:color="auto" w:fill="auto"/>
            <w:vAlign w:val="center"/>
          </w:tcPr>
          <w:p w14:paraId="00000185" w14:textId="1FBA15E1" w:rsidR="001D5C46" w:rsidRDefault="00D2411E">
            <w:pPr>
              <w:spacing w:line="480" w:lineRule="auto"/>
              <w:jc w:val="center"/>
              <w:rPr>
                <w:del w:id="6126" w:author="Billy Mitchell" w:date="2021-04-22T14:10:00Z"/>
                <w:color w:val="000000"/>
              </w:rPr>
            </w:pPr>
            <w:del w:id="6127" w:author="Billy Mitchell" w:date="2021-04-22T14:10:00Z">
              <w:r>
                <w:rPr>
                  <w:color w:val="000000"/>
                </w:rPr>
                <w:delText>Age Group : ROI : Valence</w:delText>
              </w:r>
            </w:del>
          </w:p>
        </w:tc>
        <w:tc>
          <w:tcPr>
            <w:tcW w:w="1340" w:type="dxa"/>
            <w:tcBorders>
              <w:top w:val="nil"/>
              <w:left w:val="nil"/>
              <w:bottom w:val="nil"/>
              <w:right w:val="nil"/>
            </w:tcBorders>
            <w:shd w:val="clear" w:color="auto" w:fill="auto"/>
            <w:vAlign w:val="center"/>
          </w:tcPr>
          <w:p w14:paraId="00000186" w14:textId="52011B49" w:rsidR="001D5C46" w:rsidRDefault="00D2411E">
            <w:pPr>
              <w:spacing w:line="480" w:lineRule="auto"/>
              <w:jc w:val="center"/>
              <w:rPr>
                <w:del w:id="6128" w:author="Billy Mitchell" w:date="2021-04-22T14:10:00Z"/>
                <w:color w:val="000000"/>
              </w:rPr>
            </w:pPr>
            <w:del w:id="6129" w:author="Billy Mitchell" w:date="2021-04-22T14:10:00Z">
              <w:r>
                <w:rPr>
                  <w:color w:val="000000"/>
                </w:rPr>
                <w:delText>0.0</w:delText>
              </w:r>
            </w:del>
          </w:p>
        </w:tc>
        <w:tc>
          <w:tcPr>
            <w:tcW w:w="1340" w:type="dxa"/>
            <w:tcBorders>
              <w:top w:val="nil"/>
              <w:left w:val="nil"/>
              <w:bottom w:val="nil"/>
              <w:right w:val="nil"/>
            </w:tcBorders>
            <w:shd w:val="clear" w:color="auto" w:fill="auto"/>
            <w:vAlign w:val="center"/>
          </w:tcPr>
          <w:p w14:paraId="00000187" w14:textId="2A29939A" w:rsidR="001D5C46" w:rsidRDefault="00D2411E">
            <w:pPr>
              <w:spacing w:line="480" w:lineRule="auto"/>
              <w:jc w:val="center"/>
              <w:rPr>
                <w:del w:id="6130" w:author="Billy Mitchell" w:date="2021-04-22T14:10:00Z"/>
                <w:color w:val="000000"/>
              </w:rPr>
            </w:pPr>
            <w:del w:id="6131" w:author="Billy Mitchell" w:date="2021-04-22T14:10:00Z">
              <w:r>
                <w:rPr>
                  <w:color w:val="000000"/>
                </w:rPr>
                <w:delText>2</w:delText>
              </w:r>
            </w:del>
          </w:p>
        </w:tc>
        <w:tc>
          <w:tcPr>
            <w:tcW w:w="1340" w:type="dxa"/>
            <w:tcBorders>
              <w:top w:val="nil"/>
              <w:left w:val="nil"/>
              <w:bottom w:val="nil"/>
              <w:right w:val="nil"/>
            </w:tcBorders>
            <w:shd w:val="clear" w:color="auto" w:fill="auto"/>
            <w:vAlign w:val="center"/>
          </w:tcPr>
          <w:p w14:paraId="00000188" w14:textId="74378167" w:rsidR="001D5C46" w:rsidRDefault="00D2411E">
            <w:pPr>
              <w:spacing w:line="480" w:lineRule="auto"/>
              <w:jc w:val="center"/>
              <w:rPr>
                <w:del w:id="6132" w:author="Billy Mitchell" w:date="2021-04-22T14:10:00Z"/>
                <w:color w:val="000000"/>
              </w:rPr>
            </w:pPr>
            <w:del w:id="6133" w:author="Billy Mitchell" w:date="2021-04-22T14:10:00Z">
              <w:r>
                <w:rPr>
                  <w:color w:val="000000"/>
                </w:rPr>
                <w:delText>0.05</w:delText>
              </w:r>
            </w:del>
          </w:p>
        </w:tc>
        <w:tc>
          <w:tcPr>
            <w:tcW w:w="1340" w:type="dxa"/>
            <w:tcBorders>
              <w:top w:val="nil"/>
              <w:left w:val="nil"/>
              <w:bottom w:val="nil"/>
              <w:right w:val="nil"/>
            </w:tcBorders>
            <w:shd w:val="clear" w:color="auto" w:fill="auto"/>
            <w:vAlign w:val="center"/>
          </w:tcPr>
          <w:p w14:paraId="00000189" w14:textId="12CE5765" w:rsidR="001D5C46" w:rsidRDefault="00D2411E">
            <w:pPr>
              <w:spacing w:line="480" w:lineRule="auto"/>
              <w:jc w:val="center"/>
              <w:rPr>
                <w:del w:id="6134" w:author="Billy Mitchell" w:date="2021-04-22T14:10:00Z"/>
                <w:color w:val="000000"/>
              </w:rPr>
            </w:pPr>
            <w:del w:id="6135" w:author="Billy Mitchell" w:date="2021-04-22T14:10:00Z">
              <w:r>
                <w:rPr>
                  <w:color w:val="000000"/>
                </w:rPr>
                <w:delText>0.35</w:delText>
              </w:r>
            </w:del>
          </w:p>
        </w:tc>
        <w:tc>
          <w:tcPr>
            <w:tcW w:w="1340" w:type="dxa"/>
            <w:tcBorders>
              <w:top w:val="nil"/>
              <w:left w:val="nil"/>
              <w:bottom w:val="nil"/>
              <w:right w:val="nil"/>
            </w:tcBorders>
            <w:shd w:val="clear" w:color="auto" w:fill="auto"/>
            <w:vAlign w:val="center"/>
          </w:tcPr>
          <w:p w14:paraId="0000018A" w14:textId="4817A5D3" w:rsidR="001D5C46" w:rsidRDefault="00D2411E">
            <w:pPr>
              <w:spacing w:line="480" w:lineRule="auto"/>
              <w:jc w:val="center"/>
              <w:rPr>
                <w:del w:id="6136" w:author="Billy Mitchell" w:date="2021-04-22T14:10:00Z"/>
                <w:color w:val="000000"/>
              </w:rPr>
            </w:pPr>
            <w:del w:id="6137" w:author="Billy Mitchell" w:date="2021-04-22T14:10:00Z">
              <w:r>
                <w:rPr>
                  <w:color w:val="000000"/>
                </w:rPr>
                <w:delText>0.702</w:delText>
              </w:r>
            </w:del>
          </w:p>
        </w:tc>
        <w:tc>
          <w:tcPr>
            <w:tcW w:w="1340" w:type="dxa"/>
            <w:tcBorders>
              <w:top w:val="nil"/>
              <w:left w:val="nil"/>
              <w:bottom w:val="nil"/>
              <w:right w:val="nil"/>
            </w:tcBorders>
            <w:shd w:val="clear" w:color="auto" w:fill="auto"/>
            <w:vAlign w:val="center"/>
          </w:tcPr>
          <w:p w14:paraId="0000018B" w14:textId="5C815F14" w:rsidR="001D5C46" w:rsidRDefault="00D2411E">
            <w:pPr>
              <w:spacing w:line="480" w:lineRule="auto"/>
              <w:jc w:val="center"/>
              <w:rPr>
                <w:del w:id="6138" w:author="Billy Mitchell" w:date="2021-04-22T14:10:00Z"/>
                <w:color w:val="000000"/>
              </w:rPr>
            </w:pPr>
            <w:del w:id="6139" w:author="Billy Mitchell" w:date="2021-04-22T14:10:00Z">
              <w:r>
                <w:rPr>
                  <w:color w:val="000000"/>
                </w:rPr>
                <w:delText>0.000</w:delText>
              </w:r>
            </w:del>
          </w:p>
        </w:tc>
        <w:tc>
          <w:tcPr>
            <w:tcW w:w="1340" w:type="dxa"/>
            <w:tcBorders>
              <w:top w:val="nil"/>
              <w:left w:val="nil"/>
              <w:bottom w:val="nil"/>
              <w:right w:val="nil"/>
            </w:tcBorders>
            <w:shd w:val="clear" w:color="auto" w:fill="auto"/>
            <w:vAlign w:val="center"/>
          </w:tcPr>
          <w:p w14:paraId="0000018C" w14:textId="0DA8CC80" w:rsidR="001D5C46" w:rsidRDefault="00D2411E">
            <w:pPr>
              <w:spacing w:line="480" w:lineRule="auto"/>
              <w:jc w:val="center"/>
              <w:rPr>
                <w:del w:id="6140" w:author="Billy Mitchell" w:date="2021-04-22T14:10:00Z"/>
                <w:color w:val="000000"/>
              </w:rPr>
            </w:pPr>
            <w:del w:id="6141" w:author="Billy Mitchell" w:date="2021-04-22T14:10:00Z">
              <w:r>
                <w:rPr>
                  <w:color w:val="000000"/>
                </w:rPr>
                <w:delText>0.010</w:delText>
              </w:r>
            </w:del>
          </w:p>
        </w:tc>
      </w:tr>
      <w:tr w:rsidR="001D5C46" w14:paraId="5D4C5D22" w14:textId="77777777">
        <w:trPr>
          <w:trHeight w:val="360"/>
          <w:del w:id="6142" w:author="Billy Mitchell" w:date="2021-04-22T14:10:00Z"/>
        </w:trPr>
        <w:tc>
          <w:tcPr>
            <w:tcW w:w="4000" w:type="dxa"/>
            <w:tcBorders>
              <w:top w:val="nil"/>
              <w:left w:val="nil"/>
              <w:bottom w:val="nil"/>
              <w:right w:val="nil"/>
            </w:tcBorders>
            <w:shd w:val="clear" w:color="auto" w:fill="auto"/>
            <w:vAlign w:val="center"/>
          </w:tcPr>
          <w:p w14:paraId="0000018D" w14:textId="45589C00" w:rsidR="001D5C46" w:rsidRDefault="00D2411E">
            <w:pPr>
              <w:spacing w:line="480" w:lineRule="auto"/>
              <w:jc w:val="center"/>
              <w:rPr>
                <w:del w:id="6143" w:author="Billy Mitchell" w:date="2021-04-22T14:10:00Z"/>
                <w:color w:val="000000"/>
              </w:rPr>
            </w:pPr>
            <w:del w:id="6144" w:author="Billy Mitchell" w:date="2021-04-22T14:10:00Z">
              <w:r>
                <w:rPr>
                  <w:color w:val="000000"/>
                </w:rPr>
                <w:delText>Residuals</w:delText>
              </w:r>
            </w:del>
          </w:p>
        </w:tc>
        <w:tc>
          <w:tcPr>
            <w:tcW w:w="1340" w:type="dxa"/>
            <w:tcBorders>
              <w:top w:val="nil"/>
              <w:left w:val="nil"/>
              <w:bottom w:val="nil"/>
              <w:right w:val="nil"/>
            </w:tcBorders>
            <w:shd w:val="clear" w:color="auto" w:fill="auto"/>
            <w:vAlign w:val="center"/>
          </w:tcPr>
          <w:p w14:paraId="0000018E" w14:textId="1D5240D3" w:rsidR="001D5C46" w:rsidRDefault="00D2411E">
            <w:pPr>
              <w:spacing w:line="480" w:lineRule="auto"/>
              <w:jc w:val="center"/>
              <w:rPr>
                <w:del w:id="6145" w:author="Billy Mitchell" w:date="2021-04-22T14:10:00Z"/>
                <w:color w:val="000000"/>
              </w:rPr>
            </w:pPr>
            <w:del w:id="6146" w:author="Billy Mitchell" w:date="2021-04-22T14:10:00Z">
              <w:r>
                <w:rPr>
                  <w:color w:val="000000"/>
                </w:rPr>
                <w:delText>1008.0</w:delText>
              </w:r>
            </w:del>
          </w:p>
        </w:tc>
        <w:tc>
          <w:tcPr>
            <w:tcW w:w="1340" w:type="dxa"/>
            <w:tcBorders>
              <w:top w:val="nil"/>
              <w:left w:val="nil"/>
              <w:bottom w:val="nil"/>
              <w:right w:val="nil"/>
            </w:tcBorders>
            <w:shd w:val="clear" w:color="auto" w:fill="auto"/>
            <w:vAlign w:val="center"/>
          </w:tcPr>
          <w:p w14:paraId="0000018F" w14:textId="780BDCBD" w:rsidR="001D5C46" w:rsidRDefault="00D2411E">
            <w:pPr>
              <w:spacing w:line="480" w:lineRule="auto"/>
              <w:jc w:val="center"/>
              <w:rPr>
                <w:del w:id="6147" w:author="Billy Mitchell" w:date="2021-04-22T14:10:00Z"/>
                <w:color w:val="000000"/>
              </w:rPr>
            </w:pPr>
            <w:del w:id="6148" w:author="Billy Mitchell" w:date="2021-04-22T14:10:00Z">
              <w:r>
                <w:rPr>
                  <w:color w:val="000000"/>
                </w:rPr>
                <w:delText>7505</w:delText>
              </w:r>
            </w:del>
          </w:p>
        </w:tc>
        <w:tc>
          <w:tcPr>
            <w:tcW w:w="1340" w:type="dxa"/>
            <w:tcBorders>
              <w:top w:val="nil"/>
              <w:left w:val="nil"/>
              <w:bottom w:val="nil"/>
              <w:right w:val="nil"/>
            </w:tcBorders>
            <w:shd w:val="clear" w:color="auto" w:fill="auto"/>
            <w:vAlign w:val="center"/>
          </w:tcPr>
          <w:p w14:paraId="00000190" w14:textId="7AA6B902" w:rsidR="001D5C46" w:rsidRDefault="00D2411E">
            <w:pPr>
              <w:spacing w:line="480" w:lineRule="auto"/>
              <w:jc w:val="center"/>
              <w:rPr>
                <w:del w:id="6149" w:author="Billy Mitchell" w:date="2021-04-22T14:10:00Z"/>
                <w:color w:val="000000"/>
              </w:rPr>
            </w:pPr>
            <w:del w:id="6150" w:author="Billy Mitchell" w:date="2021-04-22T14:10:00Z">
              <w:r>
                <w:rPr>
                  <w:color w:val="000000"/>
                </w:rPr>
                <w:delText>0.13</w:delText>
              </w:r>
            </w:del>
          </w:p>
        </w:tc>
        <w:tc>
          <w:tcPr>
            <w:tcW w:w="1340" w:type="dxa"/>
            <w:tcBorders>
              <w:top w:val="nil"/>
              <w:left w:val="nil"/>
              <w:bottom w:val="nil"/>
              <w:right w:val="nil"/>
            </w:tcBorders>
            <w:shd w:val="clear" w:color="auto" w:fill="auto"/>
            <w:vAlign w:val="center"/>
          </w:tcPr>
          <w:p w14:paraId="00000191" w14:textId="481646C4" w:rsidR="001D5C46" w:rsidRDefault="001D5C46">
            <w:pPr>
              <w:spacing w:line="480" w:lineRule="auto"/>
              <w:jc w:val="center"/>
              <w:rPr>
                <w:del w:id="6151" w:author="Billy Mitchell" w:date="2021-04-22T14:10:00Z"/>
                <w:color w:val="000000"/>
              </w:rPr>
            </w:pPr>
          </w:p>
        </w:tc>
        <w:tc>
          <w:tcPr>
            <w:tcW w:w="1340" w:type="dxa"/>
            <w:tcBorders>
              <w:top w:val="nil"/>
              <w:left w:val="nil"/>
              <w:bottom w:val="nil"/>
              <w:right w:val="nil"/>
            </w:tcBorders>
            <w:shd w:val="clear" w:color="auto" w:fill="auto"/>
            <w:vAlign w:val="center"/>
          </w:tcPr>
          <w:p w14:paraId="00000192" w14:textId="5956921E" w:rsidR="001D5C46" w:rsidRDefault="001D5C46">
            <w:pPr>
              <w:spacing w:line="480" w:lineRule="auto"/>
              <w:jc w:val="center"/>
              <w:rPr>
                <w:del w:id="6152" w:author="Billy Mitchell" w:date="2021-04-22T14:10:00Z"/>
              </w:rPr>
            </w:pPr>
          </w:p>
        </w:tc>
        <w:tc>
          <w:tcPr>
            <w:tcW w:w="1340" w:type="dxa"/>
            <w:tcBorders>
              <w:top w:val="nil"/>
              <w:left w:val="nil"/>
              <w:bottom w:val="nil"/>
              <w:right w:val="nil"/>
            </w:tcBorders>
            <w:shd w:val="clear" w:color="auto" w:fill="auto"/>
            <w:vAlign w:val="center"/>
          </w:tcPr>
          <w:p w14:paraId="00000193" w14:textId="30702219" w:rsidR="001D5C46" w:rsidRDefault="001D5C46">
            <w:pPr>
              <w:spacing w:line="480" w:lineRule="auto"/>
              <w:jc w:val="center"/>
              <w:rPr>
                <w:del w:id="6153" w:author="Billy Mitchell" w:date="2021-04-22T14:10:00Z"/>
              </w:rPr>
            </w:pPr>
          </w:p>
        </w:tc>
        <w:tc>
          <w:tcPr>
            <w:tcW w:w="1340" w:type="dxa"/>
            <w:tcBorders>
              <w:top w:val="nil"/>
              <w:left w:val="nil"/>
              <w:bottom w:val="nil"/>
              <w:right w:val="nil"/>
            </w:tcBorders>
            <w:shd w:val="clear" w:color="auto" w:fill="auto"/>
            <w:vAlign w:val="center"/>
          </w:tcPr>
          <w:p w14:paraId="00000194" w14:textId="22558193" w:rsidR="001D5C46" w:rsidRDefault="001D5C46">
            <w:pPr>
              <w:spacing w:line="480" w:lineRule="auto"/>
              <w:jc w:val="center"/>
              <w:rPr>
                <w:del w:id="6154" w:author="Billy Mitchell" w:date="2021-04-22T14:10:00Z"/>
              </w:rPr>
            </w:pPr>
          </w:p>
        </w:tc>
      </w:tr>
    </w:tbl>
    <w:p w14:paraId="00000195" w14:textId="363A254F" w:rsidR="001D5C46" w:rsidRDefault="001D5C46">
      <w:pPr>
        <w:spacing w:line="480" w:lineRule="auto"/>
        <w:rPr>
          <w:del w:id="6155" w:author="Billy Mitchell" w:date="2021-04-22T13:13:00Z"/>
        </w:rPr>
        <w:sectPr w:rsidR="001D5C46" w:rsidSect="00C56674">
          <w:headerReference w:type="default" r:id="rId15"/>
          <w:headerReference w:type="first" r:id="rId16"/>
          <w:footerReference w:type="first" r:id="rId17"/>
          <w:pgSz w:w="15840" w:h="12240" w:orient="landscape"/>
          <w:pgMar w:top="1440" w:right="1440" w:bottom="1440" w:left="1440" w:header="720" w:footer="720" w:gutter="0"/>
          <w:pgNumType w:start="43"/>
          <w:cols w:space="720"/>
          <w:titlePg/>
        </w:sectPr>
      </w:pPr>
    </w:p>
    <w:p w14:paraId="00000196" w14:textId="0E789EA2" w:rsidR="001D5C46" w:rsidRPr="001D5C46" w:rsidDel="008C1CD8" w:rsidRDefault="00D2411E">
      <w:pPr>
        <w:spacing w:line="480" w:lineRule="auto"/>
        <w:rPr>
          <w:del w:id="6160" w:author="Billy Mitchell" w:date="2021-05-18T09:54:00Z"/>
          <w:rPrChange w:id="6161" w:author="Billy Mitchell" w:date="2021-04-22T13:12:00Z">
            <w:rPr>
              <w:del w:id="6162" w:author="Billy Mitchell" w:date="2021-05-18T09:54:00Z"/>
              <w:b/>
              <w:color w:val="000000"/>
            </w:rPr>
          </w:rPrChange>
        </w:rPr>
        <w:pPrChange w:id="6163" w:author="Billy Mitchell" w:date="2021-04-22T13:12:00Z">
          <w:pPr>
            <w:spacing w:line="480" w:lineRule="auto"/>
            <w:ind w:left="360" w:hanging="360"/>
          </w:pPr>
        </w:pPrChange>
      </w:pPr>
      <w:del w:id="6164" w:author="Billy Mitchell" w:date="2021-04-22T13:13:00Z">
        <w:r>
          <w:rPr>
            <w:b/>
            <w:color w:val="000000"/>
          </w:rPr>
          <w:lastRenderedPageBreak/>
          <w:delText>Figures</w:delText>
        </w:r>
      </w:del>
      <w:r>
        <w:rPr>
          <w:noProof/>
          <w:lang w:val="en-US"/>
        </w:rPr>
        <mc:AlternateContent>
          <mc:Choice Requires="wps">
            <w:drawing>
              <wp:anchor distT="0" distB="0" distL="114300" distR="114300" simplePos="0" relativeHeight="251664384" behindDoc="0" locked="0" layoutInCell="1" hidden="0" allowOverlap="1" wp14:anchorId="68E13ACF" wp14:editId="2399F815">
                <wp:simplePos x="0" y="0"/>
                <wp:positionH relativeFrom="column">
                  <wp:posOffset>1</wp:posOffset>
                </wp:positionH>
                <wp:positionV relativeFrom="paragraph">
                  <wp:posOffset>4838700</wp:posOffset>
                </wp:positionV>
                <wp:extent cx="8248650" cy="1076325"/>
                <wp:effectExtent l="0" t="0" r="0" b="0"/>
                <wp:wrapSquare wrapText="bothSides" distT="0" distB="0" distL="114300" distR="114300"/>
                <wp:docPr id="246" name="Rectangle 246"/>
                <wp:cNvGraphicFramePr/>
                <a:graphic xmlns:a="http://schemas.openxmlformats.org/drawingml/2006/main">
                  <a:graphicData uri="http://schemas.microsoft.com/office/word/2010/wordprocessingShape">
                    <wps:wsp>
                      <wps:cNvSpPr/>
                      <wps:spPr>
                        <a:xfrm>
                          <a:off x="1231200" y="3251998"/>
                          <a:ext cx="8229600" cy="1056005"/>
                        </a:xfrm>
                        <a:prstGeom prst="rect">
                          <a:avLst/>
                        </a:prstGeom>
                        <a:noFill/>
                        <a:ln>
                          <a:noFill/>
                        </a:ln>
                      </wps:spPr>
                      <wps:txbx>
                        <w:txbxContent>
                          <w:p w14:paraId="7F4E306D" w14:textId="77777777" w:rsidR="004D43FA" w:rsidRDefault="004D43FA">
                            <w:pPr>
                              <w:spacing w:line="480" w:lineRule="auto"/>
                              <w:jc w:val="both"/>
                              <w:textDirection w:val="btLr"/>
                              <w:pPrChange w:id="6165" w:author="Billy" w:date="2021-06-15T22:59:00Z">
                                <w:pPr>
                                  <w:spacing w:line="240" w:lineRule="auto"/>
                                  <w:jc w:val="both"/>
                                  <w:textDirection w:val="btLr"/>
                                </w:pPr>
                              </w:pPrChange>
                            </w:pPr>
                            <w:r>
                              <w:rPr>
                                <w:b/>
                                <w:color w:val="000000"/>
                              </w:rPr>
                              <w:t>Figure 1A:</w:t>
                            </w:r>
                            <w:r>
                              <w:rPr>
                                <w:color w:val="000000"/>
                              </w:rPr>
                              <w:t xml:space="preserve"> Participants watched 24 video clips that were randomized into three orders and assigned to participants at random. </w:t>
                            </w:r>
                            <w:r>
                              <w:rPr>
                                <w:b/>
                                <w:color w:val="000000"/>
                              </w:rPr>
                              <w:t>1B.</w:t>
                            </w:r>
                            <w:r>
                              <w:rPr>
                                <w:color w:val="000000"/>
                              </w:rPr>
                              <w:t xml:space="preserve"> We used a representational similarity analysis (RSA) to compute pairwise correlations within positive,  negative, or neutral valenced stimuli using Spearman rank-order correlation for non-parametric data. </w:t>
                            </w:r>
                          </w:p>
                        </w:txbxContent>
                      </wps:txbx>
                      <wps:bodyPr spcFirstLastPara="1" wrap="square" lIns="91425" tIns="45700" rIns="91425" bIns="45700" anchor="t" anchorCtr="0">
                        <a:noAutofit/>
                      </wps:bodyPr>
                    </wps:wsp>
                  </a:graphicData>
                </a:graphic>
              </wp:anchor>
            </w:drawing>
          </mc:Choice>
          <mc:Fallback>
            <w:pict>
              <v:rect w14:anchorId="68E13ACF" id="Rectangle 246" o:spid="_x0000_s1030" style="position:absolute;margin-left:0;margin-top:381pt;width:649.5pt;height:8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" filled="f" stroked="f">
                <v:textbox inset="2.53958mm,1.2694mm,2.53958mm,1.2694mm">
                  <w:txbxContent>
                    <w:p w14:paraId="7F4E306D" w14:textId="77777777" w:rsidR="004D43FA" w:rsidRDefault="004D43FA" w:rsidP="00094A89">
                      <w:pPr>
                        <w:spacing w:line="480" w:lineRule="auto"/>
                        <w:jc w:val="both"/>
                        <w:textDirection w:val="btLr"/>
                        <w:pPrChange w:id="6168" w:author="Billy" w:date="2021-06-15T22:59:00Z">
                          <w:pPr>
                            <w:spacing w:line="240" w:lineRule="auto"/>
                            <w:jc w:val="both"/>
                            <w:textDirection w:val="btLr"/>
                          </w:pPr>
                        </w:pPrChange>
                      </w:pPr>
                      <w:r>
                        <w:rPr>
                          <w:b/>
                          <w:color w:val="000000"/>
                        </w:rPr>
                        <w:t>Figure 1A:</w:t>
                      </w:r>
                      <w:r>
                        <w:rPr>
                          <w:color w:val="000000"/>
                        </w:rPr>
                        <w:t xml:space="preserve"> Participants watched 24 video clips that were randomized into three orders and assigned to participants at random. </w:t>
                      </w:r>
                      <w:r>
                        <w:rPr>
                          <w:b/>
                          <w:color w:val="000000"/>
                        </w:rPr>
                        <w:t>1B.</w:t>
                      </w:r>
                      <w:r>
                        <w:rPr>
                          <w:color w:val="000000"/>
                        </w:rPr>
                        <w:t xml:space="preserve"> We used a representational similarity analysis (RSA) to compute pairwise correlations within positive,  negative, or neutral valenced stimuli using Spearman rank-order correlation for non-parametric data. </w:t>
                      </w:r>
                    </w:p>
                  </w:txbxContent>
                </v:textbox>
                <w10:wrap type="square"/>
              </v:rect>
            </w:pict>
          </mc:Fallback>
        </mc:AlternateContent>
      </w:r>
      <w:r>
        <w:rPr>
          <w:noProof/>
          <w:lang w:val="en-US"/>
        </w:rPr>
        <w:drawing>
          <wp:anchor distT="0" distB="0" distL="114300" distR="114300" simplePos="0" relativeHeight="251665408" behindDoc="0" locked="0" layoutInCell="1" hidden="0" allowOverlap="1" wp14:anchorId="64CF1225" wp14:editId="76F81172">
            <wp:simplePos x="0" y="0"/>
            <wp:positionH relativeFrom="column">
              <wp:posOffset>323215</wp:posOffset>
            </wp:positionH>
            <wp:positionV relativeFrom="paragraph">
              <wp:posOffset>0</wp:posOffset>
            </wp:positionV>
            <wp:extent cx="7583170" cy="4882515"/>
            <wp:effectExtent l="0" t="0" r="0" b="0"/>
            <wp:wrapSquare wrapText="bothSides" distT="0" distB="0" distL="114300" distR="114300"/>
            <wp:docPr id="2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7583170" cy="4882515"/>
                    </a:xfrm>
                    <a:prstGeom prst="rect">
                      <a:avLst/>
                    </a:prstGeom>
                    <a:ln/>
                  </pic:spPr>
                </pic:pic>
              </a:graphicData>
            </a:graphic>
          </wp:anchor>
        </w:drawing>
      </w:r>
    </w:p>
    <w:customXmlDelRangeStart w:id="6166" w:author="William Mitchell" w:date="2021-05-19T13:24:00Z"/>
    <w:sdt>
      <w:sdtPr>
        <w:tag w:val="goog_rdk_942"/>
        <w:id w:val="-65275187"/>
      </w:sdtPr>
      <w:sdtEndPr/>
      <w:sdtContent>
        <w:customXmlDelRangeEnd w:id="6166"/>
        <w:p w14:paraId="00000197" w14:textId="5B785DA3" w:rsidR="001D5C46" w:rsidRDefault="00C146F4">
          <w:pPr>
            <w:spacing w:line="480" w:lineRule="auto"/>
            <w:rPr>
              <w:ins w:id="6167" w:author="Billy Mitchell" w:date="2021-04-22T13:11:00Z"/>
              <w:b/>
              <w:color w:val="000000"/>
            </w:rPr>
            <w:sectPr w:rsidR="001D5C46" w:rsidSect="00C56674">
              <w:headerReference w:type="first" r:id="rId19"/>
              <w:pgSz w:w="15840" w:h="12240" w:orient="landscape"/>
              <w:pgMar w:top="1440" w:right="1440" w:bottom="1440" w:left="1440" w:header="720" w:footer="720" w:gutter="0"/>
              <w:pgNumType w:start="43"/>
              <w:cols w:space="720"/>
              <w:titlePg/>
            </w:sectPr>
            <w:pPrChange w:id="6168" w:author="Billy Mitchell" w:date="2021-05-18T09:54:00Z">
              <w:pPr/>
            </w:pPrChange>
          </w:pPr>
          <w:customXmlDelRangeStart w:id="6169" w:author="William Mitchell" w:date="2021-05-19T13:24:00Z"/>
          <w:sdt>
            <w:sdtPr>
              <w:tag w:val="goog_rdk_941"/>
              <w:id w:val="-632176361"/>
            </w:sdtPr>
            <w:sdtEndPr/>
            <w:sdtContent>
              <w:customXmlDelRangeEnd w:id="6169"/>
              <w:customXmlDelRangeStart w:id="6170" w:author="William Mitchell" w:date="2021-05-19T13:24:00Z"/>
            </w:sdtContent>
          </w:sdt>
          <w:customXmlDelRangeEnd w:id="6170"/>
        </w:p>
        <w:customXmlDelRangeStart w:id="6171" w:author="William Mitchell" w:date="2021-05-19T13:24:00Z"/>
      </w:sdtContent>
    </w:sdt>
    <w:customXmlDelRangeEnd w:id="6171"/>
    <w:p w14:paraId="1B76AA9F" w14:textId="4C1672BB" w:rsidR="00AD1345" w:rsidRDefault="00AD1345">
      <w:pPr>
        <w:rPr>
          <w:ins w:id="6172" w:author="William Mitchell" w:date="2021-05-19T15:30:00Z"/>
        </w:rPr>
      </w:pPr>
      <w:ins w:id="6173" w:author="William Mitchell" w:date="2021-05-19T15:34:00Z">
        <w:r>
          <w:rPr>
            <w:noProof/>
            <w:lang w:val="en-US"/>
          </w:rPr>
          <w:lastRenderedPageBreak/>
          <w:drawing>
            <wp:anchor distT="0" distB="0" distL="114300" distR="114300" simplePos="0" relativeHeight="251672576" behindDoc="1" locked="0" layoutInCell="1" allowOverlap="1" wp14:anchorId="4784239F" wp14:editId="034DE214">
              <wp:simplePos x="0" y="0"/>
              <wp:positionH relativeFrom="margin">
                <wp:align>left</wp:align>
              </wp:positionH>
              <wp:positionV relativeFrom="paragraph">
                <wp:posOffset>436</wp:posOffset>
              </wp:positionV>
              <wp:extent cx="5540375" cy="6494145"/>
              <wp:effectExtent l="0" t="0" r="3175" b="1905"/>
              <wp:wrapTight wrapText="bothSides">
                <wp:wrapPolygon edited="0">
                  <wp:start x="0" y="0"/>
                  <wp:lineTo x="0" y="21543"/>
                  <wp:lineTo x="21538" y="21543"/>
                  <wp:lineTo x="21538"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ask_fig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0375" cy="6494145"/>
                      </a:xfrm>
                      <a:prstGeom prst="rect">
                        <a:avLst/>
                      </a:prstGeom>
                    </pic:spPr>
                  </pic:pic>
                </a:graphicData>
              </a:graphic>
            </wp:anchor>
          </w:drawing>
        </w:r>
      </w:ins>
    </w:p>
    <w:p w14:paraId="67FDD935" w14:textId="146043D1" w:rsidR="00AD1345" w:rsidRDefault="00AD1345">
      <w:pPr>
        <w:rPr>
          <w:ins w:id="6174" w:author="William Mitchell" w:date="2021-05-19T15:30:00Z"/>
        </w:rPr>
      </w:pPr>
      <w:ins w:id="6175" w:author="William Mitchell" w:date="2021-05-19T15:34:00Z">
        <w:r>
          <w:rPr>
            <w:noProof/>
          </w:rPr>
          <mc:AlternateContent>
            <mc:Choice Requires="wps">
              <w:drawing>
                <wp:anchor distT="45720" distB="45720" distL="114300" distR="114300" simplePos="0" relativeHeight="251671552" behindDoc="0" locked="0" layoutInCell="1" allowOverlap="1" wp14:anchorId="2790E32F" wp14:editId="0CBCE94E">
                  <wp:simplePos x="0" y="0"/>
                  <wp:positionH relativeFrom="margin">
                    <wp:align>right</wp:align>
                  </wp:positionH>
                  <wp:positionV relativeFrom="paragraph">
                    <wp:posOffset>6362700</wp:posOffset>
                  </wp:positionV>
                  <wp:extent cx="5936615" cy="1404620"/>
                  <wp:effectExtent l="0" t="0" r="0" b="0"/>
                  <wp:wrapThrough wrapText="bothSides">
                    <wp:wrapPolygon edited="0">
                      <wp:start x="208" y="0"/>
                      <wp:lineTo x="208" y="20429"/>
                      <wp:lineTo x="21348" y="20429"/>
                      <wp:lineTo x="21348" y="0"/>
                      <wp:lineTo x="208"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04620"/>
                          </a:xfrm>
                          <a:prstGeom prst="rect">
                            <a:avLst/>
                          </a:prstGeom>
                          <a:noFill/>
                          <a:ln w="9525">
                            <a:noFill/>
                            <a:miter lim="800000"/>
                            <a:headEnd/>
                            <a:tailEnd/>
                          </a:ln>
                        </wps:spPr>
                        <wps:txbx>
                          <w:txbxContent>
                            <w:p w14:paraId="638BB73A" w14:textId="3A06623E" w:rsidR="004D43FA" w:rsidRDefault="004D43FA">
                              <w:pPr>
                                <w:spacing w:line="480" w:lineRule="auto"/>
                                <w:pPrChange w:id="6176" w:author="Billy" w:date="2021-06-15T22:59:00Z">
                                  <w:pPr/>
                                </w:pPrChange>
                              </w:pPr>
                              <w:ins w:id="6177" w:author="William Mitchell" w:date="2021-05-19T15:34:00Z">
                                <w:r w:rsidRPr="00AD1345">
                                  <w:rPr>
                                    <w:b/>
                                    <w:rPrChange w:id="6178" w:author="William Mitchell" w:date="2021-05-19T15:36:00Z">
                                      <w:rPr/>
                                    </w:rPrChange>
                                  </w:rPr>
                                  <w:t>Figure 2</w:t>
                                </w:r>
                                <w:r w:rsidRPr="00AD1345">
                                  <w:t xml:space="preserve">: </w:t>
                                </w:r>
                              </w:ins>
                              <w:ins w:id="6179" w:author="William Mitchell" w:date="2021-05-19T15:35:00Z">
                                <w:r>
                                  <w:t>Sagittal and coronal view of vmPFC mask placement. Coronal view of NAcc and amygdala</w:t>
                                </w:r>
                              </w:ins>
                              <w:ins w:id="6180" w:author="William Mitchell" w:date="2021-05-19T15:36:00Z">
                                <w:r>
                                  <w:t xml:space="preserve"> mask placement.</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90E32F" id="_x0000_t202" coordsize="21600,21600" o:spt="202" path="m,l,21600r21600,l21600,xe">
                  <v:stroke joinstyle="miter"/>
                  <v:path gradientshapeok="t" o:connecttype="rect"/>
                </v:shapetype>
                <v:shape id="Text Box 2" o:spid="_x0000_s1031" type="#_x0000_t202" style="position:absolute;margin-left:416.25pt;margin-top:501pt;width:467.4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" filled="f" stroked="f">
                  <v:textbox style="mso-fit-shape-to-text:t">
                    <w:txbxContent>
                      <w:p w14:paraId="638BB73A" w14:textId="3A06623E" w:rsidR="004D43FA" w:rsidRDefault="004D43FA" w:rsidP="00094A89">
                        <w:pPr>
                          <w:spacing w:line="480" w:lineRule="auto"/>
                          <w:pPrChange w:id="6184" w:author="Billy" w:date="2021-06-15T22:59:00Z">
                            <w:pPr/>
                          </w:pPrChange>
                        </w:pPr>
                        <w:ins w:id="6185" w:author="William Mitchell" w:date="2021-05-19T15:34:00Z">
                          <w:r w:rsidRPr="00AD1345">
                            <w:rPr>
                              <w:b/>
                              <w:rPrChange w:id="6186" w:author="William Mitchell" w:date="2021-05-19T15:36:00Z">
                                <w:rPr/>
                              </w:rPrChange>
                            </w:rPr>
                            <w:t>Figure 2</w:t>
                          </w:r>
                          <w:r w:rsidRPr="00AD1345">
                            <w:t xml:space="preserve">: </w:t>
                          </w:r>
                        </w:ins>
                        <w:ins w:id="6187" w:author="William Mitchell" w:date="2021-05-19T15:35:00Z">
                          <w:r>
                            <w:t>Sagittal and coronal view of vmPFC mask placement. Coronal view of NAcc and amygdala</w:t>
                          </w:r>
                        </w:ins>
                        <w:ins w:id="6188" w:author="William Mitchell" w:date="2021-05-19T15:36:00Z">
                          <w:r>
                            <w:t xml:space="preserve"> mask placement.</w:t>
                          </w:r>
                        </w:ins>
                      </w:p>
                    </w:txbxContent>
                  </v:textbox>
                  <w10:wrap type="through" anchorx="margin"/>
                </v:shape>
              </w:pict>
            </mc:Fallback>
          </mc:AlternateContent>
        </w:r>
      </w:ins>
      <w:ins w:id="6181" w:author="William Mitchell" w:date="2021-05-19T15:30:00Z">
        <w:r>
          <w:br w:type="page"/>
        </w:r>
      </w:ins>
    </w:p>
    <w:customXmlDelRangeStart w:id="6182" w:author="William Mitchell" w:date="2021-05-19T13:24:00Z"/>
    <w:sdt>
      <w:sdtPr>
        <w:tag w:val="goog_rdk_944"/>
        <w:id w:val="1619175535"/>
      </w:sdtPr>
      <w:sdtEndPr/>
      <w:sdtContent>
        <w:customXmlDelRangeEnd w:id="6182"/>
        <w:p w14:paraId="00000198" w14:textId="327C5CB8" w:rsidR="001D5C46" w:rsidDel="00AD1345" w:rsidRDefault="00C146F4">
          <w:pPr>
            <w:rPr>
              <w:ins w:id="6183" w:author="Billy Mitchell" w:date="2021-04-22T13:11:00Z"/>
              <w:del w:id="6184" w:author="William Mitchell" w:date="2021-05-19T15:30:00Z"/>
            </w:rPr>
          </w:pPr>
          <w:customXmlDelRangeStart w:id="6185" w:author="William Mitchell" w:date="2021-05-19T13:24:00Z"/>
          <w:sdt>
            <w:sdtPr>
              <w:tag w:val="goog_rdk_943"/>
              <w:id w:val="-78526062"/>
            </w:sdtPr>
            <w:sdtEndPr/>
            <w:sdtContent>
              <w:customXmlDelRangeEnd w:id="6185"/>
              <w:customXmlDelRangeStart w:id="6186" w:author="William Mitchell" w:date="2021-05-19T13:24:00Z"/>
            </w:sdtContent>
          </w:sdt>
          <w:customXmlDelRangeEnd w:id="6186"/>
        </w:p>
        <w:customXmlDelRangeStart w:id="6187" w:author="William Mitchell" w:date="2021-05-19T13:24:00Z"/>
      </w:sdtContent>
    </w:sdt>
    <w:customXmlDelRangeEnd w:id="6187"/>
    <w:customXmlDelRangeStart w:id="6188" w:author="William Mitchell" w:date="2021-05-19T13:24:00Z"/>
    <w:sdt>
      <w:sdtPr>
        <w:tag w:val="goog_rdk_946"/>
        <w:id w:val="942338343"/>
      </w:sdtPr>
      <w:sdtEndPr/>
      <w:sdtContent>
        <w:customXmlDelRangeEnd w:id="6188"/>
        <w:p w14:paraId="0000019F" w14:textId="4F0560DC" w:rsidR="001D5C46" w:rsidDel="00AD1345" w:rsidRDefault="00C146F4">
          <w:pPr>
            <w:rPr>
              <w:ins w:id="6189" w:author="Billy Mitchell" w:date="2021-04-22T13:11:00Z"/>
              <w:del w:id="6190" w:author="William Mitchell" w:date="2021-05-19T15:30:00Z"/>
            </w:rPr>
          </w:pPr>
          <w:customXmlDelRangeStart w:id="6191" w:author="William Mitchell" w:date="2021-05-19T13:24:00Z"/>
          <w:sdt>
            <w:sdtPr>
              <w:tag w:val="goog_rdk_945"/>
              <w:id w:val="-4522519"/>
            </w:sdtPr>
            <w:sdtEndPr/>
            <w:sdtContent>
              <w:customXmlDelRangeEnd w:id="6191"/>
              <w:customXmlDelRangeStart w:id="6192" w:author="William Mitchell" w:date="2021-05-19T13:24:00Z"/>
            </w:sdtContent>
          </w:sdt>
          <w:customXmlDelRangeEnd w:id="6192"/>
        </w:p>
        <w:customXmlDelRangeStart w:id="6193" w:author="William Mitchell" w:date="2021-05-19T13:24:00Z"/>
        <w:sdt>
          <w:sdtPr>
            <w:tag w:val="goog_rdk_948"/>
            <w:id w:val="-1423717651"/>
          </w:sdtPr>
          <w:sdtEndPr/>
          <w:sdtContent>
            <w:customXmlDelRangeEnd w:id="6193"/>
            <w:p w14:paraId="4509C8A3" w14:textId="1C61BD14" w:rsidR="001D5C46" w:rsidDel="00AD1345" w:rsidRDefault="00C146F4">
              <w:pPr>
                <w:rPr>
                  <w:ins w:id="6194" w:author="Billy Mitchell" w:date="2021-04-22T13:11:00Z"/>
                  <w:del w:id="6195" w:author="William Mitchell" w:date="2021-05-19T15:30:00Z"/>
                </w:rPr>
              </w:pPr>
              <w:customXmlDelRangeStart w:id="6196" w:author="William Mitchell" w:date="2021-05-19T13:24:00Z"/>
              <w:sdt>
                <w:sdtPr>
                  <w:tag w:val="goog_rdk_947"/>
                  <w:id w:val="-947695454"/>
                </w:sdtPr>
                <w:sdtEndPr/>
                <w:sdtContent>
                  <w:customXmlDelRangeEnd w:id="6196"/>
                  <w:customXmlDelRangeStart w:id="6197" w:author="William Mitchell" w:date="2021-05-19T13:24:00Z"/>
                </w:sdtContent>
              </w:sdt>
              <w:customXmlDelRangeEnd w:id="6197"/>
            </w:p>
            <w:customXmlDelRangeStart w:id="6198" w:author="William Mitchell" w:date="2021-05-19T13:24:00Z"/>
            <w:sdt>
              <w:sdtPr>
                <w:tag w:val="goog_rdk_950"/>
                <w:id w:val="1336340622"/>
              </w:sdtPr>
              <w:sdtEndPr/>
              <w:sdtContent>
                <w:customXmlDelRangeEnd w:id="6198"/>
                <w:p w14:paraId="2362F905" w14:textId="6C9F63FB" w:rsidR="001D5C46" w:rsidDel="00AD1345" w:rsidRDefault="00C146F4">
                  <w:pPr>
                    <w:rPr>
                      <w:ins w:id="6199" w:author="Billy Mitchell" w:date="2021-04-22T13:11:00Z"/>
                      <w:del w:id="6200" w:author="William Mitchell" w:date="2021-05-19T15:30:00Z"/>
                    </w:rPr>
                  </w:pPr>
                  <w:customXmlDelRangeStart w:id="6201" w:author="William Mitchell" w:date="2021-05-19T13:24:00Z"/>
                  <w:sdt>
                    <w:sdtPr>
                      <w:tag w:val="goog_rdk_949"/>
                      <w:id w:val="1264961571"/>
                    </w:sdtPr>
                    <w:sdtEndPr/>
                    <w:sdtContent>
                      <w:customXmlDelRangeEnd w:id="6201"/>
                      <w:customXmlDelRangeStart w:id="6202" w:author="William Mitchell" w:date="2021-05-19T13:24:00Z"/>
                    </w:sdtContent>
                  </w:sdt>
                  <w:customXmlDelRangeEnd w:id="6202"/>
                </w:p>
                <w:customXmlDelRangeStart w:id="6203" w:author="William Mitchell" w:date="2021-05-19T13:24:00Z"/>
                <w:sdt>
                  <w:sdtPr>
                    <w:tag w:val="goog_rdk_952"/>
                    <w:id w:val="-1595000071"/>
                  </w:sdtPr>
                  <w:sdtEndPr/>
                  <w:sdtContent>
                    <w:customXmlDelRangeEnd w:id="6203"/>
                    <w:p w14:paraId="26F80C8F" w14:textId="7946A540" w:rsidR="001D5C46" w:rsidRDefault="00C146F4">
                      <w:pPr>
                        <w:rPr>
                          <w:ins w:id="6204" w:author="Billy Mitchell" w:date="2021-04-22T13:11:00Z"/>
                        </w:rPr>
                      </w:pPr>
                      <w:customXmlDelRangeStart w:id="6205" w:author="William Mitchell" w:date="2021-05-19T13:24:00Z"/>
                      <w:sdt>
                        <w:sdtPr>
                          <w:tag w:val="goog_rdk_951"/>
                          <w:id w:val="-520393588"/>
                        </w:sdtPr>
                        <w:sdtEndPr/>
                        <w:sdtContent>
                          <w:customXmlDelRangeEnd w:id="6205"/>
                          <w:customXmlDelRangeStart w:id="6206" w:author="William Mitchell" w:date="2021-05-19T13:24:00Z"/>
                        </w:sdtContent>
                      </w:sdt>
                      <w:customXmlDelRangeEnd w:id="6206"/>
                    </w:p>
                    <w:customXmlDelRangeStart w:id="6207" w:author="William Mitchell" w:date="2021-05-19T13:24:00Z"/>
                    <w:sdt>
                      <w:sdtPr>
                        <w:tag w:val="goog_rdk_954"/>
                        <w:id w:val="-1185515466"/>
                      </w:sdtPr>
                      <w:sdtEndPr/>
                      <w:sdtContent>
                        <w:customXmlDelRangeEnd w:id="6207"/>
                        <w:p w14:paraId="15069854" w14:textId="1B01393B" w:rsidR="001D5C46" w:rsidRDefault="00C146F4">
                          <w:pPr>
                            <w:rPr>
                              <w:ins w:id="6208" w:author="Billy Mitchell" w:date="2021-04-22T13:11:00Z"/>
                            </w:rPr>
                          </w:pPr>
                          <w:customXmlDelRangeStart w:id="6209" w:author="William Mitchell" w:date="2021-05-19T13:24:00Z"/>
                          <w:sdt>
                            <w:sdtPr>
                              <w:tag w:val="goog_rdk_953"/>
                              <w:id w:val="-1120150125"/>
                            </w:sdtPr>
                            <w:sdtEndPr/>
                            <w:sdtContent>
                              <w:customXmlDelRangeEnd w:id="6209"/>
                              <w:customXmlDelRangeStart w:id="6210" w:author="William Mitchell" w:date="2021-05-19T13:24:00Z"/>
                            </w:sdtContent>
                          </w:sdt>
                          <w:customXmlDelRangeEnd w:id="6210"/>
                        </w:p>
                        <w:customXmlDelRangeStart w:id="6211" w:author="William Mitchell" w:date="2021-05-19T13:24:00Z"/>
                        <w:sdt>
                          <w:sdtPr>
                            <w:tag w:val="goog_rdk_956"/>
                            <w:id w:val="71553232"/>
                          </w:sdtPr>
                          <w:sdtEndPr/>
                          <w:sdtContent>
                            <w:customXmlDelRangeEnd w:id="6211"/>
                            <w:p w14:paraId="390E81D8" w14:textId="677D309A" w:rsidR="001D5C46" w:rsidRDefault="00C146F4">
                              <w:pPr>
                                <w:spacing w:line="480" w:lineRule="auto"/>
                                <w:rPr>
                                  <w:ins w:id="6212" w:author="Billy Mitchell" w:date="2021-04-22T13:11:00Z"/>
                                </w:rPr>
                                <w:pPrChange w:id="6213" w:author="Billy" w:date="2021-06-15T22:59:00Z">
                                  <w:pPr/>
                                </w:pPrChange>
                              </w:pPr>
                              <w:customXmlDelRangeStart w:id="6214" w:author="William Mitchell" w:date="2021-05-19T13:24:00Z"/>
                              <w:sdt>
                                <w:sdtPr>
                                  <w:tag w:val="goog_rdk_955"/>
                                  <w:id w:val="180549549"/>
                                </w:sdtPr>
                                <w:sdtEndPr/>
                                <w:sdtContent>
                                  <w:customXmlDelRangeEnd w:id="6214"/>
                                  <w:customXmlDelRangeStart w:id="6215" w:author="William Mitchell" w:date="2021-05-19T13:24:00Z"/>
                                </w:sdtContent>
                              </w:sdt>
                              <w:customXmlDelRangeEnd w:id="6215"/>
                              <w:ins w:id="6216" w:author="Billy Mitchell" w:date="2021-04-22T13:11:00Z">
                                <w:r w:rsidR="00D2411E">
                                  <w:rPr>
                                    <w:noProof/>
                                    <w:lang w:val="en-US"/>
                                  </w:rPr>
                                  <w:drawing>
                                    <wp:inline distT="114300" distB="114300" distL="114300" distR="114300" wp14:anchorId="3713DB73" wp14:editId="0FD69123">
                                      <wp:extent cx="5943600" cy="4267200"/>
                                      <wp:effectExtent l="0" t="0" r="0" b="0"/>
                                      <wp:docPr id="2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4267200"/>
                                              </a:xfrm>
                                              <a:prstGeom prst="rect">
                                                <a:avLst/>
                                              </a:prstGeom>
                                              <a:ln/>
                                            </pic:spPr>
                                          </pic:pic>
                                        </a:graphicData>
                                      </a:graphic>
                                    </wp:inline>
                                  </w:drawing>
                                </w:r>
                                <w:r w:rsidR="00D2411E">
                                  <w:rPr>
                                    <w:b/>
                                  </w:rPr>
                                  <w:t xml:space="preserve">Figure </w:t>
                                </w:r>
                              </w:ins>
                              <w:ins w:id="6217" w:author="William Mitchell" w:date="2021-05-19T15:25:00Z">
                                <w:r w:rsidR="00A236EF">
                                  <w:rPr>
                                    <w:b/>
                                  </w:rPr>
                                  <w:t>3</w:t>
                                </w:r>
                              </w:ins>
                              <w:ins w:id="6218" w:author="Billy Mitchell" w:date="2021-04-22T13:11:00Z">
                                <w:del w:id="6219" w:author="William Mitchell" w:date="2021-05-19T15:25:00Z">
                                  <w:r w:rsidR="00D2411E" w:rsidDel="00A236EF">
                                    <w:rPr>
                                      <w:b/>
                                    </w:rPr>
                                    <w:delText>4</w:delText>
                                  </w:r>
                                </w:del>
                                <w:r w:rsidR="00D2411E">
                                  <w:rPr>
                                    <w:b/>
                                  </w:rPr>
                                  <w:t>:</w:t>
                                </w:r>
                                <w:r w:rsidR="00D2411E">
                                  <w:t xml:space="preserve"> Differences in representational similarity by age group and ROI. No differences exist in representational similarity between Adult AMY, NAcc, and vmPFC. Children’s AMY and NAcc differed from vmPFC in representational similarity. Adults and children differed significantly across respective ROIs. </w:t>
                                </w:r>
                                <w:r w:rsidR="00D2411E">
                                  <w:rPr>
                                    <w:b/>
                                  </w:rPr>
                                  <w:t xml:space="preserve">NOTE: </w:t>
                                </w:r>
                                <w:r w:rsidR="00D2411E">
                                  <w:t xml:space="preserve">The full range of our Mean Correlative Value is -1.77 to 1.76. The range was restricted in this visualization </w:t>
                                </w:r>
                                <w:proofErr w:type="gramStart"/>
                                <w:r w:rsidR="00D2411E">
                                  <w:t>in order to</w:t>
                                </w:r>
                                <w:proofErr w:type="gramEnd"/>
                                <w:r w:rsidR="00D2411E">
                                  <w:t xml:space="preserve"> see differences. Error bars represent 95% confidence intervals.</w:t>
                                </w:r>
                              </w:ins>
                            </w:p>
                            <w:customXmlDelRangeStart w:id="6220" w:author="William Mitchell" w:date="2021-05-19T13:24:00Z"/>
                          </w:sdtContent>
                        </w:sdt>
                        <w:customXmlDelRangeEnd w:id="6220"/>
                        <w:customXmlDelRangeStart w:id="6221" w:author="William Mitchell" w:date="2021-05-19T13:24:00Z"/>
                      </w:sdtContent>
                    </w:sdt>
                    <w:customXmlDelRangeEnd w:id="6221"/>
                    <w:customXmlDelRangeStart w:id="6222" w:author="William Mitchell" w:date="2021-05-19T13:24:00Z"/>
                  </w:sdtContent>
                </w:sdt>
                <w:customXmlDelRangeEnd w:id="6222"/>
                <w:customXmlDelRangeStart w:id="6223" w:author="William Mitchell" w:date="2021-05-19T13:24:00Z"/>
              </w:sdtContent>
            </w:sdt>
            <w:customXmlDelRangeEnd w:id="6223"/>
            <w:customXmlDelRangeStart w:id="6224" w:author="William Mitchell" w:date="2021-05-19T13:24:00Z"/>
          </w:sdtContent>
        </w:sdt>
        <w:customXmlDelRangeEnd w:id="6224"/>
        <w:customXmlDelRangeStart w:id="6225" w:author="William Mitchell" w:date="2021-05-19T13:24:00Z"/>
      </w:sdtContent>
    </w:sdt>
    <w:customXmlDelRangeEnd w:id="6225"/>
    <w:p w14:paraId="0538DE56" w14:textId="55361B15" w:rsidR="009A36EA" w:rsidRDefault="00D2411E">
      <w:pPr>
        <w:rPr>
          <w:ins w:id="6226" w:author="Billy Mitchell" w:date="2021-05-18T17:52:00Z"/>
        </w:rPr>
      </w:pPr>
      <w:ins w:id="6227" w:author="Billy Mitchell" w:date="2021-04-22T13:11:00Z">
        <w:r>
          <w:rPr>
            <w:noProof/>
            <w:lang w:val="en-US"/>
          </w:rPr>
          <w:lastRenderedPageBreak/>
          <w:drawing>
            <wp:inline distT="114300" distB="114300" distL="114300" distR="114300" wp14:anchorId="358AB4B2" wp14:editId="5D00F7E5">
              <wp:extent cx="3314700" cy="4286250"/>
              <wp:effectExtent l="0" t="0" r="0" b="0"/>
              <wp:docPr id="2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314700" cy="4286250"/>
                      </a:xfrm>
                      <a:prstGeom prst="rect">
                        <a:avLst/>
                      </a:prstGeom>
                      <a:ln/>
                    </pic:spPr>
                  </pic:pic>
                </a:graphicData>
              </a:graphic>
            </wp:inline>
          </w:drawing>
        </w:r>
      </w:ins>
    </w:p>
    <w:p w14:paraId="16D63ED7" w14:textId="77777777" w:rsidR="009A36EA" w:rsidRDefault="009A36EA">
      <w:pPr>
        <w:rPr>
          <w:ins w:id="6228" w:author="Billy Mitchell" w:date="2021-05-18T17:52:00Z"/>
        </w:rPr>
      </w:pPr>
    </w:p>
    <w:p w14:paraId="0413731F" w14:textId="77777777" w:rsidR="009A36EA" w:rsidRDefault="009A36EA">
      <w:pPr>
        <w:rPr>
          <w:ins w:id="6229" w:author="Billy Mitchell" w:date="2021-05-18T17:52:00Z"/>
        </w:rPr>
      </w:pPr>
    </w:p>
    <w:p w14:paraId="5DCC9D30" w14:textId="77777777" w:rsidR="009A36EA" w:rsidRDefault="009A36EA">
      <w:pPr>
        <w:rPr>
          <w:ins w:id="6230" w:author="Billy Mitchell" w:date="2021-05-18T17:52:00Z"/>
        </w:rPr>
      </w:pPr>
    </w:p>
    <w:p w14:paraId="000001A0" w14:textId="406DF3FE" w:rsidR="001D5C46" w:rsidRDefault="009A36EA">
      <w:pPr>
        <w:rPr>
          <w:ins w:id="6231" w:author="Billy Mitchell" w:date="2021-04-22T13:11:00Z"/>
        </w:rPr>
        <w:sectPr w:rsidR="001D5C46" w:rsidSect="00C56674">
          <w:pgSz w:w="12240" w:h="15840" w:orient="portrait"/>
          <w:pgMar w:top="1440" w:right="1440" w:bottom="1440" w:left="1440" w:header="720" w:footer="720" w:gutter="0"/>
          <w:pgNumType w:start="45"/>
          <w:cols w:space="720"/>
          <w:titlePg/>
          <w:sectPrChange w:id="6232" w:author="Billy Mitchell" w:date="2021-05-25T23:21:00Z">
            <w:sectPr w:rsidR="001D5C46" w:rsidSect="00C56674">
              <w:pgSz w:w="15840" w:h="12240" w:orient="landscape"/>
              <w:pgMar w:top="1440" w:right="1440" w:bottom="1440" w:left="1440" w:header="720" w:footer="720" w:gutter="0"/>
            </w:sectPr>
          </w:sectPrChange>
        </w:sectPr>
      </w:pPr>
      <w:ins w:id="6233" w:author="Billy Mitchell" w:date="2021-05-18T17:52:00Z">
        <w:r>
          <w:rPr>
            <w:noProof/>
            <w:lang w:val="en-US"/>
          </w:rPr>
          <w:drawing>
            <wp:inline distT="114300" distB="114300" distL="114300" distR="114300" wp14:anchorId="44666FE5" wp14:editId="28DF7F88">
              <wp:extent cx="1590675" cy="1114425"/>
              <wp:effectExtent l="0" t="0" r="0" b="0"/>
              <wp:docPr id="2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590675" cy="1114425"/>
                      </a:xfrm>
                      <a:prstGeom prst="rect">
                        <a:avLst/>
                      </a:prstGeom>
                      <a:ln/>
                    </pic:spPr>
                  </pic:pic>
                </a:graphicData>
              </a:graphic>
            </wp:inline>
          </w:drawing>
        </w:r>
      </w:ins>
    </w:p>
    <w:customXmlDelRangeStart w:id="6234" w:author="William Mitchell" w:date="2021-05-19T13:24:00Z"/>
    <w:sdt>
      <w:sdtPr>
        <w:tag w:val="goog_rdk_963"/>
        <w:id w:val="-1416628084"/>
      </w:sdtPr>
      <w:sdtEndPr/>
      <w:sdtContent>
        <w:customXmlDelRangeEnd w:id="6234"/>
        <w:p w14:paraId="000001A1" w14:textId="12DDD298" w:rsidR="001D5C46" w:rsidRPr="001D5C46" w:rsidRDefault="00D2411E">
          <w:pPr>
            <w:spacing w:line="480" w:lineRule="auto"/>
            <w:ind w:left="360" w:hanging="360"/>
            <w:rPr>
              <w:del w:id="6235" w:author="Billy Mitchell" w:date="2021-04-22T13:10:00Z"/>
              <w:rPrChange w:id="6236" w:author="Billy Mitchell" w:date="2021-04-22T13:10:00Z">
                <w:rPr>
                  <w:del w:id="6237" w:author="Billy Mitchell" w:date="2021-04-22T13:10:00Z"/>
                  <w:b/>
                </w:rPr>
              </w:rPrChange>
            </w:rPr>
          </w:pPr>
          <w:del w:id="6238" w:author="Billy Mitchell" w:date="2021-05-18T09:53:00Z">
            <w:r w:rsidDel="008C1CD8">
              <w:rPr>
                <w:b/>
                <w:color w:val="0000FF"/>
                <w:u w:val="single"/>
              </w:rPr>
              <w:br/>
            </w:r>
          </w:del>
          <w:customXmlDelRangeStart w:id="6239" w:author="William Mitchell" w:date="2021-05-19T13:24:00Z"/>
          <w:sdt>
            <w:sdtPr>
              <w:tag w:val="goog_rdk_961"/>
              <w:id w:val="-420178674"/>
            </w:sdtPr>
            <w:sdtEndPr/>
            <w:sdtContent>
              <w:customXmlDelRangeEnd w:id="6239"/>
              <w:del w:id="6240" w:author="Billy Mitchell" w:date="2021-04-22T13:10:00Z">
                <w:r>
                  <w:rPr>
                    <w:b/>
                    <w:noProof/>
                    <w:color w:val="000000"/>
                    <w:lang w:val="en-US"/>
                  </w:rPr>
                  <mc:AlternateContent>
                    <mc:Choice Requires="wpg">
                      <w:drawing>
                        <wp:inline distT="0" distB="0" distL="0" distR="0" wp14:anchorId="2542E75C" wp14:editId="12B26DF8">
                          <wp:extent cx="5268224" cy="6848475"/>
                          <wp:effectExtent l="0" t="0" r="0" b="0"/>
                          <wp:docPr id="243" name="Group 243"/>
                          <wp:cNvGraphicFramePr/>
                          <a:graphic xmlns:a="http://schemas.openxmlformats.org/drawingml/2006/main">
                            <a:graphicData uri="http://schemas.microsoft.com/office/word/2010/wordprocessingGroup">
                              <wpg:wgp>
                                <wpg:cNvGrpSpPr/>
                                <wpg:grpSpPr>
                                  <a:xfrm>
                                    <a:off x="0" y="0"/>
                                    <a:ext cx="5268224" cy="6848475"/>
                                    <a:chOff x="2711888" y="355763"/>
                                    <a:chExt cx="5268224" cy="6848475"/>
                                  </a:xfrm>
                                </wpg:grpSpPr>
                                <wpg:grpSp>
                                  <wpg:cNvPr id="1" name="Group 1"/>
                                  <wpg:cNvGrpSpPr/>
                                  <wpg:grpSpPr>
                                    <a:xfrm>
                                      <a:off x="2711888" y="355763"/>
                                      <a:ext cx="5268224" cy="6848475"/>
                                      <a:chOff x="2711888" y="355763"/>
                                      <a:chExt cx="5268224" cy="6848475"/>
                                    </a:xfrm>
                                  </wpg:grpSpPr>
                                  <wps:wsp>
                                    <wps:cNvPr id="2" name="Rectangle 2"/>
                                    <wps:cNvSpPr/>
                                    <wps:spPr>
                                      <a:xfrm>
                                        <a:off x="2711888" y="355763"/>
                                        <a:ext cx="5268200" cy="6848475"/>
                                      </a:xfrm>
                                      <a:prstGeom prst="rect">
                                        <a:avLst/>
                                      </a:prstGeom>
                                      <a:noFill/>
                                      <a:ln>
                                        <a:noFill/>
                                      </a:ln>
                                    </wps:spPr>
                                    <wps:txbx>
                                      <w:txbxContent>
                                        <w:p w14:paraId="7FEE671C"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711888" y="355763"/>
                                        <a:ext cx="5268224" cy="6848475"/>
                                        <a:chOff x="-19" y="0"/>
                                        <a:chExt cx="5268224" cy="6848475"/>
                                      </a:xfrm>
                                    </wpg:grpSpPr>
                                    <wps:wsp>
                                      <wps:cNvPr id="4" name="Rectangle 4"/>
                                      <wps:cNvSpPr/>
                                      <wps:spPr>
                                        <a:xfrm>
                                          <a:off x="-19" y="0"/>
                                          <a:ext cx="5268200" cy="6848475"/>
                                        </a:xfrm>
                                        <a:prstGeom prst="rect">
                                          <a:avLst/>
                                        </a:prstGeom>
                                        <a:noFill/>
                                        <a:ln>
                                          <a:noFill/>
                                        </a:ln>
                                      </wps:spPr>
                                      <wps:txbx>
                                        <w:txbxContent>
                                          <w:p w14:paraId="24588C77" w14:textId="77777777" w:rsidR="004D43FA" w:rsidRDefault="004D43F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7" name="Shape 47" descr="Chart, box and whisker chart&#10;&#10;Description automatically generated"/>
                                        <pic:cNvPicPr preferRelativeResize="0"/>
                                      </pic:nvPicPr>
                                      <pic:blipFill rotWithShape="1">
                                        <a:blip r:embed="rId24">
                                          <a:alphaModFix/>
                                        </a:blip>
                                        <a:srcRect/>
                                        <a:stretch/>
                                      </pic:blipFill>
                                      <pic:spPr>
                                        <a:xfrm>
                                          <a:off x="-19" y="0"/>
                                          <a:ext cx="5172513" cy="4995081"/>
                                        </a:xfrm>
                                        <a:prstGeom prst="rect">
                                          <a:avLst/>
                                        </a:prstGeom>
                                        <a:noFill/>
                                        <a:ln>
                                          <a:noFill/>
                                        </a:ln>
                                      </pic:spPr>
                                    </pic:pic>
                                    <wps:wsp>
                                      <wps:cNvPr id="5" name="Rectangle 5"/>
                                      <wps:cNvSpPr/>
                                      <wps:spPr>
                                        <a:xfrm>
                                          <a:off x="68191" y="4994911"/>
                                          <a:ext cx="5200014" cy="1853564"/>
                                        </a:xfrm>
                                        <a:prstGeom prst="rect">
                                          <a:avLst/>
                                        </a:prstGeom>
                                        <a:solidFill>
                                          <a:srgbClr val="FFFFFF"/>
                                        </a:solidFill>
                                        <a:ln>
                                          <a:noFill/>
                                        </a:ln>
                                      </wps:spPr>
                                      <wps:txbx>
                                        <w:txbxContent>
                                          <w:p w14:paraId="18042E8F" w14:textId="77777777" w:rsidR="004D43FA" w:rsidRDefault="004D43FA">
                                            <w:pPr>
                                              <w:spacing w:line="480" w:lineRule="auto"/>
                                              <w:jc w:val="both"/>
                                              <w:textDirection w:val="btLr"/>
                                            </w:pPr>
                                            <w:r>
                                              <w:rPr>
                                                <w:b/>
                                                <w:color w:val="000000"/>
                                              </w:rPr>
                                              <w:t xml:space="preserve">Figure 2: </w:t>
                                            </w:r>
                                            <w:r>
                                              <w:rPr>
                                                <w:color w:val="000000"/>
                                              </w:rPr>
                                              <w:t xml:space="preserve">Differences in representational similarity by age group. Children demonstrated greater representational similarity across ROI and affective valence than adults. </w:t>
                                            </w:r>
                                            <w:r>
                                              <w:rPr>
                                                <w:b/>
                                                <w:color w:val="000000"/>
                                              </w:rPr>
                                              <w:t xml:space="preserve">NOTE: </w:t>
                                            </w:r>
                                            <w:r>
                                              <w:rPr>
                                                <w:color w:val="000000"/>
                                              </w:rPr>
                                              <w:t>The full range of our Mean Correlative Value is -1.77 to 1.76. The range was restricted for visualization purposes. Error bars represent 95% confidence intervals.</w:t>
                                            </w:r>
                                          </w:p>
                                        </w:txbxContent>
                                      </wps:txbx>
                                      <wps:bodyPr spcFirstLastPara="1" wrap="square" lIns="91425" tIns="45700" rIns="91425" bIns="45700" anchor="t" anchorCtr="0">
                                        <a:noAutofit/>
                                      </wps:bodyPr>
                                    </wps:wsp>
                                  </wpg:grpSp>
                                </wpg:grpSp>
                              </wpg:wgp>
                            </a:graphicData>
                          </a:graphic>
                        </wp:inline>
                      </w:drawing>
                    </mc:Choice>
                    <mc:Fallback>
                      <w:pict>
                        <v:group w14:anchorId="2542E75C" id="Group 243" o:spid="_x0000_s1032" style="width:414.8pt;height:539.25pt;mso-position-horizontal-relative:char;mso-position-vertical-relative:line" coordorigin="27118,3557" coordsize="52682,68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">
                          <v:group id="Group 1" o:spid="_x0000_s1033" style="position:absolute;left:27118;top:3557;width:52683;height:68485" coordorigin="27118,3557" coordsize="52682,6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4" style="position:absolute;left:27118;top:3557;width:52682;height:68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FEE671C" w14:textId="77777777" w:rsidR="004D43FA" w:rsidRDefault="004D43FA">
                                    <w:pPr>
                                      <w:spacing w:line="240" w:lineRule="auto"/>
                                      <w:textDirection w:val="btLr"/>
                                    </w:pPr>
                                  </w:p>
                                </w:txbxContent>
                              </v:textbox>
                            </v:rect>
                            <v:group id="Group 3" o:spid="_x0000_s1035" style="position:absolute;left:27118;top:3557;width:52683;height:68485" coordorigin="" coordsize="52682,6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6" style="position:absolute;width:52681;height:68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4588C77" w14:textId="77777777" w:rsidR="004D43FA" w:rsidRDefault="004D43FA">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7" o:spid="_x0000_s1037" type="#_x0000_t75" alt="Chart, box and whisker chart&#10;&#10;Description automatically generated" style="position:absolute;width:51724;height:499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">
                                <v:imagedata r:id="rId25" o:title="Chart, box and whisker chart&#10;&#10;Description automatically generated"/>
                              </v:shape>
                              <v:rect id="Rectangle 5" o:spid="_x0000_s1038" style="position:absolute;left:681;top:49949;width:52001;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" stroked="f">
                                <v:textbox inset="2.53958mm,1.2694mm,2.53958mm,1.2694mm">
                                  <w:txbxContent>
                                    <w:p w14:paraId="18042E8F" w14:textId="77777777" w:rsidR="004D43FA" w:rsidRDefault="004D43FA">
                                      <w:pPr>
                                        <w:spacing w:line="480" w:lineRule="auto"/>
                                        <w:jc w:val="both"/>
                                        <w:textDirection w:val="btLr"/>
                                      </w:pPr>
                                      <w:r>
                                        <w:rPr>
                                          <w:b/>
                                          <w:color w:val="000000"/>
                                        </w:rPr>
                                        <w:t xml:space="preserve">Figure 2: </w:t>
                                      </w:r>
                                      <w:r>
                                        <w:rPr>
                                          <w:color w:val="000000"/>
                                        </w:rPr>
                                        <w:t xml:space="preserve">Differences in representational similarity by age group. Children demonstrated greater representational similarity across ROI and affective valence than adults. </w:t>
                                      </w:r>
                                      <w:r>
                                        <w:rPr>
                                          <w:b/>
                                          <w:color w:val="000000"/>
                                        </w:rPr>
                                        <w:t xml:space="preserve">NOTE: </w:t>
                                      </w:r>
                                      <w:r>
                                        <w:rPr>
                                          <w:color w:val="000000"/>
                                        </w:rPr>
                                        <w:t>The full range of our Mean Correlative Value is -1.77 to 1.76. The range was restricted for visualization purposes. Error bars represent 95% confidence intervals.</w:t>
                                      </w:r>
                                    </w:p>
                                  </w:txbxContent>
                                </v:textbox>
                              </v:rect>
                            </v:group>
                          </v:group>
                          <w10:anchorlock/>
                        </v:group>
                      </w:pict>
                    </mc:Fallback>
                  </mc:AlternateContent>
                </w:r>
              </w:del>
              <w:customXmlDelRangeStart w:id="6241" w:author="William Mitchell" w:date="2021-05-19T13:24:00Z"/>
            </w:sdtContent>
          </w:sdt>
          <w:customXmlDelRangeEnd w:id="6241"/>
          <w:customXmlDelRangeStart w:id="6242" w:author="William Mitchell" w:date="2021-05-19T13:24:00Z"/>
          <w:sdt>
            <w:sdtPr>
              <w:tag w:val="goog_rdk_962"/>
              <w:id w:val="-1589760795"/>
            </w:sdtPr>
            <w:sdtEndPr/>
            <w:sdtContent>
              <w:customXmlDelRangeEnd w:id="6242"/>
              <w:del w:id="6243" w:author="Billy Mitchell" w:date="2021-04-22T13:10:00Z">
                <w:r>
                  <w:rPr>
                    <w:b/>
                    <w:color w:val="0000FF"/>
                    <w:u w:val="single"/>
                  </w:rPr>
                  <w:br/>
                </w:r>
              </w:del>
              <w:customXmlDelRangeStart w:id="6244" w:author="William Mitchell" w:date="2021-05-19T13:24:00Z"/>
            </w:sdtContent>
          </w:sdt>
          <w:customXmlDelRangeEnd w:id="6244"/>
        </w:p>
        <w:customXmlDelRangeStart w:id="6245" w:author="William Mitchell" w:date="2021-05-19T13:24:00Z"/>
      </w:sdtContent>
    </w:sdt>
    <w:customXmlDelRangeEnd w:id="6245"/>
    <w:customXmlDelRangeStart w:id="6246" w:author="William Mitchell" w:date="2021-05-19T13:24:00Z"/>
    <w:sdt>
      <w:sdtPr>
        <w:tag w:val="goog_rdk_965"/>
        <w:id w:val="1981649066"/>
      </w:sdtPr>
      <w:sdtEndPr/>
      <w:sdtContent>
        <w:customXmlDelRangeEnd w:id="6246"/>
        <w:p w14:paraId="000001A2" w14:textId="5979B00C" w:rsidR="001D5C46" w:rsidRPr="001D5C46" w:rsidRDefault="00C146F4">
          <w:pPr>
            <w:spacing w:line="480" w:lineRule="auto"/>
            <w:ind w:left="360" w:hanging="360"/>
            <w:rPr>
              <w:del w:id="6247" w:author="Billy Mitchell" w:date="2021-04-22T13:10:00Z"/>
              <w:rPrChange w:id="6248" w:author="Billy Mitchell" w:date="2021-04-22T13:10:00Z">
                <w:rPr>
                  <w:del w:id="6249" w:author="Billy Mitchell" w:date="2021-04-22T13:10:00Z"/>
                  <w:b/>
                </w:rPr>
              </w:rPrChange>
            </w:rPr>
            <w:pPrChange w:id="6250" w:author="Billy Mitchell" w:date="2021-04-22T13:10:00Z">
              <w:pPr/>
            </w:pPrChange>
          </w:pPr>
          <w:customXmlDelRangeStart w:id="6251" w:author="William Mitchell" w:date="2021-05-19T13:24:00Z"/>
          <w:sdt>
            <w:sdtPr>
              <w:tag w:val="goog_rdk_964"/>
              <w:id w:val="-1938822289"/>
            </w:sdtPr>
            <w:sdtEndPr/>
            <w:sdtContent>
              <w:customXmlDelRangeEnd w:id="6251"/>
              <w:del w:id="6252" w:author="Billy Mitchell" w:date="2021-04-22T13:10:00Z">
                <w:r w:rsidR="00D2411E">
                  <w:br w:type="page"/>
                </w:r>
              </w:del>
              <w:customXmlDelRangeStart w:id="6253" w:author="William Mitchell" w:date="2021-05-19T13:24:00Z"/>
            </w:sdtContent>
          </w:sdt>
          <w:customXmlDelRangeEnd w:id="6253"/>
        </w:p>
        <w:customXmlDelRangeStart w:id="6254" w:author="William Mitchell" w:date="2021-05-19T13:24:00Z"/>
      </w:sdtContent>
    </w:sdt>
    <w:customXmlDelRangeEnd w:id="6254"/>
    <w:customXmlDelRangeStart w:id="6255" w:author="William Mitchell" w:date="2021-05-19T13:24:00Z"/>
    <w:sdt>
      <w:sdtPr>
        <w:tag w:val="goog_rdk_969"/>
        <w:id w:val="108554605"/>
      </w:sdtPr>
      <w:sdtEndPr/>
      <w:sdtContent>
        <w:customXmlDelRangeEnd w:id="6255"/>
        <w:p w14:paraId="000001A3" w14:textId="0C50B219" w:rsidR="001D5C46" w:rsidRPr="001D5C46" w:rsidRDefault="00C146F4">
          <w:pPr>
            <w:spacing w:line="480" w:lineRule="auto"/>
            <w:ind w:left="360" w:hanging="360"/>
            <w:rPr>
              <w:del w:id="6256" w:author="Billy Mitchell" w:date="2021-04-22T13:10:00Z"/>
              <w:rPrChange w:id="6257" w:author="Billy Mitchell" w:date="2021-04-22T13:10:00Z">
                <w:rPr>
                  <w:del w:id="6258" w:author="Billy Mitchell" w:date="2021-04-22T13:10:00Z"/>
                  <w:b/>
                </w:rPr>
              </w:rPrChange>
            </w:rPr>
          </w:pPr>
          <w:customXmlDelRangeStart w:id="6259" w:author="William Mitchell" w:date="2021-05-19T13:24:00Z"/>
          <w:sdt>
            <w:sdtPr>
              <w:tag w:val="goog_rdk_967"/>
              <w:id w:val="35331573"/>
            </w:sdtPr>
            <w:sdtEndPr/>
            <w:sdtContent>
              <w:customXmlDelRangeEnd w:id="6259"/>
              <w:del w:id="6260" w:author="Billy Mitchell" w:date="2021-04-22T13:10:00Z">
                <w:r w:rsidR="00D2411E">
                  <w:rPr>
                    <w:noProof/>
                    <w:color w:val="000000"/>
                    <w:lang w:val="en-US"/>
                  </w:rPr>
                  <mc:AlternateContent>
                    <mc:Choice Requires="wpg">
                      <w:drawing>
                        <wp:inline distT="0" distB="0" distL="0" distR="0" wp14:anchorId="623189C0" wp14:editId="217E6F9B">
                          <wp:extent cx="5786754" cy="6949452"/>
                          <wp:effectExtent l="0" t="0" r="0" b="0"/>
                          <wp:docPr id="242" name="Group 242"/>
                          <wp:cNvGraphicFramePr/>
                          <a:graphic xmlns:a="http://schemas.openxmlformats.org/drawingml/2006/main">
                            <a:graphicData uri="http://schemas.microsoft.com/office/word/2010/wordprocessingGroup">
                              <wpg:wgp>
                                <wpg:cNvGrpSpPr/>
                                <wpg:grpSpPr>
                                  <a:xfrm>
                                    <a:off x="0" y="0"/>
                                    <a:ext cx="5786754" cy="6949452"/>
                                    <a:chOff x="2452623" y="305274"/>
                                    <a:chExt cx="5786754" cy="6949452"/>
                                  </a:xfrm>
                                </wpg:grpSpPr>
                                <wpg:grpSp>
                                  <wpg:cNvPr id="6" name="Group 6"/>
                                  <wpg:cNvGrpSpPr/>
                                  <wpg:grpSpPr>
                                    <a:xfrm>
                                      <a:off x="2452623" y="305274"/>
                                      <a:ext cx="5786754" cy="6949452"/>
                                      <a:chOff x="2452623" y="305274"/>
                                      <a:chExt cx="5786754" cy="6949452"/>
                                    </a:xfrm>
                                  </wpg:grpSpPr>
                                  <wps:wsp>
                                    <wps:cNvPr id="7" name="Rectangle 7"/>
                                    <wps:cNvSpPr/>
                                    <wps:spPr>
                                      <a:xfrm>
                                        <a:off x="2452623" y="305274"/>
                                        <a:ext cx="5786750" cy="6949450"/>
                                      </a:xfrm>
                                      <a:prstGeom prst="rect">
                                        <a:avLst/>
                                      </a:prstGeom>
                                      <a:noFill/>
                                      <a:ln>
                                        <a:noFill/>
                                      </a:ln>
                                    </wps:spPr>
                                    <wps:txbx>
                                      <w:txbxContent>
                                        <w:p w14:paraId="2C94F075"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8" name="Group 8"/>
                                    <wpg:cNvGrpSpPr/>
                                    <wpg:grpSpPr>
                                      <a:xfrm>
                                        <a:off x="2452623" y="305274"/>
                                        <a:ext cx="5786754" cy="6949452"/>
                                        <a:chOff x="-109182" y="-2"/>
                                        <a:chExt cx="5786754" cy="6949452"/>
                                      </a:xfrm>
                                    </wpg:grpSpPr>
                                    <wps:wsp>
                                      <wps:cNvPr id="9" name="Rectangle 9"/>
                                      <wps:cNvSpPr/>
                                      <wps:spPr>
                                        <a:xfrm>
                                          <a:off x="-109182" y="-2"/>
                                          <a:ext cx="5786750" cy="6949450"/>
                                        </a:xfrm>
                                        <a:prstGeom prst="rect">
                                          <a:avLst/>
                                        </a:prstGeom>
                                        <a:noFill/>
                                        <a:ln>
                                          <a:noFill/>
                                        </a:ln>
                                      </wps:spPr>
                                      <wps:txbx>
                                        <w:txbxContent>
                                          <w:p w14:paraId="59570EF4" w14:textId="77777777" w:rsidR="004D43FA" w:rsidRDefault="004D43F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2" name="Shape 42" descr="Chart, waterfall chart&#10;&#10;Description automatically generated"/>
                                        <pic:cNvPicPr preferRelativeResize="0"/>
                                      </pic:nvPicPr>
                                      <pic:blipFill rotWithShape="1">
                                        <a:blip r:embed="rId26">
                                          <a:alphaModFix/>
                                        </a:blip>
                                        <a:srcRect/>
                                        <a:stretch/>
                                      </pic:blipFill>
                                      <pic:spPr>
                                        <a:xfrm>
                                          <a:off x="71196" y="-2"/>
                                          <a:ext cx="5387876" cy="5076967"/>
                                        </a:xfrm>
                                        <a:prstGeom prst="rect">
                                          <a:avLst/>
                                        </a:prstGeom>
                                        <a:noFill/>
                                        <a:ln>
                                          <a:noFill/>
                                        </a:ln>
                                      </pic:spPr>
                                    </pic:pic>
                                    <wps:wsp>
                                      <wps:cNvPr id="10" name="Rectangle 10"/>
                                      <wps:cNvSpPr/>
                                      <wps:spPr>
                                        <a:xfrm>
                                          <a:off x="-109182" y="5095886"/>
                                          <a:ext cx="5786754" cy="1853564"/>
                                        </a:xfrm>
                                        <a:prstGeom prst="rect">
                                          <a:avLst/>
                                        </a:prstGeom>
                                        <a:solidFill>
                                          <a:srgbClr val="FFFFFF"/>
                                        </a:solidFill>
                                        <a:ln>
                                          <a:noFill/>
                                        </a:ln>
                                      </wps:spPr>
                                      <wps:txbx>
                                        <w:txbxContent>
                                          <w:p w14:paraId="7483D84D" w14:textId="77777777" w:rsidR="004D43FA" w:rsidRDefault="004D43FA">
                                            <w:pPr>
                                              <w:spacing w:line="480" w:lineRule="auto"/>
                                              <w:jc w:val="both"/>
                                              <w:textDirection w:val="btLr"/>
                                            </w:pPr>
                                            <w:r>
                                              <w:rPr>
                                                <w:b/>
                                                <w:color w:val="000000"/>
                                              </w:rPr>
                                              <w:t xml:space="preserve">Figure 3: </w:t>
                                            </w:r>
                                            <w:r>
                                              <w:rPr>
                                                <w:color w:val="000000"/>
                                              </w:rPr>
                                              <w:t xml:space="preserve">Differences in representational similarity by valence. Negatively valenced stimuli generated greater representational similarity than positively valenced stimuli across ROI and age group. </w:t>
                                            </w:r>
                                            <w:r>
                                              <w:rPr>
                                                <w:b/>
                                                <w:color w:val="000000"/>
                                              </w:rPr>
                                              <w:t xml:space="preserve">NOTE: </w:t>
                                            </w:r>
                                            <w:r>
                                              <w:rPr>
                                                <w:color w:val="000000"/>
                                              </w:rPr>
                                              <w:t>The full range of our Mean Correlative Value is -1.77 to 1.76. The range was restricted for visualization purposes. Error bars represent 95% confidence intervals.</w:t>
                                            </w:r>
                                          </w:p>
                                        </w:txbxContent>
                                      </wps:txbx>
                                      <wps:bodyPr spcFirstLastPara="1" wrap="square" lIns="91425" tIns="45700" rIns="91425" bIns="45700" anchor="t" anchorCtr="0">
                                        <a:noAutofit/>
                                      </wps:bodyPr>
                                    </wps:wsp>
                                  </wpg:grpSp>
                                </wpg:grpSp>
                              </wpg:wgp>
                            </a:graphicData>
                          </a:graphic>
                        </wp:inline>
                      </w:drawing>
                    </mc:Choice>
                    <mc:Fallback>
                      <w:pict>
                        <v:group w14:anchorId="623189C0" id="Group 242" o:spid="_x0000_s1039" style="width:455.65pt;height:547.2pt;mso-position-horizontal-relative:char;mso-position-vertical-relative:line" coordorigin="24526,3052" coordsize="57867,69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">
                          <v:group id="Group 6" o:spid="_x0000_s1040" style="position:absolute;left:24526;top:3052;width:57867;height:69495" coordorigin="24526,3052" coordsize="578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41" style="position:absolute;left:24526;top:3052;width:57867;height:69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C94F075" w14:textId="77777777" w:rsidR="004D43FA" w:rsidRDefault="004D43FA">
                                    <w:pPr>
                                      <w:spacing w:line="240" w:lineRule="auto"/>
                                      <w:textDirection w:val="btLr"/>
                                    </w:pPr>
                                  </w:p>
                                </w:txbxContent>
                              </v:textbox>
                            </v:rect>
                            <v:group id="Group 8" o:spid="_x0000_s1042" style="position:absolute;left:24526;top:3052;width:57867;height:69495" coordorigin="-1091" coordsize="578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43" style="position:absolute;left:-1091;width:57866;height:69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570EF4" w14:textId="77777777" w:rsidR="004D43FA" w:rsidRDefault="004D43FA">
                                      <w:pPr>
                                        <w:spacing w:line="240" w:lineRule="auto"/>
                                        <w:textDirection w:val="btLr"/>
                                      </w:pPr>
                                    </w:p>
                                  </w:txbxContent>
                                </v:textbox>
                              </v:rect>
                              <v:shape id="Shape 42" o:spid="_x0000_s1044" type="#_x0000_t75" alt="Chart, waterfall chart&#10;&#10;Description automatically generated" style="position:absolute;left:711;width:53879;height:507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">
                                <v:imagedata r:id="rId27" o:title="Chart, waterfall chart&#10;&#10;Description automatically generated"/>
                              </v:shape>
                              <v:rect id="Rectangle 10" o:spid="_x0000_s1045" style="position:absolute;left:-1091;top:50958;width:57866;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" stroked="f">
                                <v:textbox inset="2.53958mm,1.2694mm,2.53958mm,1.2694mm">
                                  <w:txbxContent>
                                    <w:p w14:paraId="7483D84D" w14:textId="77777777" w:rsidR="004D43FA" w:rsidRDefault="004D43FA">
                                      <w:pPr>
                                        <w:spacing w:line="480" w:lineRule="auto"/>
                                        <w:jc w:val="both"/>
                                        <w:textDirection w:val="btLr"/>
                                      </w:pPr>
                                      <w:r>
                                        <w:rPr>
                                          <w:b/>
                                          <w:color w:val="000000"/>
                                        </w:rPr>
                                        <w:t xml:space="preserve">Figure 3: </w:t>
                                      </w:r>
                                      <w:r>
                                        <w:rPr>
                                          <w:color w:val="000000"/>
                                        </w:rPr>
                                        <w:t xml:space="preserve">Differences in representational similarity by valence. Negatively valenced stimuli generated greater representational similarity than positively valenced stimuli across ROI and age group. </w:t>
                                      </w:r>
                                      <w:r>
                                        <w:rPr>
                                          <w:b/>
                                          <w:color w:val="000000"/>
                                        </w:rPr>
                                        <w:t xml:space="preserve">NOTE: </w:t>
                                      </w:r>
                                      <w:r>
                                        <w:rPr>
                                          <w:color w:val="000000"/>
                                        </w:rPr>
                                        <w:t>The full range of our Mean Correlative Value is -1.77 to 1.76. The range was restricted for visualization purposes. Error bars represent 95% confidence intervals.</w:t>
                                      </w:r>
                                    </w:p>
                                  </w:txbxContent>
                                </v:textbox>
                              </v:rect>
                            </v:group>
                          </v:group>
                          <w10:anchorlock/>
                        </v:group>
                      </w:pict>
                    </mc:Fallback>
                  </mc:AlternateContent>
                </w:r>
              </w:del>
              <w:customXmlDelRangeStart w:id="6261" w:author="William Mitchell" w:date="2021-05-19T13:24:00Z"/>
            </w:sdtContent>
          </w:sdt>
          <w:customXmlDelRangeEnd w:id="6261"/>
          <w:customXmlDelRangeStart w:id="6262" w:author="William Mitchell" w:date="2021-05-19T13:24:00Z"/>
          <w:sdt>
            <w:sdtPr>
              <w:tag w:val="goog_rdk_968"/>
              <w:id w:val="-1635946543"/>
            </w:sdtPr>
            <w:sdtEndPr/>
            <w:sdtContent>
              <w:customXmlDelRangeEnd w:id="6262"/>
              <w:customXmlDelRangeStart w:id="6263" w:author="William Mitchell" w:date="2021-05-19T13:24:00Z"/>
            </w:sdtContent>
          </w:sdt>
          <w:customXmlDelRangeEnd w:id="6263"/>
        </w:p>
        <w:customXmlDelRangeStart w:id="6264" w:author="William Mitchell" w:date="2021-05-19T13:24:00Z"/>
      </w:sdtContent>
    </w:sdt>
    <w:customXmlDelRangeEnd w:id="6264"/>
    <w:customXmlDelRangeStart w:id="6265" w:author="William Mitchell" w:date="2021-05-19T13:24:00Z"/>
    <w:sdt>
      <w:sdtPr>
        <w:tag w:val="goog_rdk_973"/>
        <w:id w:val="1343903864"/>
      </w:sdtPr>
      <w:sdtEndPr/>
      <w:sdtContent>
        <w:customXmlDelRangeEnd w:id="6265"/>
        <w:p w14:paraId="000001A4" w14:textId="275FA66F" w:rsidR="001D5C46" w:rsidRPr="001D5C46" w:rsidRDefault="00C146F4">
          <w:pPr>
            <w:spacing w:line="480" w:lineRule="auto"/>
            <w:ind w:left="360" w:hanging="360"/>
            <w:rPr>
              <w:del w:id="6266" w:author="Billy Mitchell" w:date="2021-04-22T13:10:00Z"/>
              <w:rPrChange w:id="6267" w:author="Billy Mitchell" w:date="2021-04-22T13:10:00Z">
                <w:rPr>
                  <w:del w:id="6268" w:author="Billy Mitchell" w:date="2021-04-22T13:10:00Z"/>
                  <w:b/>
                  <w:color w:val="000000"/>
                </w:rPr>
              </w:rPrChange>
            </w:rPr>
            <w:pPrChange w:id="6269" w:author="Billy Mitchell" w:date="2021-04-22T13:10:00Z">
              <w:pPr/>
            </w:pPrChange>
          </w:pPr>
          <w:customXmlDelRangeStart w:id="6270" w:author="William Mitchell" w:date="2021-05-19T13:24:00Z"/>
          <w:sdt>
            <w:sdtPr>
              <w:tag w:val="goog_rdk_970"/>
              <w:id w:val="-851646988"/>
            </w:sdtPr>
            <w:sdtEndPr/>
            <w:sdtContent>
              <w:customXmlDelRangeEnd w:id="6270"/>
              <w:del w:id="6271" w:author="Billy Mitchell" w:date="2021-04-22T13:10:00Z">
                <w:r w:rsidR="00D2411E">
                  <w:br w:type="page"/>
                </w:r>
              </w:del>
              <w:customXmlDelRangeStart w:id="6272" w:author="William Mitchell" w:date="2021-05-19T13:24:00Z"/>
            </w:sdtContent>
          </w:sdt>
          <w:customXmlDelRangeEnd w:id="6272"/>
          <w:customXmlDelRangeStart w:id="6273" w:author="William Mitchell" w:date="2021-05-19T13:24:00Z"/>
          <w:sdt>
            <w:sdtPr>
              <w:tag w:val="goog_rdk_971"/>
              <w:id w:val="-1832668941"/>
            </w:sdtPr>
            <w:sdtEndPr/>
            <w:sdtContent>
              <w:customXmlDelRangeEnd w:id="6273"/>
              <w:del w:id="6274" w:author="Billy Mitchell" w:date="2021-04-22T13:10:00Z">
                <w:r w:rsidR="00D2411E">
                  <w:rPr>
                    <w:noProof/>
                    <w:color w:val="000000"/>
                    <w:lang w:val="en-US"/>
                  </w:rPr>
                  <mc:AlternateContent>
                    <mc:Choice Requires="wpg">
                      <w:drawing>
                        <wp:inline distT="0" distB="0" distL="0" distR="0" wp14:anchorId="0A8C5385" wp14:editId="446CD05C">
                          <wp:extent cx="5882639" cy="8049948"/>
                          <wp:effectExtent l="0" t="0" r="0" b="0"/>
                          <wp:docPr id="244" name="Group 244"/>
                          <wp:cNvGraphicFramePr/>
                          <a:graphic xmlns:a="http://schemas.openxmlformats.org/drawingml/2006/main">
                            <a:graphicData uri="http://schemas.microsoft.com/office/word/2010/wordprocessingGroup">
                              <wpg:wgp>
                                <wpg:cNvGrpSpPr/>
                                <wpg:grpSpPr>
                                  <a:xfrm>
                                    <a:off x="0" y="0"/>
                                    <a:ext cx="5882639" cy="8049948"/>
                                    <a:chOff x="2404681" y="0"/>
                                    <a:chExt cx="5882639" cy="7560000"/>
                                  </a:xfrm>
                                </wpg:grpSpPr>
                                <wpg:grpSp>
                                  <wpg:cNvPr id="11" name="Group 11"/>
                                  <wpg:cNvGrpSpPr/>
                                  <wpg:grpSpPr>
                                    <a:xfrm>
                                      <a:off x="2404681" y="0"/>
                                      <a:ext cx="5882639" cy="7560000"/>
                                      <a:chOff x="2404681" y="0"/>
                                      <a:chExt cx="5882639" cy="7560000"/>
                                    </a:xfrm>
                                  </wpg:grpSpPr>
                                  <wps:wsp>
                                    <wps:cNvPr id="12" name="Rectangle 12"/>
                                    <wps:cNvSpPr/>
                                    <wps:spPr>
                                      <a:xfrm>
                                        <a:off x="2404681" y="0"/>
                                        <a:ext cx="5882625" cy="7560000"/>
                                      </a:xfrm>
                                      <a:prstGeom prst="rect">
                                        <a:avLst/>
                                      </a:prstGeom>
                                      <a:noFill/>
                                      <a:ln>
                                        <a:noFill/>
                                      </a:ln>
                                    </wps:spPr>
                                    <wps:txbx>
                                      <w:txbxContent>
                                        <w:p w14:paraId="718646C7"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13" name="Group 13"/>
                                    <wpg:cNvGrpSpPr/>
                                    <wpg:grpSpPr>
                                      <a:xfrm>
                                        <a:off x="2404681" y="0"/>
                                        <a:ext cx="5882639" cy="7560000"/>
                                        <a:chOff x="-76192" y="-1"/>
                                        <a:chExt cx="5888965" cy="8051611"/>
                                      </a:xfrm>
                                    </wpg:grpSpPr>
                                    <wps:wsp>
                                      <wps:cNvPr id="14" name="Rectangle 14"/>
                                      <wps:cNvSpPr/>
                                      <wps:spPr>
                                        <a:xfrm>
                                          <a:off x="-76192" y="-1"/>
                                          <a:ext cx="5888950" cy="8051600"/>
                                        </a:xfrm>
                                        <a:prstGeom prst="rect">
                                          <a:avLst/>
                                        </a:prstGeom>
                                        <a:noFill/>
                                        <a:ln>
                                          <a:noFill/>
                                        </a:ln>
                                      </wps:spPr>
                                      <wps:txbx>
                                        <w:txbxContent>
                                          <w:p w14:paraId="4D60E86D" w14:textId="77777777" w:rsidR="004D43FA" w:rsidRDefault="004D43F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descr="Diagram, schematic&#10;&#10;Description automatically generated"/>
                                        <pic:cNvPicPr preferRelativeResize="0"/>
                                      </pic:nvPicPr>
                                      <pic:blipFill rotWithShape="1">
                                        <a:blip r:embed="rId28">
                                          <a:alphaModFix/>
                                        </a:blip>
                                        <a:srcRect t="1" r="18017" b="1"/>
                                        <a:stretch/>
                                      </pic:blipFill>
                                      <pic:spPr>
                                        <a:xfrm>
                                          <a:off x="-38" y="-1"/>
                                          <a:ext cx="5454287" cy="5524863"/>
                                        </a:xfrm>
                                        <a:prstGeom prst="rect">
                                          <a:avLst/>
                                        </a:prstGeom>
                                        <a:noFill/>
                                        <a:ln>
                                          <a:noFill/>
                                        </a:ln>
                                      </pic:spPr>
                                    </pic:pic>
                                    <wps:wsp>
                                      <wps:cNvPr id="15" name="Rectangle 15"/>
                                      <wps:cNvSpPr/>
                                      <wps:spPr>
                                        <a:xfrm>
                                          <a:off x="-76192" y="5496478"/>
                                          <a:ext cx="5888965" cy="2555132"/>
                                        </a:xfrm>
                                        <a:prstGeom prst="rect">
                                          <a:avLst/>
                                        </a:prstGeom>
                                        <a:noFill/>
                                        <a:ln>
                                          <a:noFill/>
                                        </a:ln>
                                      </wps:spPr>
                                      <wps:txbx>
                                        <w:txbxContent>
                                          <w:p w14:paraId="2AC4579F" w14:textId="77777777" w:rsidR="004D43FA" w:rsidRDefault="004D43FA">
                                            <w:pPr>
                                              <w:spacing w:line="480" w:lineRule="auto"/>
                                              <w:jc w:val="both"/>
                                              <w:textDirection w:val="btLr"/>
                                            </w:pPr>
                                            <w:r>
                                              <w:rPr>
                                                <w:b/>
                                                <w:color w:val="000000"/>
                                              </w:rPr>
                                              <w:t>Figure 4:</w:t>
                                            </w:r>
                                            <w:r>
                                              <w:rPr>
                                                <w:color w:val="000000"/>
                                              </w:rPr>
                                              <w:t xml:space="preserve"> Differences in representational similarity by age group and ROI. No differences exist in representational similarity between Adult AMY, NAcc, and vmPFC. Children’s AMY and NAcc differed from vmPFC in representational similarity. Adults and children differed significantly across respective ROIs. </w:t>
                                            </w:r>
                                            <w:r>
                                              <w:rPr>
                                                <w:b/>
                                                <w:color w:val="000000"/>
                                              </w:rPr>
                                              <w:t xml:space="preserve">NOTE: </w:t>
                                            </w:r>
                                            <w:r>
                                              <w:rPr>
                                                <w:color w:val="000000"/>
                                              </w:rPr>
                                              <w:t>The full range of our Mean Correlative Value is -1.77 to 1.76. The range was restricted in this visualization in order to see differences. Error bars represent 95% confidence intervals.</w:t>
                                            </w:r>
                                            <w:r>
                                              <w:rPr>
                                                <w:color w:val="000000"/>
                                              </w:rPr>
                                              <w:tab/>
                                            </w:r>
                                          </w:p>
                                        </w:txbxContent>
                                      </wps:txbx>
                                      <wps:bodyPr spcFirstLastPara="1" wrap="square" lIns="91425" tIns="45700" rIns="91425" bIns="45700" anchor="t" anchorCtr="0">
                                        <a:noAutofit/>
                                      </wps:bodyPr>
                                    </wps:wsp>
                                  </wpg:grpSp>
                                </wpg:grpSp>
                              </wpg:wgp>
                            </a:graphicData>
                          </a:graphic>
                        </wp:inline>
                      </w:drawing>
                    </mc:Choice>
                    <mc:Fallback>
                      <w:pict>
                        <v:group w14:anchorId="0A8C5385" id="Group 244" o:spid="_x0000_s1046" style="width:463.2pt;height:633.85pt;mso-position-horizontal-relative:char;mso-position-vertical-relative:line" coordorigin="24046" coordsize="58826,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">
                          <v:group id="Group 11" o:spid="_x0000_s1047" style="position:absolute;left:24046;width:58827;height:75600" coordorigin="24046" coordsize="5882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8" style="position:absolute;left:24046;width:5882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18646C7" w14:textId="77777777" w:rsidR="004D43FA" w:rsidRDefault="004D43FA">
                                    <w:pPr>
                                      <w:spacing w:line="240" w:lineRule="auto"/>
                                      <w:textDirection w:val="btLr"/>
                                    </w:pPr>
                                  </w:p>
                                </w:txbxContent>
                              </v:textbox>
                            </v:rect>
                            <v:group id="Group 13" o:spid="_x0000_s1049" style="position:absolute;left:24046;width:58827;height:75600" coordorigin="-761" coordsize="58889,8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50" style="position:absolute;left:-761;width:58888;height:80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D60E86D" w14:textId="77777777" w:rsidR="004D43FA" w:rsidRDefault="004D43FA">
                                      <w:pPr>
                                        <w:spacing w:line="240" w:lineRule="auto"/>
                                        <w:textDirection w:val="btLr"/>
                                      </w:pPr>
                                    </w:p>
                                  </w:txbxContent>
                                </v:textbox>
                              </v:rect>
                              <v:shape id="Shape 52" o:spid="_x0000_s1051" type="#_x0000_t75" alt="Diagram, schematic&#10;&#10;Description automatically generated" style="position:absolute;width:54542;height:552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">
                                <v:imagedata r:id="rId29" o:title="Diagram, schematic&#10;&#10;Description automatically generated" croptop="1f" cropbottom="1f" cropright="11808f"/>
                              </v:shape>
                              <v:rect id="Rectangle 15" o:spid="_x0000_s1052" style="position:absolute;left:-761;top:54964;width:58888;height:25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" filled="f" stroked="f">
                                <v:textbox inset="2.53958mm,1.2694mm,2.53958mm,1.2694mm">
                                  <w:txbxContent>
                                    <w:p w14:paraId="2AC4579F" w14:textId="77777777" w:rsidR="004D43FA" w:rsidRDefault="004D43FA">
                                      <w:pPr>
                                        <w:spacing w:line="480" w:lineRule="auto"/>
                                        <w:jc w:val="both"/>
                                        <w:textDirection w:val="btLr"/>
                                      </w:pPr>
                                      <w:r>
                                        <w:rPr>
                                          <w:b/>
                                          <w:color w:val="000000"/>
                                        </w:rPr>
                                        <w:t>Figure 4:</w:t>
                                      </w:r>
                                      <w:r>
                                        <w:rPr>
                                          <w:color w:val="000000"/>
                                        </w:rPr>
                                        <w:t xml:space="preserve"> Differences in representational similarity by age group and ROI. No differences exist in representational similarity between Adult AMY, NAcc, and vmPFC. Children’s AMY and NAcc differed from vmPFC in representational similarity. Adults and children differed significantly across respective ROIs. </w:t>
                                      </w:r>
                                      <w:r>
                                        <w:rPr>
                                          <w:b/>
                                          <w:color w:val="000000"/>
                                        </w:rPr>
                                        <w:t xml:space="preserve">NOTE: </w:t>
                                      </w:r>
                                      <w:r>
                                        <w:rPr>
                                          <w:color w:val="000000"/>
                                        </w:rPr>
                                        <w:t>The full range of our Mean Correlative Value is -1.77 to 1.76. The range was restricted in this visualization in order to see differences. Error bars represent 95% confidence intervals.</w:t>
                                      </w:r>
                                      <w:r>
                                        <w:rPr>
                                          <w:color w:val="000000"/>
                                        </w:rPr>
                                        <w:tab/>
                                      </w:r>
                                    </w:p>
                                  </w:txbxContent>
                                </v:textbox>
                              </v:rect>
                            </v:group>
                          </v:group>
                          <w10:anchorlock/>
                        </v:group>
                      </w:pict>
                    </mc:Fallback>
                  </mc:AlternateContent>
                </w:r>
              </w:del>
              <w:customXmlDelRangeStart w:id="6275" w:author="William Mitchell" w:date="2021-05-19T13:24:00Z"/>
            </w:sdtContent>
          </w:sdt>
          <w:customXmlDelRangeEnd w:id="6275"/>
          <w:customXmlDelRangeStart w:id="6276" w:author="William Mitchell" w:date="2021-05-19T13:24:00Z"/>
          <w:sdt>
            <w:sdtPr>
              <w:tag w:val="goog_rdk_972"/>
              <w:id w:val="-1202552222"/>
            </w:sdtPr>
            <w:sdtEndPr/>
            <w:sdtContent>
              <w:customXmlDelRangeEnd w:id="6276"/>
              <w:customXmlDelRangeStart w:id="6277" w:author="William Mitchell" w:date="2021-05-19T13:24:00Z"/>
            </w:sdtContent>
          </w:sdt>
          <w:customXmlDelRangeEnd w:id="6277"/>
        </w:p>
        <w:customXmlDelRangeStart w:id="6278" w:author="William Mitchell" w:date="2021-05-19T13:24:00Z"/>
      </w:sdtContent>
    </w:sdt>
    <w:customXmlDelRangeEnd w:id="6278"/>
    <w:customXmlDelRangeStart w:id="6279" w:author="William Mitchell" w:date="2021-05-19T13:24:00Z"/>
    <w:sdt>
      <w:sdtPr>
        <w:tag w:val="goog_rdk_978"/>
        <w:id w:val="229354266"/>
      </w:sdtPr>
      <w:sdtEndPr/>
      <w:sdtContent>
        <w:customXmlDelRangeEnd w:id="6279"/>
        <w:p w14:paraId="000001A5" w14:textId="12A67A78" w:rsidR="001D5C46" w:rsidRPr="001D5C46" w:rsidRDefault="00C146F4">
          <w:pPr>
            <w:spacing w:line="480" w:lineRule="auto"/>
            <w:ind w:left="360" w:hanging="360"/>
            <w:rPr>
              <w:del w:id="6280" w:author="Billy Mitchell" w:date="2021-04-22T13:10:00Z"/>
              <w:rPrChange w:id="6281" w:author="Billy Mitchell" w:date="2021-04-22T13:10:00Z">
                <w:rPr>
                  <w:del w:id="6282" w:author="Billy Mitchell" w:date="2021-04-22T13:10:00Z"/>
                  <w:b/>
                  <w:color w:val="000000"/>
                </w:rPr>
              </w:rPrChange>
            </w:rPr>
            <w:pPrChange w:id="6283" w:author="Billy Mitchell" w:date="2021-04-22T13:10:00Z">
              <w:pPr/>
            </w:pPrChange>
          </w:pPr>
          <w:customXmlDelRangeStart w:id="6284" w:author="William Mitchell" w:date="2021-05-19T13:24:00Z"/>
          <w:sdt>
            <w:sdtPr>
              <w:tag w:val="goog_rdk_974"/>
              <w:id w:val="1261110374"/>
            </w:sdtPr>
            <w:sdtEndPr/>
            <w:sdtContent>
              <w:customXmlDelRangeEnd w:id="6284"/>
              <w:del w:id="6285" w:author="Billy Mitchell" w:date="2021-04-22T13:10:00Z">
                <w:r w:rsidR="00D2411E">
                  <w:br w:type="page"/>
                </w:r>
              </w:del>
              <w:customXmlDelRangeStart w:id="6286" w:author="William Mitchell" w:date="2021-05-19T13:24:00Z"/>
            </w:sdtContent>
          </w:sdt>
          <w:customXmlDelRangeEnd w:id="6286"/>
          <w:customXmlDelRangeStart w:id="6287" w:author="William Mitchell" w:date="2021-05-19T13:24:00Z"/>
          <w:sdt>
            <w:sdtPr>
              <w:tag w:val="goog_rdk_975"/>
              <w:id w:val="-159698837"/>
            </w:sdtPr>
            <w:sdtEndPr/>
            <w:sdtContent>
              <w:customXmlDelRangeEnd w:id="6287"/>
              <w:del w:id="6288" w:author="Billy Mitchell" w:date="2021-04-22T13:10:00Z">
                <w:r w:rsidR="00D2411E">
                  <w:br w:type="page"/>
                </w:r>
              </w:del>
              <w:customXmlDelRangeStart w:id="6289" w:author="William Mitchell" w:date="2021-05-19T13:24:00Z"/>
            </w:sdtContent>
          </w:sdt>
          <w:customXmlDelRangeEnd w:id="6289"/>
          <w:customXmlDelRangeStart w:id="6290" w:author="William Mitchell" w:date="2021-05-19T13:24:00Z"/>
          <w:sdt>
            <w:sdtPr>
              <w:tag w:val="goog_rdk_976"/>
              <w:id w:val="-1206170823"/>
            </w:sdtPr>
            <w:sdtEndPr/>
            <w:sdtContent>
              <w:customXmlDelRangeEnd w:id="6290"/>
              <w:customXmlDelRangeStart w:id="6291" w:author="William Mitchell" w:date="2021-05-19T13:24:00Z"/>
              <w:sdt>
                <w:sdtPr>
                  <w:tag w:val="goog_rdk_977"/>
                  <w:id w:val="-651136168"/>
                </w:sdtPr>
                <w:sdtEndPr/>
                <w:sdtContent>
                  <w:customXmlDelRangeEnd w:id="6291"/>
                  <w:customXmlDelRangeStart w:id="6292" w:author="William Mitchell" w:date="2021-05-19T13:24:00Z"/>
                </w:sdtContent>
              </w:sdt>
              <w:customXmlDelRangeEnd w:id="6292"/>
              <w:del w:id="6293" w:author="Billy Mitchell" w:date="2021-04-22T13:10:00Z">
                <w:r w:rsidR="00D2411E">
                  <w:rPr>
                    <w:noProof/>
                    <w:lang w:val="en-US"/>
                  </w:rPr>
                  <mc:AlternateContent>
                    <mc:Choice Requires="wpg">
                      <w:drawing>
                        <wp:anchor distT="0" distB="0" distL="114300" distR="114300" simplePos="0" relativeHeight="251666432" behindDoc="0" locked="0" layoutInCell="1" hidden="0" allowOverlap="1" wp14:anchorId="1D82385C" wp14:editId="27B8DA38">
                          <wp:simplePos x="0" y="0"/>
                          <wp:positionH relativeFrom="column">
                            <wp:posOffset>12701</wp:posOffset>
                          </wp:positionH>
                          <wp:positionV relativeFrom="paragraph">
                            <wp:posOffset>0</wp:posOffset>
                          </wp:positionV>
                          <wp:extent cx="2095500" cy="3086100"/>
                          <wp:effectExtent l="0" t="0" r="0" b="0"/>
                          <wp:wrapNone/>
                          <wp:docPr id="241" name="Group 241"/>
                          <wp:cNvGraphicFramePr/>
                          <a:graphic xmlns:a="http://schemas.openxmlformats.org/drawingml/2006/main">
                            <a:graphicData uri="http://schemas.microsoft.com/office/word/2010/wordprocessingGroup">
                              <wpg:wgp>
                                <wpg:cNvGrpSpPr/>
                                <wpg:grpSpPr>
                                  <a:xfrm>
                                    <a:off x="0" y="0"/>
                                    <a:ext cx="2095500" cy="3086100"/>
                                    <a:chOff x="4298250" y="2236950"/>
                                    <a:chExt cx="2095500" cy="3086100"/>
                                  </a:xfrm>
                                </wpg:grpSpPr>
                                <wpg:grpSp>
                                  <wpg:cNvPr id="16" name="Group 16"/>
                                  <wpg:cNvGrpSpPr/>
                                  <wpg:grpSpPr>
                                    <a:xfrm>
                                      <a:off x="4298250" y="2236950"/>
                                      <a:ext cx="2095500" cy="3086100"/>
                                      <a:chOff x="4298250" y="2236950"/>
                                      <a:chExt cx="2095500" cy="3086100"/>
                                    </a:xfrm>
                                  </wpg:grpSpPr>
                                  <wps:wsp>
                                    <wps:cNvPr id="17" name="Rectangle 17"/>
                                    <wps:cNvSpPr/>
                                    <wps:spPr>
                                      <a:xfrm>
                                        <a:off x="4298250" y="2236950"/>
                                        <a:ext cx="2095500" cy="3086100"/>
                                      </a:xfrm>
                                      <a:prstGeom prst="rect">
                                        <a:avLst/>
                                      </a:prstGeom>
                                      <a:noFill/>
                                      <a:ln>
                                        <a:noFill/>
                                      </a:ln>
                                    </wps:spPr>
                                    <wps:txbx>
                                      <w:txbxContent>
                                        <w:p w14:paraId="469EAD29"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18" name="Group 18"/>
                                    <wpg:cNvGrpSpPr/>
                                    <wpg:grpSpPr>
                                      <a:xfrm>
                                        <a:off x="4298250" y="2236950"/>
                                        <a:ext cx="2095500" cy="3086100"/>
                                        <a:chOff x="0" y="0"/>
                                        <a:chExt cx="2095500" cy="3086100"/>
                                      </a:xfrm>
                                    </wpg:grpSpPr>
                                    <wps:wsp>
                                      <wps:cNvPr id="19" name="Rectangle 19"/>
                                      <wps:cNvSpPr/>
                                      <wps:spPr>
                                        <a:xfrm>
                                          <a:off x="0" y="0"/>
                                          <a:ext cx="2095500" cy="3086100"/>
                                        </a:xfrm>
                                        <a:prstGeom prst="rect">
                                          <a:avLst/>
                                        </a:prstGeom>
                                        <a:noFill/>
                                        <a:ln>
                                          <a:noFill/>
                                        </a:ln>
                                      </wps:spPr>
                                      <wps:txbx>
                                        <w:txbxContent>
                                          <w:p w14:paraId="67193CAE" w14:textId="77777777" w:rsidR="004D43FA" w:rsidRDefault="004D43F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7" name="Shape 37"/>
                                        <pic:cNvPicPr preferRelativeResize="0"/>
                                      </pic:nvPicPr>
                                      <pic:blipFill rotWithShape="1">
                                        <a:blip r:embed="rId30">
                                          <a:alphaModFix/>
                                        </a:blip>
                                        <a:srcRect/>
                                        <a:stretch/>
                                      </pic:blipFill>
                                      <pic:spPr>
                                        <a:xfrm>
                                          <a:off x="0" y="0"/>
                                          <a:ext cx="2095500" cy="2900045"/>
                                        </a:xfrm>
                                        <a:prstGeom prst="rect">
                                          <a:avLst/>
                                        </a:prstGeom>
                                        <a:noFill/>
                                        <a:ln>
                                          <a:noFill/>
                                        </a:ln>
                                      </pic:spPr>
                                    </pic:pic>
                                    <wps:wsp>
                                      <wps:cNvPr id="20" name="Rectangle 20"/>
                                      <wps:cNvSpPr/>
                                      <wps:spPr>
                                        <a:xfrm>
                                          <a:off x="323850" y="2743200"/>
                                          <a:ext cx="1371600" cy="342900"/>
                                        </a:xfrm>
                                        <a:prstGeom prst="rect">
                                          <a:avLst/>
                                        </a:prstGeom>
                                        <a:noFill/>
                                        <a:ln>
                                          <a:noFill/>
                                        </a:ln>
                                      </wps:spPr>
                                      <wps:txbx>
                                        <w:txbxContent>
                                          <w:p w14:paraId="00E13DD7" w14:textId="77777777" w:rsidR="004D43FA" w:rsidRDefault="004D43FA">
                                            <w:pPr>
                                              <w:spacing w:line="275" w:lineRule="auto"/>
                                              <w:textDirection w:val="btLr"/>
                                            </w:pPr>
                                            <w:r>
                                              <w:rPr>
                                                <w:b/>
                                                <w:color w:val="000000"/>
                                              </w:rPr>
                                              <w:t>Figure 4 Legend</w:t>
                                            </w:r>
                                          </w:p>
                                        </w:txbxContent>
                                      </wps:txbx>
                                      <wps:bodyPr spcFirstLastPara="1" wrap="square" lIns="91425" tIns="45700" rIns="91425" bIns="45700" anchor="t" anchorCtr="0">
                                        <a:noAutofit/>
                                      </wps:bodyPr>
                                    </wps:wsp>
                                  </wpg:grpSp>
                                </wpg:grpSp>
                              </wpg:wgp>
                            </a:graphicData>
                          </a:graphic>
                        </wp:anchor>
                      </w:drawing>
                    </mc:Choice>
                    <mc:Fallback>
                      <w:pict>
                        <v:group w14:anchorId="1D82385C" id="Group 241" o:spid="_x0000_s1053" style="position:absolute;left:0;text-align:left;margin-left:1pt;margin-top:0;width:165pt;height:243pt;z-index:251666432;mso-position-horizontal-relative:text;mso-position-vertical-relative:text" coordorigin="42982,22369" coordsize="2095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">
                          <v:group id="Group 16" o:spid="_x0000_s1054" style="position:absolute;left:42982;top:22369;width:20955;height:30861" coordorigin="42982,22369" coordsize="20955,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55" style="position:absolute;left:42982;top:22369;width:20955;height:30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469EAD29" w14:textId="77777777" w:rsidR="004D43FA" w:rsidRDefault="004D43FA">
                                    <w:pPr>
                                      <w:spacing w:line="240" w:lineRule="auto"/>
                                      <w:textDirection w:val="btLr"/>
                                    </w:pPr>
                                  </w:p>
                                </w:txbxContent>
                              </v:textbox>
                            </v:rect>
                            <v:group id="Group 18" o:spid="_x0000_s1056" style="position:absolute;left:42982;top:22369;width:20955;height:30861" coordsize="20955,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57" style="position:absolute;width:20955;height:30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67193CAE" w14:textId="77777777" w:rsidR="004D43FA" w:rsidRDefault="004D43FA">
                                      <w:pPr>
                                        <w:spacing w:line="240" w:lineRule="auto"/>
                                        <w:textDirection w:val="btLr"/>
                                      </w:pPr>
                                    </w:p>
                                  </w:txbxContent>
                                </v:textbox>
                              </v:rect>
                              <v:shape id="Shape 37" o:spid="_x0000_s1058" type="#_x0000_t75" style="position:absolute;width:20955;height:29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">
                                <v:imagedata r:id="rId31" o:title=""/>
                              </v:shape>
                              <v:rect id="Rectangle 20" o:spid="_x0000_s1059" style="position:absolute;left:3238;top:2743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" filled="f" stroked="f">
                                <v:textbox inset="2.53958mm,1.2694mm,2.53958mm,1.2694mm">
                                  <w:txbxContent>
                                    <w:p w14:paraId="00E13DD7" w14:textId="77777777" w:rsidR="004D43FA" w:rsidRDefault="004D43FA">
                                      <w:pPr>
                                        <w:spacing w:line="275" w:lineRule="auto"/>
                                        <w:textDirection w:val="btLr"/>
                                      </w:pPr>
                                      <w:r>
                                        <w:rPr>
                                          <w:b/>
                                          <w:color w:val="000000"/>
                                        </w:rPr>
                                        <w:t>Figure 4 Legend</w:t>
                                      </w:r>
                                    </w:p>
                                  </w:txbxContent>
                                </v:textbox>
                              </v:rect>
                            </v:group>
                          </v:group>
                        </v:group>
                      </w:pict>
                    </mc:Fallback>
                  </mc:AlternateContent>
                </w:r>
              </w:del>
              <w:customXmlDelRangeStart w:id="6294" w:author="William Mitchell" w:date="2021-05-19T13:24:00Z"/>
            </w:sdtContent>
          </w:sdt>
          <w:customXmlDelRangeEnd w:id="6294"/>
        </w:p>
        <w:customXmlDelRangeStart w:id="6295" w:author="William Mitchell" w:date="2021-05-19T13:24:00Z"/>
      </w:sdtContent>
    </w:sdt>
    <w:customXmlDelRangeEnd w:id="6295"/>
    <w:customXmlDelRangeStart w:id="6296" w:author="William Mitchell" w:date="2021-05-19T13:24:00Z"/>
    <w:sdt>
      <w:sdtPr>
        <w:tag w:val="goog_rdk_982"/>
        <w:id w:val="415285402"/>
      </w:sdtPr>
      <w:sdtEndPr/>
      <w:sdtContent>
        <w:customXmlDelRangeEnd w:id="6296"/>
        <w:p w14:paraId="000001A6" w14:textId="553B91BA" w:rsidR="001D5C46" w:rsidRPr="001D5C46" w:rsidRDefault="00C146F4">
          <w:pPr>
            <w:spacing w:line="480" w:lineRule="auto"/>
            <w:ind w:left="360" w:hanging="360"/>
            <w:rPr>
              <w:del w:id="6297" w:author="Billy Mitchell" w:date="2021-04-22T13:10:00Z"/>
              <w:rPrChange w:id="6298" w:author="Billy Mitchell" w:date="2021-04-22T13:10:00Z">
                <w:rPr>
                  <w:del w:id="6299" w:author="Billy Mitchell" w:date="2021-04-22T13:10:00Z"/>
                  <w:b/>
                  <w:color w:val="000000"/>
                </w:rPr>
              </w:rPrChange>
            </w:rPr>
            <w:pPrChange w:id="6300" w:author="Billy Mitchell" w:date="2021-04-22T13:10:00Z">
              <w:pPr/>
            </w:pPrChange>
          </w:pPr>
          <w:customXmlDelRangeStart w:id="6301" w:author="William Mitchell" w:date="2021-05-19T13:24:00Z"/>
          <w:sdt>
            <w:sdtPr>
              <w:tag w:val="goog_rdk_980"/>
              <w:id w:val="-15161461"/>
            </w:sdtPr>
            <w:sdtEndPr/>
            <w:sdtContent>
              <w:customXmlDelRangeEnd w:id="6301"/>
              <w:del w:id="6302" w:author="Billy Mitchell" w:date="2021-04-22T13:10:00Z">
                <w:r w:rsidR="00D2411E">
                  <w:rPr>
                    <w:noProof/>
                    <w:color w:val="000000"/>
                    <w:lang w:val="en-US"/>
                  </w:rPr>
                  <mc:AlternateContent>
                    <mc:Choice Requires="wpg">
                      <w:drawing>
                        <wp:inline distT="0" distB="0" distL="0" distR="0" wp14:anchorId="7998640B" wp14:editId="6642E1B2">
                          <wp:extent cx="5857134" cy="7751492"/>
                          <wp:effectExtent l="0" t="0" r="0" b="0"/>
                          <wp:docPr id="237" name="Group 237"/>
                          <wp:cNvGraphicFramePr/>
                          <a:graphic xmlns:a="http://schemas.openxmlformats.org/drawingml/2006/main">
                            <a:graphicData uri="http://schemas.microsoft.com/office/word/2010/wordprocessingGroup">
                              <wpg:wgp>
                                <wpg:cNvGrpSpPr/>
                                <wpg:grpSpPr>
                                  <a:xfrm>
                                    <a:off x="0" y="0"/>
                                    <a:ext cx="5857134" cy="7751492"/>
                                    <a:chOff x="2417433" y="0"/>
                                    <a:chExt cx="5857134" cy="7560000"/>
                                  </a:xfrm>
                                </wpg:grpSpPr>
                                <wpg:grpSp>
                                  <wpg:cNvPr id="21" name="Group 21"/>
                                  <wpg:cNvGrpSpPr/>
                                  <wpg:grpSpPr>
                                    <a:xfrm>
                                      <a:off x="2417433" y="0"/>
                                      <a:ext cx="5857134" cy="7560000"/>
                                      <a:chOff x="2417433" y="0"/>
                                      <a:chExt cx="5857134" cy="7560000"/>
                                    </a:xfrm>
                                  </wpg:grpSpPr>
                                  <wps:wsp>
                                    <wps:cNvPr id="22" name="Rectangle 22"/>
                                    <wps:cNvSpPr/>
                                    <wps:spPr>
                                      <a:xfrm>
                                        <a:off x="2417433" y="0"/>
                                        <a:ext cx="5857125" cy="7560000"/>
                                      </a:xfrm>
                                      <a:prstGeom prst="rect">
                                        <a:avLst/>
                                      </a:prstGeom>
                                      <a:noFill/>
                                      <a:ln>
                                        <a:noFill/>
                                      </a:ln>
                                    </wps:spPr>
                                    <wps:txbx>
                                      <w:txbxContent>
                                        <w:p w14:paraId="65B9B326"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23" name="Group 23"/>
                                    <wpg:cNvGrpSpPr/>
                                    <wpg:grpSpPr>
                                      <a:xfrm>
                                        <a:off x="2417433" y="0"/>
                                        <a:ext cx="5857134" cy="7560000"/>
                                        <a:chOff x="-143699" y="-143057"/>
                                        <a:chExt cx="5859188" cy="7276392"/>
                                      </a:xfrm>
                                    </wpg:grpSpPr>
                                    <wps:wsp>
                                      <wps:cNvPr id="24" name="Rectangle 24"/>
                                      <wps:cNvSpPr/>
                                      <wps:spPr>
                                        <a:xfrm>
                                          <a:off x="-143699" y="-143057"/>
                                          <a:ext cx="5859175" cy="7276375"/>
                                        </a:xfrm>
                                        <a:prstGeom prst="rect">
                                          <a:avLst/>
                                        </a:prstGeom>
                                        <a:noFill/>
                                        <a:ln>
                                          <a:noFill/>
                                        </a:ln>
                                      </wps:spPr>
                                      <wps:txbx>
                                        <w:txbxContent>
                                          <w:p w14:paraId="1CE3BDD2" w14:textId="77777777" w:rsidR="004D43FA" w:rsidRDefault="004D43F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22" descr="Chart&#10;&#10;Description automatically generated"/>
                                        <pic:cNvPicPr preferRelativeResize="0"/>
                                      </pic:nvPicPr>
                                      <pic:blipFill rotWithShape="1">
                                        <a:blip r:embed="rId32">
                                          <a:alphaModFix/>
                                        </a:blip>
                                        <a:srcRect r="27199" b="3"/>
                                        <a:stretch/>
                                      </pic:blipFill>
                                      <pic:spPr>
                                        <a:xfrm>
                                          <a:off x="-143699" y="-143057"/>
                                          <a:ext cx="5508545" cy="5586869"/>
                                        </a:xfrm>
                                        <a:prstGeom prst="rect">
                                          <a:avLst/>
                                        </a:prstGeom>
                                        <a:noFill/>
                                        <a:ln>
                                          <a:noFill/>
                                        </a:ln>
                                      </pic:spPr>
                                    </pic:pic>
                                    <wps:wsp>
                                      <wps:cNvPr id="26" name="Rectangle 26"/>
                                      <wps:cNvSpPr/>
                                      <wps:spPr>
                                        <a:xfrm>
                                          <a:off x="-123478" y="5411227"/>
                                          <a:ext cx="5838967" cy="1722108"/>
                                        </a:xfrm>
                                        <a:prstGeom prst="rect">
                                          <a:avLst/>
                                        </a:prstGeom>
                                        <a:noFill/>
                                        <a:ln>
                                          <a:noFill/>
                                        </a:ln>
                                      </wps:spPr>
                                      <wps:txbx>
                                        <w:txbxContent>
                                          <w:p w14:paraId="27583F9A" w14:textId="77777777" w:rsidR="004D43FA" w:rsidRDefault="004D43FA">
                                            <w:pPr>
                                              <w:spacing w:line="480" w:lineRule="auto"/>
                                              <w:jc w:val="both"/>
                                              <w:textDirection w:val="btLr"/>
                                            </w:pPr>
                                            <w:r>
                                              <w:rPr>
                                                <w:b/>
                                                <w:color w:val="000000"/>
                                              </w:rPr>
                                              <w:t>Figure 5:</w:t>
                                            </w:r>
                                            <w:r>
                                              <w:rPr>
                                                <w:color w:val="000000"/>
                                              </w:rPr>
                                              <w:t xml:space="preserve"> Differences in representational similarity by age and valence. Adult’s demonstrated no differences in representational similarity by valence. However, children demonstrated greater similarity in negative stimuli relative to positive stimuli. </w:t>
                                            </w:r>
                                            <w:r>
                                              <w:rPr>
                                                <w:b/>
                                                <w:color w:val="000000"/>
                                              </w:rPr>
                                              <w:t xml:space="preserve">NOTE: </w:t>
                                            </w:r>
                                            <w:r>
                                              <w:rPr>
                                                <w:color w:val="000000"/>
                                              </w:rPr>
                                              <w:t>The full range of our Mean Correlative Value is -1.77 to 1.76. The range was restricted in this visualization in order to see differences. Error bars represent 95% confidence intervals.</w:t>
                                            </w:r>
                                          </w:p>
                                        </w:txbxContent>
                                      </wps:txbx>
                                      <wps:bodyPr spcFirstLastPara="1" wrap="square" lIns="91425" tIns="45700" rIns="91425" bIns="45700" anchor="t" anchorCtr="0">
                                        <a:noAutofit/>
                                      </wps:bodyPr>
                                    </wps:wsp>
                                  </wpg:grpSp>
                                </wpg:grpSp>
                              </wpg:wgp>
                            </a:graphicData>
                          </a:graphic>
                        </wp:inline>
                      </w:drawing>
                    </mc:Choice>
                    <mc:Fallback>
                      <w:pict>
                        <v:group w14:anchorId="7998640B" id="Group 237" o:spid="_x0000_s1060" style="width:461.2pt;height:610.35pt;mso-position-horizontal-relative:char;mso-position-vertical-relative:line" coordorigin="24174" coordsize="5857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">
                          <v:group id="Group 21" o:spid="_x0000_s1061" style="position:absolute;left:24174;width:58571;height:75600" coordorigin="24174" coordsize="585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62" style="position:absolute;left:24174;width:5857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65B9B326" w14:textId="77777777" w:rsidR="004D43FA" w:rsidRDefault="004D43FA">
                                    <w:pPr>
                                      <w:spacing w:line="240" w:lineRule="auto"/>
                                      <w:textDirection w:val="btLr"/>
                                    </w:pPr>
                                  </w:p>
                                </w:txbxContent>
                              </v:textbox>
                            </v:rect>
                            <v:group id="Group 23" o:spid="_x0000_s1063" style="position:absolute;left:24174;width:58571;height:75600" coordorigin="-1436,-1430" coordsize="58591,7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64" style="position:absolute;left:-1436;top:-1430;width:58590;height:7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1CE3BDD2" w14:textId="77777777" w:rsidR="004D43FA" w:rsidRDefault="004D43FA">
                                      <w:pPr>
                                        <w:spacing w:line="240" w:lineRule="auto"/>
                                        <w:textDirection w:val="btLr"/>
                                      </w:pPr>
                                    </w:p>
                                  </w:txbxContent>
                                </v:textbox>
                              </v:rect>
                              <v:shape id="Shape 22" o:spid="_x0000_s1065" type="#_x0000_t75" alt="Chart&#10;&#10;Description automatically generated" style="position:absolute;left:-1436;top:-1430;width:55084;height:558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">
                                <v:imagedata r:id="rId33" o:title="Chart&#10;&#10;Description automatically generated" cropbottom="2f" cropright="17825f"/>
                              </v:shape>
                              <v:rect id="Rectangle 26" o:spid="_x0000_s1066" style="position:absolute;left:-1234;top:54112;width:58388;height:17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" filled="f" stroked="f">
                                <v:textbox inset="2.53958mm,1.2694mm,2.53958mm,1.2694mm">
                                  <w:txbxContent>
                                    <w:p w14:paraId="27583F9A" w14:textId="77777777" w:rsidR="004D43FA" w:rsidRDefault="004D43FA">
                                      <w:pPr>
                                        <w:spacing w:line="480" w:lineRule="auto"/>
                                        <w:jc w:val="both"/>
                                        <w:textDirection w:val="btLr"/>
                                      </w:pPr>
                                      <w:r>
                                        <w:rPr>
                                          <w:b/>
                                          <w:color w:val="000000"/>
                                        </w:rPr>
                                        <w:t>Figure 5:</w:t>
                                      </w:r>
                                      <w:r>
                                        <w:rPr>
                                          <w:color w:val="000000"/>
                                        </w:rPr>
                                        <w:t xml:space="preserve"> Differences in representational similarity by age and valence. Adult’s demonstrated no differences in representational similarity by valence. However, children demonstrated greater similarity in negative stimuli relative to positive stimuli. </w:t>
                                      </w:r>
                                      <w:r>
                                        <w:rPr>
                                          <w:b/>
                                          <w:color w:val="000000"/>
                                        </w:rPr>
                                        <w:t xml:space="preserve">NOTE: </w:t>
                                      </w:r>
                                      <w:r>
                                        <w:rPr>
                                          <w:color w:val="000000"/>
                                        </w:rPr>
                                        <w:t>The full range of our Mean Correlative Value is -1.77 to 1.76. The range was restricted in this visualization in order to see differences. Error bars represent 95% confidence intervals.</w:t>
                                      </w:r>
                                    </w:p>
                                  </w:txbxContent>
                                </v:textbox>
                              </v:rect>
                            </v:group>
                          </v:group>
                          <w10:anchorlock/>
                        </v:group>
                      </w:pict>
                    </mc:Fallback>
                  </mc:AlternateContent>
                </w:r>
              </w:del>
              <w:customXmlDelRangeStart w:id="6303" w:author="William Mitchell" w:date="2021-05-19T13:24:00Z"/>
            </w:sdtContent>
          </w:sdt>
          <w:customXmlDelRangeEnd w:id="6303"/>
          <w:customXmlDelRangeStart w:id="6304" w:author="William Mitchell" w:date="2021-05-19T13:24:00Z"/>
          <w:sdt>
            <w:sdtPr>
              <w:tag w:val="goog_rdk_981"/>
              <w:id w:val="-666858877"/>
            </w:sdtPr>
            <w:sdtEndPr/>
            <w:sdtContent>
              <w:customXmlDelRangeEnd w:id="6304"/>
              <w:customXmlDelRangeStart w:id="6305" w:author="William Mitchell" w:date="2021-05-19T13:24:00Z"/>
            </w:sdtContent>
          </w:sdt>
          <w:customXmlDelRangeEnd w:id="6305"/>
        </w:p>
        <w:customXmlDelRangeStart w:id="6306" w:author="William Mitchell" w:date="2021-05-19T13:24:00Z"/>
      </w:sdtContent>
    </w:sdt>
    <w:customXmlDelRangeEnd w:id="6306"/>
    <w:customXmlDelRangeStart w:id="6307" w:author="William Mitchell" w:date="2021-05-19T13:24:00Z"/>
    <w:sdt>
      <w:sdtPr>
        <w:tag w:val="goog_rdk_984"/>
        <w:id w:val="-505903748"/>
      </w:sdtPr>
      <w:sdtEndPr/>
      <w:sdtContent>
        <w:customXmlDelRangeEnd w:id="6307"/>
        <w:p w14:paraId="000001A7" w14:textId="5F61E4DB" w:rsidR="001D5C46" w:rsidRPr="001D5C46" w:rsidRDefault="00C146F4">
          <w:pPr>
            <w:spacing w:line="480" w:lineRule="auto"/>
            <w:ind w:left="360" w:hanging="360"/>
            <w:rPr>
              <w:del w:id="6308" w:author="Billy Mitchell" w:date="2021-04-22T13:10:00Z"/>
              <w:rPrChange w:id="6309" w:author="Billy Mitchell" w:date="2021-04-22T13:10:00Z">
                <w:rPr>
                  <w:del w:id="6310" w:author="Billy Mitchell" w:date="2021-04-22T13:10:00Z"/>
                  <w:b/>
                  <w:color w:val="000000"/>
                </w:rPr>
              </w:rPrChange>
            </w:rPr>
            <w:pPrChange w:id="6311" w:author="Billy Mitchell" w:date="2021-04-22T13:10:00Z">
              <w:pPr/>
            </w:pPrChange>
          </w:pPr>
          <w:customXmlDelRangeStart w:id="6312" w:author="William Mitchell" w:date="2021-05-19T13:24:00Z"/>
          <w:sdt>
            <w:sdtPr>
              <w:tag w:val="goog_rdk_983"/>
              <w:id w:val="981579206"/>
            </w:sdtPr>
            <w:sdtEndPr/>
            <w:sdtContent>
              <w:customXmlDelRangeEnd w:id="6312"/>
              <w:customXmlDelRangeStart w:id="6313" w:author="William Mitchell" w:date="2021-05-19T13:24:00Z"/>
            </w:sdtContent>
          </w:sdt>
          <w:customXmlDelRangeEnd w:id="6313"/>
        </w:p>
        <w:customXmlDelRangeStart w:id="6314" w:author="William Mitchell" w:date="2021-05-19T13:24:00Z"/>
      </w:sdtContent>
    </w:sdt>
    <w:customXmlDelRangeEnd w:id="6314"/>
    <w:customXmlDelRangeStart w:id="6315" w:author="William Mitchell" w:date="2021-05-19T13:24:00Z"/>
    <w:sdt>
      <w:sdtPr>
        <w:tag w:val="goog_rdk_986"/>
        <w:id w:val="-1546824373"/>
      </w:sdtPr>
      <w:sdtEndPr/>
      <w:sdtContent>
        <w:customXmlDelRangeEnd w:id="6315"/>
        <w:p w14:paraId="000001A8" w14:textId="5613C93B" w:rsidR="001D5C46" w:rsidRPr="001D5C46" w:rsidRDefault="00C146F4">
          <w:pPr>
            <w:spacing w:line="480" w:lineRule="auto"/>
            <w:ind w:left="360" w:hanging="360"/>
            <w:rPr>
              <w:del w:id="6316" w:author="Billy Mitchell" w:date="2021-04-22T13:10:00Z"/>
              <w:rPrChange w:id="6317" w:author="Billy Mitchell" w:date="2021-04-22T13:10:00Z">
                <w:rPr>
                  <w:del w:id="6318" w:author="Billy Mitchell" w:date="2021-04-22T13:10:00Z"/>
                  <w:b/>
                  <w:color w:val="000000"/>
                </w:rPr>
              </w:rPrChange>
            </w:rPr>
            <w:pPrChange w:id="6319" w:author="Billy Mitchell" w:date="2021-04-22T13:10:00Z">
              <w:pPr/>
            </w:pPrChange>
          </w:pPr>
          <w:customXmlDelRangeStart w:id="6320" w:author="William Mitchell" w:date="2021-05-19T13:24:00Z"/>
          <w:sdt>
            <w:sdtPr>
              <w:tag w:val="goog_rdk_985"/>
              <w:id w:val="1042022489"/>
            </w:sdtPr>
            <w:sdtEndPr/>
            <w:sdtContent>
              <w:customXmlDelRangeEnd w:id="6320"/>
              <w:del w:id="6321" w:author="Billy Mitchell" w:date="2021-04-22T13:10:00Z">
                <w:r w:rsidR="00D2411E">
                  <w:br w:type="page"/>
                </w:r>
              </w:del>
              <w:customXmlDelRangeStart w:id="6322" w:author="William Mitchell" w:date="2021-05-19T13:24:00Z"/>
            </w:sdtContent>
          </w:sdt>
          <w:customXmlDelRangeEnd w:id="6322"/>
        </w:p>
        <w:customXmlDelRangeStart w:id="6323" w:author="William Mitchell" w:date="2021-05-19T13:24:00Z"/>
      </w:sdtContent>
    </w:sdt>
    <w:customXmlDelRangeEnd w:id="6323"/>
    <w:customXmlDelRangeStart w:id="6324" w:author="William Mitchell" w:date="2021-05-19T13:24:00Z"/>
    <w:sdt>
      <w:sdtPr>
        <w:tag w:val="goog_rdk_990"/>
        <w:id w:val="936174328"/>
      </w:sdtPr>
      <w:sdtEndPr/>
      <w:sdtContent>
        <w:customXmlDelRangeEnd w:id="6324"/>
        <w:p w14:paraId="000001A9" w14:textId="5D14457F" w:rsidR="001D5C46" w:rsidRPr="001D5C46" w:rsidRDefault="00C146F4">
          <w:pPr>
            <w:spacing w:line="480" w:lineRule="auto"/>
            <w:ind w:left="360" w:hanging="360"/>
            <w:rPr>
              <w:del w:id="6325" w:author="Billy Mitchell" w:date="2021-04-22T13:10:00Z"/>
              <w:rPrChange w:id="6326" w:author="Billy Mitchell" w:date="2021-04-22T13:10:00Z">
                <w:rPr>
                  <w:del w:id="6327" w:author="Billy Mitchell" w:date="2021-04-22T13:10:00Z"/>
                  <w:b/>
                  <w:color w:val="000000"/>
                </w:rPr>
              </w:rPrChange>
            </w:rPr>
            <w:pPrChange w:id="6328" w:author="Billy Mitchell" w:date="2021-04-22T13:10:00Z">
              <w:pPr>
                <w:spacing w:line="480" w:lineRule="auto"/>
              </w:pPr>
            </w:pPrChange>
          </w:pPr>
          <w:customXmlDelRangeStart w:id="6329" w:author="William Mitchell" w:date="2021-05-19T13:24:00Z"/>
          <w:sdt>
            <w:sdtPr>
              <w:tag w:val="goog_rdk_988"/>
              <w:id w:val="-485468088"/>
            </w:sdtPr>
            <w:sdtEndPr/>
            <w:sdtContent>
              <w:customXmlDelRangeEnd w:id="6329"/>
              <w:del w:id="6330" w:author="Billy Mitchell" w:date="2021-04-22T13:10:00Z">
                <w:r w:rsidR="00D2411E">
                  <w:rPr>
                    <w:b/>
                    <w:noProof/>
                    <w:color w:val="000000"/>
                    <w:lang w:val="en-US"/>
                  </w:rPr>
                  <mc:AlternateContent>
                    <mc:Choice Requires="wpg">
                      <w:drawing>
                        <wp:inline distT="0" distB="0" distL="0" distR="0" wp14:anchorId="2ED9527D" wp14:editId="623E63AB">
                          <wp:extent cx="5872480" cy="6599555"/>
                          <wp:effectExtent l="0" t="0" r="0" b="0"/>
                          <wp:docPr id="236" name="Group 236"/>
                          <wp:cNvGraphicFramePr/>
                          <a:graphic xmlns:a="http://schemas.openxmlformats.org/drawingml/2006/main">
                            <a:graphicData uri="http://schemas.microsoft.com/office/word/2010/wordprocessingGroup">
                              <wpg:wgp>
                                <wpg:cNvGrpSpPr/>
                                <wpg:grpSpPr>
                                  <a:xfrm>
                                    <a:off x="0" y="0"/>
                                    <a:ext cx="5872480" cy="6599555"/>
                                    <a:chOff x="2409760" y="480223"/>
                                    <a:chExt cx="5872480" cy="6599555"/>
                                  </a:xfrm>
                                </wpg:grpSpPr>
                                <wpg:grpSp>
                                  <wpg:cNvPr id="27" name="Group 27"/>
                                  <wpg:cNvGrpSpPr/>
                                  <wpg:grpSpPr>
                                    <a:xfrm>
                                      <a:off x="2409760" y="480223"/>
                                      <a:ext cx="5872480" cy="6599555"/>
                                      <a:chOff x="2409760" y="480223"/>
                                      <a:chExt cx="5872480" cy="6599555"/>
                                    </a:xfrm>
                                  </wpg:grpSpPr>
                                  <wps:wsp>
                                    <wps:cNvPr id="28" name="Rectangle 28"/>
                                    <wps:cNvSpPr/>
                                    <wps:spPr>
                                      <a:xfrm>
                                        <a:off x="2409760" y="480223"/>
                                        <a:ext cx="5872475" cy="6599550"/>
                                      </a:xfrm>
                                      <a:prstGeom prst="rect">
                                        <a:avLst/>
                                      </a:prstGeom>
                                      <a:noFill/>
                                      <a:ln>
                                        <a:noFill/>
                                      </a:ln>
                                    </wps:spPr>
                                    <wps:txbx>
                                      <w:txbxContent>
                                        <w:p w14:paraId="00D21B13"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29" name="Group 29"/>
                                    <wpg:cNvGrpSpPr/>
                                    <wpg:grpSpPr>
                                      <a:xfrm>
                                        <a:off x="2409760" y="480223"/>
                                        <a:ext cx="5872480" cy="6599555"/>
                                        <a:chOff x="43218" y="1"/>
                                        <a:chExt cx="5872480" cy="6599555"/>
                                      </a:xfrm>
                                    </wpg:grpSpPr>
                                    <wps:wsp>
                                      <wps:cNvPr id="30" name="Rectangle 30"/>
                                      <wps:cNvSpPr/>
                                      <wps:spPr>
                                        <a:xfrm>
                                          <a:off x="43218" y="1"/>
                                          <a:ext cx="5872475" cy="6599550"/>
                                        </a:xfrm>
                                        <a:prstGeom prst="rect">
                                          <a:avLst/>
                                        </a:prstGeom>
                                        <a:noFill/>
                                        <a:ln>
                                          <a:noFill/>
                                        </a:ln>
                                      </wps:spPr>
                                      <wps:txbx>
                                        <w:txbxContent>
                                          <w:p w14:paraId="54397EFE" w14:textId="77777777" w:rsidR="004D43FA" w:rsidRDefault="004D43FA">
                                            <w:pPr>
                                              <w:spacing w:line="240" w:lineRule="auto"/>
                                              <w:textDirection w:val="btLr"/>
                                            </w:pPr>
                                          </w:p>
                                        </w:txbxContent>
                                      </wps:txbx>
                                      <wps:bodyPr spcFirstLastPara="1" wrap="square" lIns="91425" tIns="91425" rIns="91425" bIns="91425" anchor="ctr" anchorCtr="0">
                                        <a:noAutofit/>
                                      </wps:bodyPr>
                                    </wps:wsp>
                                    <wps:wsp>
                                      <wps:cNvPr id="31" name="Rectangle 31"/>
                                      <wps:cNvSpPr/>
                                      <wps:spPr>
                                        <a:xfrm>
                                          <a:off x="43218" y="4745992"/>
                                          <a:ext cx="5872480" cy="1853564"/>
                                        </a:xfrm>
                                        <a:prstGeom prst="rect">
                                          <a:avLst/>
                                        </a:prstGeom>
                                        <a:noFill/>
                                        <a:ln>
                                          <a:noFill/>
                                        </a:ln>
                                      </wps:spPr>
                                      <wps:txbx>
                                        <w:txbxContent>
                                          <w:p w14:paraId="700E5968" w14:textId="77777777" w:rsidR="004D43FA" w:rsidRDefault="004D43FA">
                                            <w:pPr>
                                              <w:spacing w:line="480" w:lineRule="auto"/>
                                              <w:jc w:val="both"/>
                                              <w:textDirection w:val="btLr"/>
                                            </w:pPr>
                                            <w:r>
                                              <w:rPr>
                                                <w:b/>
                                                <w:color w:val="000000"/>
                                              </w:rPr>
                                              <w:t>Figure 6:</w:t>
                                            </w:r>
                                            <w:r>
                                              <w:rPr>
                                                <w:color w:val="000000"/>
                                              </w:rPr>
                                              <w:t xml:space="preserve"> Differences in representational similarity by age group, ROI, and valence. No differences were measured in the three-way interaction between ROI, age group, and valence. </w:t>
                                            </w:r>
                                            <w:r>
                                              <w:rPr>
                                                <w:b/>
                                                <w:color w:val="000000"/>
                                              </w:rPr>
                                              <w:t xml:space="preserve">NOTE: </w:t>
                                            </w:r>
                                            <w:r>
                                              <w:rPr>
                                                <w:color w:val="000000"/>
                                              </w:rPr>
                                              <w:t>The full range of our Mean Correlative Value is -1.77 to 1.76. The range was restricted in this visualization in order to see differences. Error bars represent 95% confidence intervals.</w:t>
                                            </w:r>
                                          </w:p>
                                        </w:txbxContent>
                                      </wps:txbx>
                                      <wps:bodyPr spcFirstLastPara="1" wrap="square" lIns="91425" tIns="45700" rIns="91425" bIns="45700" anchor="t" anchorCtr="0">
                                        <a:noAutofit/>
                                      </wps:bodyPr>
                                    </wps:wsp>
                                    <pic:pic xmlns:pic="http://schemas.openxmlformats.org/drawingml/2006/picture">
                                      <pic:nvPicPr>
                                        <pic:cNvPr id="32" name="Shape 18" descr="Chart, scatter chart&#10;&#10;Description automatically generated"/>
                                        <pic:cNvPicPr preferRelativeResize="0"/>
                                      </pic:nvPicPr>
                                      <pic:blipFill rotWithShape="1">
                                        <a:blip r:embed="rId34">
                                          <a:alphaModFix/>
                                        </a:blip>
                                        <a:srcRect r="24207"/>
                                        <a:stretch/>
                                      </pic:blipFill>
                                      <pic:spPr>
                                        <a:xfrm>
                                          <a:off x="87355" y="1"/>
                                          <a:ext cx="5785134" cy="4724400"/>
                                        </a:xfrm>
                                        <a:prstGeom prst="rect">
                                          <a:avLst/>
                                        </a:prstGeom>
                                        <a:noFill/>
                                        <a:ln>
                                          <a:noFill/>
                                        </a:ln>
                                      </pic:spPr>
                                    </pic:pic>
                                  </wpg:grpSp>
                                </wpg:grpSp>
                              </wpg:wgp>
                            </a:graphicData>
                          </a:graphic>
                        </wp:inline>
                      </w:drawing>
                    </mc:Choice>
                    <mc:Fallback>
                      <w:pict>
                        <v:group w14:anchorId="2ED9527D" id="Group 236" o:spid="_x0000_s1067" style="width:462.4pt;height:519.65pt;mso-position-horizontal-relative:char;mso-position-vertical-relative:line" coordorigin="24097,4802" coordsize="58724,65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">
                          <v:group id="Group 27" o:spid="_x0000_s1068" style="position:absolute;left:24097;top:4802;width:58725;height:65995" coordorigin="24097,4802" coordsize="58724,6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69" style="position:absolute;left:24097;top:4802;width:58725;height:6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00D21B13" w14:textId="77777777" w:rsidR="004D43FA" w:rsidRDefault="004D43FA">
                                    <w:pPr>
                                      <w:spacing w:line="240" w:lineRule="auto"/>
                                      <w:textDirection w:val="btLr"/>
                                    </w:pPr>
                                  </w:p>
                                </w:txbxContent>
                              </v:textbox>
                            </v:rect>
                            <v:group id="Group 29" o:spid="_x0000_s1070" style="position:absolute;left:24097;top:4802;width:58725;height:65995" coordorigin="432" coordsize="58724,6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71" style="position:absolute;left:432;width:58724;height:6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54397EFE" w14:textId="77777777" w:rsidR="004D43FA" w:rsidRDefault="004D43FA">
                                      <w:pPr>
                                        <w:spacing w:line="240" w:lineRule="auto"/>
                                        <w:textDirection w:val="btLr"/>
                                      </w:pPr>
                                    </w:p>
                                  </w:txbxContent>
                                </v:textbox>
                              </v:rect>
                              <v:rect id="Rectangle 31" o:spid="_x0000_s1072" style="position:absolute;left:432;top:47459;width:58724;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" filled="f" stroked="f">
                                <v:textbox inset="2.53958mm,1.2694mm,2.53958mm,1.2694mm">
                                  <w:txbxContent>
                                    <w:p w14:paraId="700E5968" w14:textId="77777777" w:rsidR="004D43FA" w:rsidRDefault="004D43FA">
                                      <w:pPr>
                                        <w:spacing w:line="480" w:lineRule="auto"/>
                                        <w:jc w:val="both"/>
                                        <w:textDirection w:val="btLr"/>
                                      </w:pPr>
                                      <w:r>
                                        <w:rPr>
                                          <w:b/>
                                          <w:color w:val="000000"/>
                                        </w:rPr>
                                        <w:t>Figure 6:</w:t>
                                      </w:r>
                                      <w:r>
                                        <w:rPr>
                                          <w:color w:val="000000"/>
                                        </w:rPr>
                                        <w:t xml:space="preserve"> Differences in representational similarity by age group, ROI, and valence. No differences were measured in the three-way interaction between ROI, age group, and valence. </w:t>
                                      </w:r>
                                      <w:r>
                                        <w:rPr>
                                          <w:b/>
                                          <w:color w:val="000000"/>
                                        </w:rPr>
                                        <w:t xml:space="preserve">NOTE: </w:t>
                                      </w:r>
                                      <w:r>
                                        <w:rPr>
                                          <w:color w:val="000000"/>
                                        </w:rPr>
                                        <w:t>The full range of our Mean Correlative Value is -1.77 to 1.76. The range was restricted in this visualization in order to see differences. Error bars represent 95% confidence intervals.</w:t>
                                      </w:r>
                                    </w:p>
                                  </w:txbxContent>
                                </v:textbox>
                              </v:rect>
                              <v:shape id="Shape 18" o:spid="_x0000_s1073" type="#_x0000_t75" alt="Chart, scatter chart&#10;&#10;Description automatically generated" style="position:absolute;left:873;width:57851;height:472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">
                                <v:imagedata r:id="rId35" o:title="Chart, scatter chart&#10;&#10;Description automatically generated" cropright="15864f"/>
                              </v:shape>
                            </v:group>
                          </v:group>
                          <w10:anchorlock/>
                        </v:group>
                      </w:pict>
                    </mc:Fallback>
                  </mc:AlternateContent>
                </w:r>
              </w:del>
              <w:customXmlDelRangeStart w:id="6331" w:author="William Mitchell" w:date="2021-05-19T13:24:00Z"/>
            </w:sdtContent>
          </w:sdt>
          <w:customXmlDelRangeEnd w:id="6331"/>
          <w:customXmlDelRangeStart w:id="6332" w:author="William Mitchell" w:date="2021-05-19T13:24:00Z"/>
          <w:sdt>
            <w:sdtPr>
              <w:tag w:val="goog_rdk_989"/>
              <w:id w:val="500158532"/>
            </w:sdtPr>
            <w:sdtEndPr/>
            <w:sdtContent>
              <w:customXmlDelRangeEnd w:id="6332"/>
              <w:customXmlDelRangeStart w:id="6333" w:author="William Mitchell" w:date="2021-05-19T13:24:00Z"/>
            </w:sdtContent>
          </w:sdt>
          <w:customXmlDelRangeEnd w:id="6333"/>
        </w:p>
        <w:customXmlDelRangeStart w:id="6334" w:author="William Mitchell" w:date="2021-05-19T13:24:00Z"/>
      </w:sdtContent>
    </w:sdt>
    <w:customXmlDelRangeEnd w:id="6334"/>
    <w:customXmlDelRangeStart w:id="6335" w:author="William Mitchell" w:date="2021-05-19T13:24:00Z"/>
    <w:sdt>
      <w:sdtPr>
        <w:tag w:val="goog_rdk_992"/>
        <w:id w:val="639762075"/>
      </w:sdtPr>
      <w:sdtEndPr/>
      <w:sdtContent>
        <w:customXmlDelRangeEnd w:id="6335"/>
        <w:p w14:paraId="000001AA" w14:textId="3986DD33" w:rsidR="001D5C46" w:rsidRPr="001D5C46" w:rsidRDefault="00C146F4">
          <w:pPr>
            <w:spacing w:line="480" w:lineRule="auto"/>
            <w:ind w:left="360" w:hanging="360"/>
            <w:rPr>
              <w:del w:id="6336" w:author="Billy Mitchell" w:date="2021-04-22T13:10:00Z"/>
              <w:rPrChange w:id="6337" w:author="Billy Mitchell" w:date="2021-04-22T13:10:00Z">
                <w:rPr>
                  <w:del w:id="6338" w:author="Billy Mitchell" w:date="2021-04-22T13:10:00Z"/>
                  <w:b/>
                  <w:color w:val="000000"/>
                </w:rPr>
              </w:rPrChange>
            </w:rPr>
            <w:pPrChange w:id="6339" w:author="Billy Mitchell" w:date="2021-04-22T13:10:00Z">
              <w:pPr>
                <w:spacing w:line="480" w:lineRule="auto"/>
                <w:jc w:val="center"/>
              </w:pPr>
            </w:pPrChange>
          </w:pPr>
          <w:customXmlDelRangeStart w:id="6340" w:author="William Mitchell" w:date="2021-05-19T13:24:00Z"/>
          <w:sdt>
            <w:sdtPr>
              <w:tag w:val="goog_rdk_991"/>
              <w:id w:val="-1481143704"/>
            </w:sdtPr>
            <w:sdtEndPr/>
            <w:sdtContent>
              <w:customXmlDelRangeEnd w:id="6340"/>
              <w:customXmlDelRangeStart w:id="6341" w:author="William Mitchell" w:date="2021-05-19T13:24:00Z"/>
            </w:sdtContent>
          </w:sdt>
          <w:customXmlDelRangeEnd w:id="6341"/>
        </w:p>
        <w:customXmlDelRangeStart w:id="6342" w:author="William Mitchell" w:date="2021-05-19T13:24:00Z"/>
      </w:sdtContent>
    </w:sdt>
    <w:customXmlDelRangeEnd w:id="6342"/>
    <w:customXmlDelRangeStart w:id="6343" w:author="William Mitchell" w:date="2021-05-19T13:24:00Z"/>
    <w:sdt>
      <w:sdtPr>
        <w:tag w:val="goog_rdk_994"/>
        <w:id w:val="2091733132"/>
      </w:sdtPr>
      <w:sdtEndPr/>
      <w:sdtContent>
        <w:customXmlDelRangeEnd w:id="6343"/>
        <w:p w14:paraId="000001AB" w14:textId="15369450" w:rsidR="001D5C46" w:rsidRPr="001D5C46" w:rsidRDefault="00C146F4">
          <w:pPr>
            <w:spacing w:line="480" w:lineRule="auto"/>
            <w:ind w:left="360" w:hanging="360"/>
            <w:rPr>
              <w:del w:id="6344" w:author="Billy Mitchell" w:date="2021-04-22T13:10:00Z"/>
              <w:rPrChange w:id="6345" w:author="Billy Mitchell" w:date="2021-04-22T13:10:00Z">
                <w:rPr>
                  <w:del w:id="6346" w:author="Billy Mitchell" w:date="2021-04-22T13:10:00Z"/>
                  <w:b/>
                  <w:color w:val="000000"/>
                </w:rPr>
              </w:rPrChange>
            </w:rPr>
            <w:pPrChange w:id="6347" w:author="Billy Mitchell" w:date="2021-04-22T13:10:00Z">
              <w:pPr/>
            </w:pPrChange>
          </w:pPr>
          <w:customXmlDelRangeStart w:id="6348" w:author="William Mitchell" w:date="2021-05-19T13:24:00Z"/>
          <w:sdt>
            <w:sdtPr>
              <w:tag w:val="goog_rdk_993"/>
              <w:id w:val="-278341608"/>
            </w:sdtPr>
            <w:sdtEndPr/>
            <w:sdtContent>
              <w:customXmlDelRangeEnd w:id="6348"/>
              <w:del w:id="6349" w:author="Billy Mitchell" w:date="2021-04-22T13:10:00Z">
                <w:r w:rsidR="00D2411E">
                  <w:br w:type="page"/>
                </w:r>
              </w:del>
              <w:customXmlDelRangeStart w:id="6350" w:author="William Mitchell" w:date="2021-05-19T13:24:00Z"/>
            </w:sdtContent>
          </w:sdt>
          <w:customXmlDelRangeEnd w:id="6350"/>
        </w:p>
        <w:customXmlDelRangeStart w:id="6351" w:author="William Mitchell" w:date="2021-05-19T13:24:00Z"/>
      </w:sdtContent>
    </w:sdt>
    <w:customXmlDelRangeEnd w:id="6351"/>
    <w:customXmlDelRangeStart w:id="6352" w:author="William Mitchell" w:date="2021-05-19T13:24:00Z"/>
    <w:sdt>
      <w:sdtPr>
        <w:tag w:val="goog_rdk_998"/>
        <w:id w:val="1767957221"/>
      </w:sdtPr>
      <w:sdtEndPr/>
      <w:sdtContent>
        <w:customXmlDelRangeEnd w:id="6352"/>
        <w:p w14:paraId="000001AC" w14:textId="2ADC4A94" w:rsidR="001D5C46" w:rsidRPr="001D5C46" w:rsidDel="008C1CD8" w:rsidRDefault="00C146F4">
          <w:pPr>
            <w:spacing w:line="480" w:lineRule="auto"/>
            <w:ind w:left="360" w:hanging="360"/>
            <w:rPr>
              <w:del w:id="6353" w:author="Billy Mitchell" w:date="2021-05-18T09:53:00Z"/>
              <w:rPrChange w:id="6354" w:author="Billy Mitchell" w:date="2021-04-22T13:10:00Z">
                <w:rPr>
                  <w:del w:id="6355" w:author="Billy Mitchell" w:date="2021-05-18T09:53:00Z"/>
                  <w:b/>
                  <w:color w:val="000000"/>
                </w:rPr>
              </w:rPrChange>
            </w:rPr>
            <w:pPrChange w:id="6356" w:author="Billy Mitchell" w:date="2021-04-22T13:10:00Z">
              <w:pPr>
                <w:spacing w:line="480" w:lineRule="auto"/>
                <w:jc w:val="center"/>
              </w:pPr>
            </w:pPrChange>
          </w:pPr>
          <w:customXmlDelRangeStart w:id="6357" w:author="William Mitchell" w:date="2021-05-19T13:24:00Z"/>
          <w:sdt>
            <w:sdtPr>
              <w:tag w:val="goog_rdk_995"/>
              <w:id w:val="1358395552"/>
            </w:sdtPr>
            <w:sdtEndPr/>
            <w:sdtContent>
              <w:customXmlDelRangeEnd w:id="6357"/>
              <w:del w:id="6358" w:author="Billy Mitchell" w:date="2021-04-22T13:10:00Z">
                <w:r w:rsidR="00D2411E">
                  <w:br w:type="page"/>
                </w:r>
              </w:del>
              <w:customXmlDelRangeStart w:id="6359" w:author="William Mitchell" w:date="2021-05-19T13:24:00Z"/>
            </w:sdtContent>
          </w:sdt>
          <w:customXmlDelRangeEnd w:id="6359"/>
          <w:customXmlDelRangeStart w:id="6360" w:author="William Mitchell" w:date="2021-05-19T13:24:00Z"/>
          <w:sdt>
            <w:sdtPr>
              <w:tag w:val="goog_rdk_996"/>
              <w:id w:val="2135596568"/>
            </w:sdtPr>
            <w:sdtEndPr/>
            <w:sdtContent>
              <w:customXmlDelRangeEnd w:id="6360"/>
              <w:customXmlDelRangeStart w:id="6361" w:author="William Mitchell" w:date="2021-05-19T13:24:00Z"/>
              <w:sdt>
                <w:sdtPr>
                  <w:tag w:val="goog_rdk_997"/>
                  <w:id w:val="-313029428"/>
                </w:sdtPr>
                <w:sdtEndPr/>
                <w:sdtContent>
                  <w:customXmlDelRangeEnd w:id="6361"/>
                  <w:commentRangeStart w:id="6362"/>
                  <w:customXmlDelRangeStart w:id="6363" w:author="William Mitchell" w:date="2021-05-19T13:24:00Z"/>
                </w:sdtContent>
              </w:sdt>
              <w:customXmlDelRangeEnd w:id="6363"/>
              <w:del w:id="6364" w:author="Billy Mitchell" w:date="2021-05-18T09:53:00Z">
                <w:r w:rsidR="00D2411E" w:rsidDel="008C1CD8">
                  <w:rPr>
                    <w:b/>
                    <w:color w:val="000000"/>
                  </w:rPr>
                  <w:delText>SUPPLEMENTAL MATERIALS FOR</w:delText>
                </w:r>
                <w:commentRangeEnd w:id="6362"/>
                <w:r w:rsidR="00D2411E" w:rsidDel="008C1CD8">
                  <w:commentReference w:id="6362"/>
                </w:r>
                <w:r w:rsidR="00D2411E" w:rsidDel="008C1CD8">
                  <w:rPr>
                    <w:b/>
                    <w:color w:val="000000"/>
                  </w:rPr>
                  <w:delText>:</w:delText>
                </w:r>
                <w:r w:rsidR="00D2411E" w:rsidDel="008C1CD8">
                  <w:rPr>
                    <w:noProof/>
                    <w:lang w:val="en-US"/>
                  </w:rPr>
                  <mc:AlternateContent>
                    <mc:Choice Requires="wpg">
                      <w:drawing>
                        <wp:anchor distT="0" distB="0" distL="114300" distR="114300" simplePos="0" relativeHeight="251667456" behindDoc="0" locked="0" layoutInCell="1" hidden="0" allowOverlap="1" wp14:anchorId="0E82844C" wp14:editId="4019FDAC">
                          <wp:simplePos x="0" y="0"/>
                          <wp:positionH relativeFrom="column">
                            <wp:posOffset>12701</wp:posOffset>
                          </wp:positionH>
                          <wp:positionV relativeFrom="paragraph">
                            <wp:posOffset>355600</wp:posOffset>
                          </wp:positionV>
                          <wp:extent cx="2667000" cy="2416175"/>
                          <wp:effectExtent l="0" t="0" r="0" b="0"/>
                          <wp:wrapSquare wrapText="bothSides" distT="0" distB="0" distL="114300" distR="114300"/>
                          <wp:docPr id="239" name="Group 239"/>
                          <wp:cNvGraphicFramePr/>
                          <a:graphic xmlns:a="http://schemas.openxmlformats.org/drawingml/2006/main">
                            <a:graphicData uri="http://schemas.microsoft.com/office/word/2010/wordprocessingGroup">
                              <wpg:wgp>
                                <wpg:cNvGrpSpPr/>
                                <wpg:grpSpPr>
                                  <a:xfrm>
                                    <a:off x="0" y="0"/>
                                    <a:ext cx="2667000" cy="2416175"/>
                                    <a:chOff x="4012500" y="2571913"/>
                                    <a:chExt cx="2667000" cy="2416175"/>
                                  </a:xfrm>
                                </wpg:grpSpPr>
                                <wpg:grpSp>
                                  <wpg:cNvPr id="33" name="Group 33"/>
                                  <wpg:cNvGrpSpPr/>
                                  <wpg:grpSpPr>
                                    <a:xfrm>
                                      <a:off x="4012500" y="2571913"/>
                                      <a:ext cx="2667000" cy="2416175"/>
                                      <a:chOff x="4012500" y="2571913"/>
                                      <a:chExt cx="2667000" cy="2416175"/>
                                    </a:xfrm>
                                  </wpg:grpSpPr>
                                  <wps:wsp>
                                    <wps:cNvPr id="34" name="Rectangle 34"/>
                                    <wps:cNvSpPr/>
                                    <wps:spPr>
                                      <a:xfrm>
                                        <a:off x="4012500" y="2571913"/>
                                        <a:ext cx="2667000" cy="2416175"/>
                                      </a:xfrm>
                                      <a:prstGeom prst="rect">
                                        <a:avLst/>
                                      </a:prstGeom>
                                      <a:noFill/>
                                      <a:ln>
                                        <a:noFill/>
                                      </a:ln>
                                    </wps:spPr>
                                    <wps:txbx>
                                      <w:txbxContent>
                                        <w:p w14:paraId="62415C61"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35" name="Group 35"/>
                                    <wpg:cNvGrpSpPr/>
                                    <wpg:grpSpPr>
                                      <a:xfrm>
                                        <a:off x="4012500" y="2571913"/>
                                        <a:ext cx="2667000" cy="2416175"/>
                                        <a:chOff x="0" y="0"/>
                                        <a:chExt cx="2667000" cy="2416175"/>
                                      </a:xfrm>
                                    </wpg:grpSpPr>
                                    <wps:wsp>
                                      <wps:cNvPr id="36" name="Rectangle 36"/>
                                      <wps:cNvSpPr/>
                                      <wps:spPr>
                                        <a:xfrm>
                                          <a:off x="0" y="0"/>
                                          <a:ext cx="2667000" cy="2416175"/>
                                        </a:xfrm>
                                        <a:prstGeom prst="rect">
                                          <a:avLst/>
                                        </a:prstGeom>
                                        <a:noFill/>
                                        <a:ln>
                                          <a:noFill/>
                                        </a:ln>
                                      </wps:spPr>
                                      <wps:txbx>
                                        <w:txbxContent>
                                          <w:p w14:paraId="10E90F1E" w14:textId="77777777" w:rsidR="004D43FA" w:rsidRDefault="004D43FA">
                                            <w:pPr>
                                              <w:spacing w:line="240" w:lineRule="auto"/>
                                              <w:textDirection w:val="btLr"/>
                                            </w:pPr>
                                          </w:p>
                                        </w:txbxContent>
                                      </wps:txbx>
                                      <wps:bodyPr spcFirstLastPara="1" wrap="square" lIns="91425" tIns="91425" rIns="91425" bIns="91425" anchor="ctr" anchorCtr="0">
                                        <a:noAutofit/>
                                      </wps:bodyPr>
                                    </wps:wsp>
                                    <wps:wsp>
                                      <wps:cNvPr id="38" name="Rectangle 38"/>
                                      <wps:cNvSpPr/>
                                      <wps:spPr>
                                        <a:xfrm>
                                          <a:off x="171450" y="2114550"/>
                                          <a:ext cx="2354580" cy="301625"/>
                                        </a:xfrm>
                                        <a:prstGeom prst="rect">
                                          <a:avLst/>
                                        </a:prstGeom>
                                        <a:noFill/>
                                        <a:ln>
                                          <a:noFill/>
                                        </a:ln>
                                      </wps:spPr>
                                      <wps:txbx>
                                        <w:txbxContent>
                                          <w:p w14:paraId="59F5A41C" w14:textId="77777777" w:rsidR="004D43FA" w:rsidRDefault="004D43FA">
                                            <w:pPr>
                                              <w:spacing w:line="275" w:lineRule="auto"/>
                                              <w:textDirection w:val="btLr"/>
                                            </w:pPr>
                                            <w:r>
                                              <w:rPr>
                                                <w:b/>
                                                <w:color w:val="000000"/>
                                              </w:rPr>
                                              <w:t>Figure 5 and Figure 6 Legend</w:t>
                                            </w:r>
                                          </w:p>
                                        </w:txbxContent>
                                      </wps:txbx>
                                      <wps:bodyPr spcFirstLastPara="1" wrap="square" lIns="91425" tIns="45700" rIns="91425" bIns="45700" anchor="t" anchorCtr="0">
                                        <a:noAutofit/>
                                      </wps:bodyPr>
                                    </wps:wsp>
                                    <pic:pic xmlns:pic="http://schemas.openxmlformats.org/drawingml/2006/picture">
                                      <pic:nvPicPr>
                                        <pic:cNvPr id="39" name="Shape 33"/>
                                        <pic:cNvPicPr preferRelativeResize="0"/>
                                      </pic:nvPicPr>
                                      <pic:blipFill rotWithShape="1">
                                        <a:blip r:embed="rId36">
                                          <a:alphaModFix/>
                                        </a:blip>
                                        <a:srcRect/>
                                        <a:stretch/>
                                      </pic:blipFill>
                                      <pic:spPr>
                                        <a:xfrm>
                                          <a:off x="0" y="0"/>
                                          <a:ext cx="2667000" cy="2213610"/>
                                        </a:xfrm>
                                        <a:prstGeom prst="rect">
                                          <a:avLst/>
                                        </a:prstGeom>
                                        <a:noFill/>
                                        <a:ln>
                                          <a:noFill/>
                                        </a:ln>
                                      </pic:spPr>
                                    </pic:pic>
                                  </wpg:grpSp>
                                </wpg:grpSp>
                              </wpg:wgp>
                            </a:graphicData>
                          </a:graphic>
                        </wp:anchor>
                      </w:drawing>
                    </mc:Choice>
                    <mc:Fallback>
                      <w:pict>
                        <v:group w14:anchorId="0E82844C" id="Group 239" o:spid="_x0000_s1074" style="position:absolute;left:0;text-align:left;margin-left:1pt;margin-top:28pt;width:210pt;height:190.25pt;z-index:251667456;mso-position-horizontal-relative:text;mso-position-vertical-relative:text" coordorigin="40125,25719" coordsize="26670,24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">
                          <v:group id="Group 33" o:spid="_x0000_s1075" style="position:absolute;left:40125;top:25719;width:26670;height:24161" coordorigin="40125,25719" coordsize="26670,2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6" style="position:absolute;left:40125;top:25719;width:26670;height:2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62415C61" w14:textId="77777777" w:rsidR="004D43FA" w:rsidRDefault="004D43FA">
                                    <w:pPr>
                                      <w:spacing w:line="240" w:lineRule="auto"/>
                                      <w:textDirection w:val="btLr"/>
                                    </w:pPr>
                                  </w:p>
                                </w:txbxContent>
                              </v:textbox>
                            </v:rect>
                            <v:group id="Group 35" o:spid="_x0000_s1077" style="position:absolute;left:40125;top:25719;width:26670;height:24161" coordsize="26670,2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78" style="position:absolute;width:26670;height:2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10E90F1E" w14:textId="77777777" w:rsidR="004D43FA" w:rsidRDefault="004D43FA">
                                      <w:pPr>
                                        <w:spacing w:line="240" w:lineRule="auto"/>
                                        <w:textDirection w:val="btLr"/>
                                      </w:pPr>
                                    </w:p>
                                  </w:txbxContent>
                                </v:textbox>
                              </v:rect>
                              <v:rect id="Rectangle 38" o:spid="_x0000_s1079" style="position:absolute;left:1714;top:21145;width:2354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" filled="f" stroked="f">
                                <v:textbox inset="2.53958mm,1.2694mm,2.53958mm,1.2694mm">
                                  <w:txbxContent>
                                    <w:p w14:paraId="59F5A41C" w14:textId="77777777" w:rsidR="004D43FA" w:rsidRDefault="004D43FA">
                                      <w:pPr>
                                        <w:spacing w:line="275" w:lineRule="auto"/>
                                        <w:textDirection w:val="btLr"/>
                                      </w:pPr>
                                      <w:r>
                                        <w:rPr>
                                          <w:b/>
                                          <w:color w:val="000000"/>
                                        </w:rPr>
                                        <w:t>Figure 5 and Figure 6 Legend</w:t>
                                      </w:r>
                                    </w:p>
                                  </w:txbxContent>
                                </v:textbox>
                              </v:rect>
                              <v:shape id="Shape 33" o:spid="_x0000_s1080" type="#_x0000_t75" style="position:absolute;width:26670;height:221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">
                                <v:imagedata r:id="rId37" o:title=""/>
                              </v:shape>
                            </v:group>
                          </v:group>
                          <w10:wrap type="square"/>
                        </v:group>
                      </w:pict>
                    </mc:Fallback>
                  </mc:AlternateContent>
                </w:r>
              </w:del>
              <w:customXmlDelRangeStart w:id="6365" w:author="William Mitchell" w:date="2021-05-19T13:24:00Z"/>
            </w:sdtContent>
          </w:sdt>
          <w:customXmlDelRangeEnd w:id="6365"/>
        </w:p>
        <w:customXmlDelRangeStart w:id="6366" w:author="William Mitchell" w:date="2021-05-19T13:24:00Z"/>
      </w:sdtContent>
    </w:sdt>
    <w:customXmlDelRangeEnd w:id="6366"/>
    <w:customXmlDelRangeStart w:id="6367" w:author="William Mitchell" w:date="2021-05-19T13:24:00Z"/>
    <w:sdt>
      <w:sdtPr>
        <w:tag w:val="goog_rdk_1003"/>
        <w:id w:val="160816532"/>
      </w:sdtPr>
      <w:sdtEndPr/>
      <w:sdtContent>
        <w:customXmlDelRangeEnd w:id="6367"/>
        <w:p w14:paraId="000001AD" w14:textId="0B3436EB" w:rsidR="001D5C46" w:rsidDel="008C1CD8" w:rsidRDefault="00C146F4">
          <w:pPr>
            <w:spacing w:line="480" w:lineRule="auto"/>
            <w:jc w:val="center"/>
            <w:rPr>
              <w:del w:id="6368" w:author="Billy Mitchell" w:date="2021-05-18T09:53:00Z"/>
              <w:b/>
              <w:color w:val="000000"/>
            </w:rPr>
          </w:pPr>
          <w:customXmlDelRangeStart w:id="6369" w:author="William Mitchell" w:date="2021-05-19T13:24:00Z"/>
          <w:sdt>
            <w:sdtPr>
              <w:tag w:val="goog_rdk_999"/>
              <w:id w:val="-930119945"/>
            </w:sdtPr>
            <w:sdtEndPr/>
            <w:sdtContent>
              <w:customXmlDelRangeEnd w:id="6369"/>
              <w:del w:id="6370" w:author="Billy Mitchell" w:date="2021-05-18T09:53:00Z">
                <w:r w:rsidR="00D2411E" w:rsidDel="008C1CD8">
                  <w:rPr>
                    <w:b/>
                    <w:color w:val="000000"/>
                  </w:rPr>
                  <w:delText xml:space="preserve">Developmental Differences in </w:delText>
                </w:r>
              </w:del>
              <w:customXmlDelRangeStart w:id="6371" w:author="William Mitchell" w:date="2021-05-19T13:24:00Z"/>
            </w:sdtContent>
          </w:sdt>
          <w:customXmlDelRangeEnd w:id="6371"/>
          <w:customXmlDelRangeStart w:id="6372" w:author="William Mitchell" w:date="2021-05-19T13:24:00Z"/>
          <w:sdt>
            <w:sdtPr>
              <w:tag w:val="goog_rdk_1000"/>
              <w:id w:val="-812097230"/>
            </w:sdtPr>
            <w:sdtEndPr/>
            <w:sdtContent>
              <w:customXmlDelRangeEnd w:id="6372"/>
              <w:ins w:id="6373" w:author="William Mitchell" w:date="2021-04-22T15:59:00Z">
                <w:del w:id="6374" w:author="Billy Mitchell" w:date="2021-05-18T09:53:00Z">
                  <w:r w:rsidR="00D2411E" w:rsidDel="008C1CD8">
                    <w:rPr>
                      <w:b/>
                      <w:color w:val="000000"/>
                    </w:rPr>
                    <w:delText>Affective</w:delText>
                  </w:r>
                </w:del>
              </w:ins>
              <w:customXmlDelRangeStart w:id="6375" w:author="William Mitchell" w:date="2021-05-19T13:24:00Z"/>
            </w:sdtContent>
          </w:sdt>
          <w:customXmlDelRangeEnd w:id="6375"/>
          <w:customXmlDelRangeStart w:id="6376" w:author="William Mitchell" w:date="2021-05-19T13:24:00Z"/>
          <w:sdt>
            <w:sdtPr>
              <w:tag w:val="goog_rdk_1002"/>
              <w:id w:val="509650681"/>
            </w:sdtPr>
            <w:sdtEndPr/>
            <w:sdtContent>
              <w:customXmlDelRangeEnd w:id="6376"/>
              <w:del w:id="6377" w:author="Billy Mitchell" w:date="2021-05-18T09:53:00Z">
                <w:r w:rsidR="00D2411E" w:rsidDel="008C1CD8">
                  <w:rPr>
                    <w:b/>
                    <w:color w:val="000000"/>
                  </w:rPr>
                  <w:delText xml:space="preserve">Emotional Representation Between </w:delText>
                </w:r>
              </w:del>
              <w:customXmlDelRangeStart w:id="6378" w:author="William Mitchell" w:date="2021-05-19T13:24:00Z"/>
            </w:sdtContent>
          </w:sdt>
          <w:customXmlDelRangeEnd w:id="6378"/>
        </w:p>
        <w:customXmlDelRangeStart w:id="6379" w:author="William Mitchell" w:date="2021-05-19T13:24:00Z"/>
      </w:sdtContent>
    </w:sdt>
    <w:customXmlDelRangeEnd w:id="6379"/>
    <w:customXmlDelRangeStart w:id="6380" w:author="William Mitchell" w:date="2021-05-19T13:24:00Z"/>
    <w:sdt>
      <w:sdtPr>
        <w:tag w:val="goog_rdk_1005"/>
        <w:id w:val="-308249959"/>
      </w:sdtPr>
      <w:sdtEndPr/>
      <w:sdtContent>
        <w:customXmlDelRangeEnd w:id="6380"/>
        <w:p w14:paraId="000001AE" w14:textId="2A877559" w:rsidR="001D5C46" w:rsidDel="008C1CD8" w:rsidRDefault="00C146F4">
          <w:pPr>
            <w:spacing w:line="480" w:lineRule="auto"/>
            <w:jc w:val="center"/>
            <w:rPr>
              <w:del w:id="6381" w:author="Billy Mitchell" w:date="2021-05-18T09:53:00Z"/>
              <w:b/>
              <w:color w:val="000000"/>
            </w:rPr>
          </w:pPr>
          <w:customXmlDelRangeStart w:id="6382" w:author="William Mitchell" w:date="2021-05-19T13:24:00Z"/>
          <w:sdt>
            <w:sdtPr>
              <w:tag w:val="goog_rdk_1004"/>
              <w:id w:val="-641965415"/>
            </w:sdtPr>
            <w:sdtEndPr/>
            <w:sdtContent>
              <w:customXmlDelRangeEnd w:id="6382"/>
              <w:del w:id="6383" w:author="Billy Mitchell" w:date="2021-05-18T09:53:00Z">
                <w:r w:rsidR="00D2411E" w:rsidDel="008C1CD8">
                  <w:rPr>
                    <w:b/>
                    <w:color w:val="000000"/>
                  </w:rPr>
                  <w:delText>Prefrontal and Subcortical Structures</w:delText>
                </w:r>
              </w:del>
              <w:customXmlDelRangeStart w:id="6384" w:author="William Mitchell" w:date="2021-05-19T13:24:00Z"/>
            </w:sdtContent>
          </w:sdt>
          <w:customXmlDelRangeEnd w:id="6384"/>
        </w:p>
        <w:customXmlDelRangeStart w:id="6385" w:author="William Mitchell" w:date="2021-05-19T13:24:00Z"/>
      </w:sdtContent>
    </w:sdt>
    <w:customXmlDelRangeEnd w:id="6385"/>
    <w:customXmlDelRangeStart w:id="6386" w:author="William Mitchell" w:date="2021-05-19T13:24:00Z"/>
    <w:sdt>
      <w:sdtPr>
        <w:tag w:val="goog_rdk_1007"/>
        <w:id w:val="-410239187"/>
      </w:sdtPr>
      <w:sdtEndPr/>
      <w:sdtContent>
        <w:customXmlDelRangeEnd w:id="6386"/>
        <w:p w14:paraId="000001AF" w14:textId="2622AA4E" w:rsidR="001D5C46" w:rsidDel="008C1CD8" w:rsidRDefault="00C146F4">
          <w:pPr>
            <w:spacing w:line="480" w:lineRule="auto"/>
            <w:jc w:val="center"/>
            <w:rPr>
              <w:del w:id="6387" w:author="Billy Mitchell" w:date="2021-05-18T09:53:00Z"/>
              <w:b/>
              <w:color w:val="000000"/>
            </w:rPr>
          </w:pPr>
          <w:customXmlDelRangeStart w:id="6388" w:author="William Mitchell" w:date="2021-05-19T13:24:00Z"/>
          <w:sdt>
            <w:sdtPr>
              <w:tag w:val="goog_rdk_1006"/>
              <w:id w:val="-1764599864"/>
            </w:sdtPr>
            <w:sdtEndPr/>
            <w:sdtContent>
              <w:customXmlDelRangeEnd w:id="6388"/>
              <w:customXmlDelRangeStart w:id="6389" w:author="William Mitchell" w:date="2021-05-19T13:24:00Z"/>
            </w:sdtContent>
          </w:sdt>
          <w:customXmlDelRangeEnd w:id="6389"/>
        </w:p>
        <w:customXmlDelRangeStart w:id="6390" w:author="William Mitchell" w:date="2021-05-19T13:24:00Z"/>
      </w:sdtContent>
    </w:sdt>
    <w:customXmlDelRangeEnd w:id="6390"/>
    <w:customXmlDelRangeStart w:id="6391" w:author="William Mitchell" w:date="2021-05-19T13:24:00Z"/>
    <w:sdt>
      <w:sdtPr>
        <w:tag w:val="goog_rdk_1009"/>
        <w:id w:val="2057197072"/>
      </w:sdtPr>
      <w:sdtEndPr/>
      <w:sdtContent>
        <w:customXmlDelRangeEnd w:id="6391"/>
        <w:p w14:paraId="000001B0" w14:textId="6895F05A" w:rsidR="001D5C46" w:rsidDel="008C1CD8" w:rsidRDefault="00C146F4">
          <w:pPr>
            <w:spacing w:line="480" w:lineRule="auto"/>
            <w:jc w:val="center"/>
            <w:rPr>
              <w:del w:id="6392" w:author="Billy Mitchell" w:date="2021-05-18T09:53:00Z"/>
              <w:color w:val="000000"/>
            </w:rPr>
          </w:pPr>
          <w:customXmlDelRangeStart w:id="6393" w:author="William Mitchell" w:date="2021-05-19T13:24:00Z"/>
          <w:sdt>
            <w:sdtPr>
              <w:tag w:val="goog_rdk_1008"/>
              <w:id w:val="-383708307"/>
            </w:sdtPr>
            <w:sdtEndPr/>
            <w:sdtContent>
              <w:customXmlDelRangeEnd w:id="6393"/>
              <w:del w:id="6394" w:author="Billy Mitchell" w:date="2021-05-18T09:53:00Z">
                <w:r w:rsidR="00D2411E" w:rsidDel="008C1CD8">
                  <w:rPr>
                    <w:b/>
                    <w:color w:val="000000"/>
                  </w:rPr>
                  <w:delText xml:space="preserve">William J. Mitchell </w:delText>
                </w:r>
                <w:r w:rsidR="00D2411E" w:rsidDel="008C1CD8">
                  <w:rPr>
                    <w:b/>
                    <w:color w:val="000000"/>
                    <w:vertAlign w:val="superscript"/>
                  </w:rPr>
                  <w:delText>a</w:delText>
                </w:r>
                <w:r w:rsidR="00D2411E" w:rsidDel="008C1CD8">
                  <w:rPr>
                    <w:b/>
                    <w:color w:val="000000"/>
                  </w:rPr>
                  <w:delText xml:space="preserve">, </w:delText>
                </w:r>
                <w:r w:rsidR="00D2411E" w:rsidDel="008C1CD8">
                  <w:rPr>
                    <w:color w:val="000000"/>
                  </w:rPr>
                  <w:delText xml:space="preserve">billy.mitchell@temple.edu </w:delText>
                </w:r>
                <w:r w:rsidR="00D2411E" w:rsidDel="008C1CD8">
                  <w:rPr>
                    <w:b/>
                    <w:color w:val="000000"/>
                  </w:rPr>
                  <w:delText>*</w:delText>
                </w:r>
              </w:del>
              <w:customXmlDelRangeStart w:id="6395" w:author="William Mitchell" w:date="2021-05-19T13:24:00Z"/>
            </w:sdtContent>
          </w:sdt>
          <w:customXmlDelRangeEnd w:id="6395"/>
        </w:p>
        <w:customXmlDelRangeStart w:id="6396" w:author="William Mitchell" w:date="2021-05-19T13:24:00Z"/>
      </w:sdtContent>
    </w:sdt>
    <w:customXmlDelRangeEnd w:id="6396"/>
    <w:customXmlDelRangeStart w:id="6397" w:author="William Mitchell" w:date="2021-05-19T13:24:00Z"/>
    <w:sdt>
      <w:sdtPr>
        <w:tag w:val="goog_rdk_1011"/>
        <w:id w:val="-765612364"/>
      </w:sdtPr>
      <w:sdtEndPr/>
      <w:sdtContent>
        <w:customXmlDelRangeEnd w:id="6397"/>
        <w:p w14:paraId="000001B1" w14:textId="2CABCF26" w:rsidR="001D5C46" w:rsidDel="008C1CD8" w:rsidRDefault="00C146F4">
          <w:pPr>
            <w:spacing w:line="480" w:lineRule="auto"/>
            <w:jc w:val="center"/>
            <w:rPr>
              <w:del w:id="6398" w:author="Billy Mitchell" w:date="2021-05-18T09:53:00Z"/>
              <w:color w:val="000000"/>
            </w:rPr>
          </w:pPr>
          <w:customXmlDelRangeStart w:id="6399" w:author="William Mitchell" w:date="2021-05-19T13:24:00Z"/>
          <w:sdt>
            <w:sdtPr>
              <w:tag w:val="goog_rdk_1010"/>
              <w:id w:val="112800485"/>
            </w:sdtPr>
            <w:sdtEndPr/>
            <w:sdtContent>
              <w:customXmlDelRangeEnd w:id="6399"/>
              <w:del w:id="6400" w:author="Billy Mitchell" w:date="2021-05-18T09:53:00Z">
                <w:r w:rsidR="00D2411E" w:rsidDel="008C1CD8">
                  <w:rPr>
                    <w:b/>
                    <w:color w:val="000000"/>
                  </w:rPr>
                  <w:delText xml:space="preserve">Lindsey J. Tepfer </w:delText>
                </w:r>
                <w:r w:rsidR="00D2411E" w:rsidDel="008C1CD8">
                  <w:rPr>
                    <w:b/>
                    <w:color w:val="000000"/>
                    <w:vertAlign w:val="superscript"/>
                  </w:rPr>
                  <w:delText>b</w:delText>
                </w:r>
                <w:r w:rsidR="00D2411E" w:rsidDel="008C1CD8">
                  <w:rPr>
                    <w:b/>
                    <w:color w:val="000000"/>
                  </w:rPr>
                  <w:delText xml:space="preserve">, </w:delText>
                </w:r>
                <w:r w:rsidR="00D2411E" w:rsidDel="008C1CD8">
                  <w:rPr>
                    <w:color w:val="000000"/>
                  </w:rPr>
                  <w:delText>lindsey.j.tepfer.gr@dartmouth.edu</w:delText>
                </w:r>
              </w:del>
              <w:customXmlDelRangeStart w:id="6401" w:author="William Mitchell" w:date="2021-05-19T13:24:00Z"/>
            </w:sdtContent>
          </w:sdt>
          <w:customXmlDelRangeEnd w:id="6401"/>
        </w:p>
        <w:customXmlDelRangeStart w:id="6402" w:author="William Mitchell" w:date="2021-05-19T13:24:00Z"/>
      </w:sdtContent>
    </w:sdt>
    <w:customXmlDelRangeEnd w:id="6402"/>
    <w:customXmlDelRangeStart w:id="6403" w:author="William Mitchell" w:date="2021-05-19T13:24:00Z"/>
    <w:sdt>
      <w:sdtPr>
        <w:tag w:val="goog_rdk_1013"/>
        <w:id w:val="-90939677"/>
      </w:sdtPr>
      <w:sdtEndPr/>
      <w:sdtContent>
        <w:customXmlDelRangeEnd w:id="6403"/>
        <w:p w14:paraId="000001B2" w14:textId="541E23F8" w:rsidR="001D5C46" w:rsidDel="008C1CD8" w:rsidRDefault="00C146F4">
          <w:pPr>
            <w:spacing w:line="480" w:lineRule="auto"/>
            <w:jc w:val="center"/>
            <w:rPr>
              <w:del w:id="6404" w:author="Billy Mitchell" w:date="2021-05-18T09:53:00Z"/>
              <w:color w:val="000000"/>
            </w:rPr>
          </w:pPr>
          <w:customXmlDelRangeStart w:id="6405" w:author="William Mitchell" w:date="2021-05-19T13:24:00Z"/>
          <w:sdt>
            <w:sdtPr>
              <w:tag w:val="goog_rdk_1012"/>
              <w:id w:val="-1869370254"/>
            </w:sdtPr>
            <w:sdtEndPr/>
            <w:sdtContent>
              <w:customXmlDelRangeEnd w:id="6405"/>
              <w:del w:id="6406" w:author="Billy Mitchell" w:date="2021-05-18T09:53:00Z">
                <w:r w:rsidR="00D2411E" w:rsidDel="008C1CD8">
                  <w:rPr>
                    <w:b/>
                    <w:color w:val="000000"/>
                  </w:rPr>
                  <w:delText xml:space="preserve">Nicole M. Henninger </w:delText>
                </w:r>
                <w:r w:rsidR="00D2411E" w:rsidDel="008C1CD8">
                  <w:rPr>
                    <w:b/>
                    <w:color w:val="000000"/>
                    <w:vertAlign w:val="superscript"/>
                  </w:rPr>
                  <w:delText>c</w:delText>
                </w:r>
                <w:r w:rsidR="00D2411E" w:rsidDel="008C1CD8">
                  <w:rPr>
                    <w:b/>
                    <w:color w:val="000000"/>
                  </w:rPr>
                  <w:delText xml:space="preserve">, </w:delText>
                </w:r>
                <w:r w:rsidR="00D2411E" w:rsidDel="008C1CD8">
                  <w:rPr>
                    <w:color w:val="000000"/>
                  </w:rPr>
                  <w:delText>henninger.nicole@temple.edu</w:delText>
                </w:r>
              </w:del>
              <w:customXmlDelRangeStart w:id="6407" w:author="William Mitchell" w:date="2021-05-19T13:24:00Z"/>
            </w:sdtContent>
          </w:sdt>
          <w:customXmlDelRangeEnd w:id="6407"/>
        </w:p>
        <w:customXmlDelRangeStart w:id="6408" w:author="William Mitchell" w:date="2021-05-19T13:24:00Z"/>
      </w:sdtContent>
    </w:sdt>
    <w:customXmlDelRangeEnd w:id="6408"/>
    <w:customXmlDelRangeStart w:id="6409" w:author="William Mitchell" w:date="2021-05-19T13:24:00Z"/>
    <w:sdt>
      <w:sdtPr>
        <w:tag w:val="goog_rdk_1015"/>
        <w:id w:val="1231659262"/>
      </w:sdtPr>
      <w:sdtEndPr/>
      <w:sdtContent>
        <w:customXmlDelRangeEnd w:id="6409"/>
        <w:p w14:paraId="000001B3" w14:textId="26831D2A" w:rsidR="001D5C46" w:rsidDel="008C1CD8" w:rsidRDefault="00C146F4">
          <w:pPr>
            <w:spacing w:line="480" w:lineRule="auto"/>
            <w:jc w:val="center"/>
            <w:rPr>
              <w:del w:id="6410" w:author="Billy Mitchell" w:date="2021-05-18T09:53:00Z"/>
              <w:color w:val="000000"/>
            </w:rPr>
          </w:pPr>
          <w:customXmlDelRangeStart w:id="6411" w:author="William Mitchell" w:date="2021-05-19T13:24:00Z"/>
          <w:sdt>
            <w:sdtPr>
              <w:tag w:val="goog_rdk_1014"/>
              <w:id w:val="-1922253740"/>
            </w:sdtPr>
            <w:sdtEndPr/>
            <w:sdtContent>
              <w:customXmlDelRangeEnd w:id="6411"/>
              <w:del w:id="6412" w:author="Billy Mitchell" w:date="2021-05-18T09:53:00Z">
                <w:r w:rsidR="00D2411E" w:rsidDel="008C1CD8">
                  <w:rPr>
                    <w:b/>
                    <w:color w:val="000000"/>
                  </w:rPr>
                  <w:delText xml:space="preserve">Susan B. Perlman </w:delText>
                </w:r>
                <w:r w:rsidR="00D2411E" w:rsidDel="008C1CD8">
                  <w:rPr>
                    <w:b/>
                    <w:color w:val="000000"/>
                    <w:vertAlign w:val="superscript"/>
                  </w:rPr>
                  <w:delText>d</w:delText>
                </w:r>
                <w:r w:rsidR="00D2411E" w:rsidDel="008C1CD8">
                  <w:rPr>
                    <w:b/>
                    <w:color w:val="000000"/>
                  </w:rPr>
                  <w:delText xml:space="preserve">, </w:delText>
                </w:r>
                <w:r w:rsidR="00D2411E" w:rsidDel="008C1CD8">
                  <w:rPr>
                    <w:color w:val="000000"/>
                  </w:rPr>
                  <w:delText>perlmansusan@wustl.edu</w:delText>
                </w:r>
              </w:del>
              <w:customXmlDelRangeStart w:id="6413" w:author="William Mitchell" w:date="2021-05-19T13:24:00Z"/>
            </w:sdtContent>
          </w:sdt>
          <w:customXmlDelRangeEnd w:id="6413"/>
        </w:p>
        <w:customXmlDelRangeStart w:id="6414" w:author="William Mitchell" w:date="2021-05-19T13:24:00Z"/>
      </w:sdtContent>
    </w:sdt>
    <w:customXmlDelRangeEnd w:id="6414"/>
    <w:customXmlDelRangeStart w:id="6415" w:author="William Mitchell" w:date="2021-05-19T13:24:00Z"/>
    <w:sdt>
      <w:sdtPr>
        <w:tag w:val="goog_rdk_1017"/>
        <w:id w:val="-1529099286"/>
      </w:sdtPr>
      <w:sdtEndPr/>
      <w:sdtContent>
        <w:customXmlDelRangeEnd w:id="6415"/>
        <w:p w14:paraId="000001B4" w14:textId="7DE22AC6" w:rsidR="001D5C46" w:rsidDel="008C1CD8" w:rsidRDefault="00C146F4">
          <w:pPr>
            <w:spacing w:line="480" w:lineRule="auto"/>
            <w:jc w:val="center"/>
            <w:rPr>
              <w:del w:id="6416" w:author="Billy Mitchell" w:date="2021-05-18T09:53:00Z"/>
              <w:b/>
              <w:color w:val="000000"/>
            </w:rPr>
          </w:pPr>
          <w:customXmlDelRangeStart w:id="6417" w:author="William Mitchell" w:date="2021-05-19T13:24:00Z"/>
          <w:sdt>
            <w:sdtPr>
              <w:tag w:val="goog_rdk_1016"/>
              <w:id w:val="-1650672220"/>
            </w:sdtPr>
            <w:sdtEndPr/>
            <w:sdtContent>
              <w:customXmlDelRangeEnd w:id="6417"/>
              <w:del w:id="6418" w:author="Billy Mitchell" w:date="2021-05-18T09:53:00Z">
                <w:r w:rsidR="00D2411E" w:rsidDel="008C1CD8">
                  <w:rPr>
                    <w:b/>
                    <w:color w:val="000000"/>
                  </w:rPr>
                  <w:delText xml:space="preserve">Vishnu P. Murty </w:delText>
                </w:r>
                <w:r w:rsidR="00D2411E" w:rsidDel="008C1CD8">
                  <w:rPr>
                    <w:b/>
                    <w:color w:val="000000"/>
                    <w:vertAlign w:val="superscript"/>
                  </w:rPr>
                  <w:delText>a</w:delText>
                </w:r>
                <w:r w:rsidR="00D2411E" w:rsidDel="008C1CD8">
                  <w:rPr>
                    <w:b/>
                    <w:color w:val="000000"/>
                  </w:rPr>
                  <w:delText xml:space="preserve">, </w:delText>
                </w:r>
                <w:r w:rsidR="00D2411E" w:rsidDel="008C1CD8">
                  <w:rPr>
                    <w:color w:val="000000"/>
                  </w:rPr>
                  <w:delText>vishnu.murty@temple.edu</w:delText>
                </w:r>
              </w:del>
              <w:customXmlDelRangeStart w:id="6419" w:author="William Mitchell" w:date="2021-05-19T13:24:00Z"/>
            </w:sdtContent>
          </w:sdt>
          <w:customXmlDelRangeEnd w:id="6419"/>
        </w:p>
        <w:customXmlDelRangeStart w:id="6420" w:author="William Mitchell" w:date="2021-05-19T13:24:00Z"/>
      </w:sdtContent>
    </w:sdt>
    <w:customXmlDelRangeEnd w:id="6420"/>
    <w:customXmlDelRangeStart w:id="6421" w:author="William Mitchell" w:date="2021-05-19T13:24:00Z"/>
    <w:sdt>
      <w:sdtPr>
        <w:tag w:val="goog_rdk_1019"/>
        <w:id w:val="293491654"/>
      </w:sdtPr>
      <w:sdtEndPr/>
      <w:sdtContent>
        <w:customXmlDelRangeEnd w:id="6421"/>
        <w:p w14:paraId="000001B5" w14:textId="3ABA6AA7" w:rsidR="001D5C46" w:rsidDel="008C1CD8" w:rsidRDefault="00C146F4">
          <w:pPr>
            <w:spacing w:line="480" w:lineRule="auto"/>
            <w:jc w:val="center"/>
            <w:rPr>
              <w:del w:id="6422" w:author="Billy Mitchell" w:date="2021-05-18T09:53:00Z"/>
              <w:b/>
              <w:color w:val="000000"/>
              <w:vertAlign w:val="superscript"/>
            </w:rPr>
          </w:pPr>
          <w:customXmlDelRangeStart w:id="6423" w:author="William Mitchell" w:date="2021-05-19T13:24:00Z"/>
          <w:sdt>
            <w:sdtPr>
              <w:tag w:val="goog_rdk_1018"/>
              <w:id w:val="839279665"/>
            </w:sdtPr>
            <w:sdtEndPr/>
            <w:sdtContent>
              <w:customXmlDelRangeEnd w:id="6423"/>
              <w:del w:id="6424" w:author="Billy Mitchell" w:date="2021-05-18T09:53:00Z">
                <w:r w:rsidR="00D2411E" w:rsidDel="008C1CD8">
                  <w:rPr>
                    <w:b/>
                    <w:color w:val="000000"/>
                  </w:rPr>
                  <w:delText xml:space="preserve">Chelsea Helion </w:delText>
                </w:r>
                <w:r w:rsidR="00D2411E" w:rsidDel="008C1CD8">
                  <w:rPr>
                    <w:b/>
                    <w:color w:val="000000"/>
                    <w:vertAlign w:val="superscript"/>
                  </w:rPr>
                  <w:delText>a</w:delText>
                </w:r>
                <w:r w:rsidR="00D2411E" w:rsidDel="008C1CD8">
                  <w:rPr>
                    <w:b/>
                    <w:color w:val="000000"/>
                  </w:rPr>
                  <w:delText xml:space="preserve">, </w:delText>
                </w:r>
                <w:r w:rsidR="00D2411E" w:rsidDel="008C1CD8">
                  <w:rPr>
                    <w:color w:val="000000"/>
                  </w:rPr>
                  <w:delText>chelsea.helion@temple.edu</w:delText>
                </w:r>
              </w:del>
              <w:customXmlDelRangeStart w:id="6425" w:author="William Mitchell" w:date="2021-05-19T13:24:00Z"/>
            </w:sdtContent>
          </w:sdt>
          <w:customXmlDelRangeEnd w:id="6425"/>
        </w:p>
        <w:customXmlDelRangeStart w:id="6426" w:author="William Mitchell" w:date="2021-05-19T13:24:00Z"/>
      </w:sdtContent>
    </w:sdt>
    <w:customXmlDelRangeEnd w:id="6426"/>
    <w:customXmlDelRangeStart w:id="6427" w:author="William Mitchell" w:date="2021-05-19T13:24:00Z"/>
    <w:sdt>
      <w:sdtPr>
        <w:tag w:val="goog_rdk_1021"/>
        <w:id w:val="946504221"/>
      </w:sdtPr>
      <w:sdtEndPr/>
      <w:sdtContent>
        <w:customXmlDelRangeEnd w:id="6427"/>
        <w:p w14:paraId="000001B6" w14:textId="777B5178" w:rsidR="001D5C46" w:rsidDel="008C1CD8" w:rsidRDefault="00C146F4">
          <w:pPr>
            <w:spacing w:line="480" w:lineRule="auto"/>
            <w:jc w:val="center"/>
            <w:rPr>
              <w:del w:id="6428" w:author="Billy Mitchell" w:date="2021-05-18T09:53:00Z"/>
              <w:b/>
              <w:color w:val="000000"/>
            </w:rPr>
          </w:pPr>
          <w:customXmlDelRangeStart w:id="6429" w:author="William Mitchell" w:date="2021-05-19T13:24:00Z"/>
          <w:sdt>
            <w:sdtPr>
              <w:tag w:val="goog_rdk_1020"/>
              <w:id w:val="958840339"/>
            </w:sdtPr>
            <w:sdtEndPr/>
            <w:sdtContent>
              <w:customXmlDelRangeEnd w:id="6429"/>
              <w:customXmlDelRangeStart w:id="6430" w:author="William Mitchell" w:date="2021-05-19T13:24:00Z"/>
            </w:sdtContent>
          </w:sdt>
          <w:customXmlDelRangeEnd w:id="6430"/>
        </w:p>
        <w:customXmlDelRangeStart w:id="6431" w:author="William Mitchell" w:date="2021-05-19T13:24:00Z"/>
      </w:sdtContent>
    </w:sdt>
    <w:customXmlDelRangeEnd w:id="6431"/>
    <w:customXmlDelRangeStart w:id="6432" w:author="William Mitchell" w:date="2021-05-19T13:24:00Z"/>
    <w:sdt>
      <w:sdtPr>
        <w:tag w:val="goog_rdk_1023"/>
        <w:id w:val="-1276784787"/>
      </w:sdtPr>
      <w:sdtEndPr/>
      <w:sdtContent>
        <w:customXmlDelRangeEnd w:id="6432"/>
        <w:p w14:paraId="000001B7" w14:textId="1923D276" w:rsidR="001D5C46" w:rsidDel="008C1CD8" w:rsidRDefault="00C146F4">
          <w:pPr>
            <w:numPr>
              <w:ilvl w:val="0"/>
              <w:numId w:val="2"/>
            </w:numPr>
            <w:tabs>
              <w:tab w:val="left" w:pos="180"/>
            </w:tabs>
            <w:spacing w:line="480" w:lineRule="auto"/>
            <w:rPr>
              <w:del w:id="6433" w:author="Billy Mitchell" w:date="2021-05-18T09:53:00Z"/>
              <w:b/>
              <w:color w:val="000000"/>
            </w:rPr>
          </w:pPr>
          <w:customXmlDelRangeStart w:id="6434" w:author="William Mitchell" w:date="2021-05-19T13:24:00Z"/>
          <w:sdt>
            <w:sdtPr>
              <w:tag w:val="goog_rdk_1022"/>
              <w:id w:val="-420030418"/>
            </w:sdtPr>
            <w:sdtEndPr/>
            <w:sdtContent>
              <w:customXmlDelRangeEnd w:id="6434"/>
              <w:del w:id="6435" w:author="Billy Mitchell" w:date="2021-05-18T09:53:00Z">
                <w:r w:rsidR="00D2411E" w:rsidDel="008C1CD8">
                  <w:rPr>
                    <w:b/>
                    <w:color w:val="000000"/>
                  </w:rPr>
                  <w:delText xml:space="preserve">Department of Psychology </w:delText>
                </w:r>
              </w:del>
              <w:customXmlDelRangeStart w:id="6436" w:author="William Mitchell" w:date="2021-05-19T13:24:00Z"/>
            </w:sdtContent>
          </w:sdt>
          <w:customXmlDelRangeEnd w:id="6436"/>
        </w:p>
        <w:customXmlDelRangeStart w:id="6437" w:author="William Mitchell" w:date="2021-05-19T13:24:00Z"/>
      </w:sdtContent>
    </w:sdt>
    <w:customXmlDelRangeEnd w:id="6437"/>
    <w:customXmlDelRangeStart w:id="6438" w:author="William Mitchell" w:date="2021-05-19T13:24:00Z"/>
    <w:sdt>
      <w:sdtPr>
        <w:tag w:val="goog_rdk_1025"/>
        <w:id w:val="1528754440"/>
      </w:sdtPr>
      <w:sdtEndPr/>
      <w:sdtContent>
        <w:customXmlDelRangeEnd w:id="6438"/>
        <w:p w14:paraId="000001B8" w14:textId="6A661A11" w:rsidR="001D5C46" w:rsidDel="008C1CD8" w:rsidRDefault="00C146F4">
          <w:pPr>
            <w:tabs>
              <w:tab w:val="left" w:pos="180"/>
            </w:tabs>
            <w:spacing w:line="480" w:lineRule="auto"/>
            <w:ind w:left="360"/>
            <w:rPr>
              <w:del w:id="6439" w:author="Billy Mitchell" w:date="2021-05-18T09:53:00Z"/>
              <w:b/>
              <w:color w:val="000000"/>
            </w:rPr>
          </w:pPr>
          <w:customXmlDelRangeStart w:id="6440" w:author="William Mitchell" w:date="2021-05-19T13:24:00Z"/>
          <w:sdt>
            <w:sdtPr>
              <w:tag w:val="goog_rdk_1024"/>
              <w:id w:val="-554005116"/>
            </w:sdtPr>
            <w:sdtEndPr/>
            <w:sdtContent>
              <w:customXmlDelRangeEnd w:id="6440"/>
              <w:del w:id="6441" w:author="Billy Mitchell" w:date="2021-05-18T09:53:00Z">
                <w:r w:rsidR="00D2411E" w:rsidDel="008C1CD8">
                  <w:rPr>
                    <w:color w:val="000000"/>
                  </w:rPr>
                  <w:delText>Weiss Hall, Temple University, 1701 N 13</w:delText>
                </w:r>
                <w:r w:rsidR="00D2411E" w:rsidDel="008C1CD8">
                  <w:rPr>
                    <w:color w:val="000000"/>
                    <w:vertAlign w:val="superscript"/>
                  </w:rPr>
                  <w:delText>th</w:delText>
                </w:r>
                <w:r w:rsidR="00D2411E" w:rsidDel="008C1CD8">
                  <w:rPr>
                    <w:color w:val="000000"/>
                  </w:rPr>
                  <w:delText xml:space="preserve"> St. Philadelphia, PA, USA 19122</w:delText>
                </w:r>
              </w:del>
              <w:customXmlDelRangeStart w:id="6442" w:author="William Mitchell" w:date="2021-05-19T13:24:00Z"/>
            </w:sdtContent>
          </w:sdt>
          <w:customXmlDelRangeEnd w:id="6442"/>
        </w:p>
        <w:customXmlDelRangeStart w:id="6443" w:author="William Mitchell" w:date="2021-05-19T13:24:00Z"/>
      </w:sdtContent>
    </w:sdt>
    <w:customXmlDelRangeEnd w:id="6443"/>
    <w:customXmlDelRangeStart w:id="6444" w:author="William Mitchell" w:date="2021-05-19T13:24:00Z"/>
    <w:sdt>
      <w:sdtPr>
        <w:tag w:val="goog_rdk_1027"/>
        <w:id w:val="1386602808"/>
      </w:sdtPr>
      <w:sdtEndPr/>
      <w:sdtContent>
        <w:customXmlDelRangeEnd w:id="6444"/>
        <w:p w14:paraId="000001B9" w14:textId="0F3EBF88" w:rsidR="001D5C46" w:rsidDel="008C1CD8" w:rsidRDefault="00C146F4">
          <w:pPr>
            <w:numPr>
              <w:ilvl w:val="0"/>
              <w:numId w:val="2"/>
            </w:numPr>
            <w:tabs>
              <w:tab w:val="left" w:pos="180"/>
            </w:tabs>
            <w:spacing w:line="480" w:lineRule="auto"/>
            <w:rPr>
              <w:del w:id="6445" w:author="Billy Mitchell" w:date="2021-05-18T09:53:00Z"/>
              <w:b/>
              <w:color w:val="000000"/>
            </w:rPr>
          </w:pPr>
          <w:customXmlDelRangeStart w:id="6446" w:author="William Mitchell" w:date="2021-05-19T13:24:00Z"/>
          <w:sdt>
            <w:sdtPr>
              <w:tag w:val="goog_rdk_1026"/>
              <w:id w:val="676006963"/>
            </w:sdtPr>
            <w:sdtEndPr/>
            <w:sdtContent>
              <w:customXmlDelRangeEnd w:id="6446"/>
              <w:del w:id="6447" w:author="Billy Mitchell" w:date="2021-05-18T09:53:00Z">
                <w:r w:rsidR="00D2411E" w:rsidDel="008C1CD8">
                  <w:rPr>
                    <w:b/>
                    <w:color w:val="000000"/>
                  </w:rPr>
                  <w:delText xml:space="preserve">  Department of Psychological and Brain Sciences </w:delText>
                </w:r>
              </w:del>
              <w:customXmlDelRangeStart w:id="6448" w:author="William Mitchell" w:date="2021-05-19T13:24:00Z"/>
            </w:sdtContent>
          </w:sdt>
          <w:customXmlDelRangeEnd w:id="6448"/>
        </w:p>
        <w:customXmlDelRangeStart w:id="6449" w:author="William Mitchell" w:date="2021-05-19T13:24:00Z"/>
      </w:sdtContent>
    </w:sdt>
    <w:customXmlDelRangeEnd w:id="6449"/>
    <w:customXmlDelRangeStart w:id="6450" w:author="William Mitchell" w:date="2021-05-19T13:24:00Z"/>
    <w:sdt>
      <w:sdtPr>
        <w:tag w:val="goog_rdk_1029"/>
        <w:id w:val="1891698855"/>
      </w:sdtPr>
      <w:sdtEndPr/>
      <w:sdtContent>
        <w:customXmlDelRangeEnd w:id="6450"/>
        <w:p w14:paraId="000001BA" w14:textId="2E59FB24" w:rsidR="001D5C46" w:rsidDel="008C1CD8" w:rsidRDefault="00C146F4">
          <w:pPr>
            <w:tabs>
              <w:tab w:val="left" w:pos="180"/>
            </w:tabs>
            <w:spacing w:line="480" w:lineRule="auto"/>
            <w:ind w:left="360"/>
            <w:rPr>
              <w:del w:id="6451" w:author="Billy Mitchell" w:date="2021-05-18T09:53:00Z"/>
              <w:color w:val="000000"/>
            </w:rPr>
          </w:pPr>
          <w:customXmlDelRangeStart w:id="6452" w:author="William Mitchell" w:date="2021-05-19T13:24:00Z"/>
          <w:sdt>
            <w:sdtPr>
              <w:tag w:val="goog_rdk_1028"/>
              <w:id w:val="-1621446989"/>
            </w:sdtPr>
            <w:sdtEndPr/>
            <w:sdtContent>
              <w:customXmlDelRangeEnd w:id="6452"/>
              <w:del w:id="6453" w:author="Billy Mitchell" w:date="2021-05-18T09:53:00Z">
                <w:r w:rsidR="00D2411E" w:rsidDel="008C1CD8">
                  <w:rPr>
                    <w:color w:val="000000"/>
                  </w:rPr>
                  <w:delText>Moore Hall, Dartmouth College, 3 Maynard St, Hanover, NH, USA 03755</w:delText>
                </w:r>
              </w:del>
              <w:customXmlDelRangeStart w:id="6454" w:author="William Mitchell" w:date="2021-05-19T13:24:00Z"/>
            </w:sdtContent>
          </w:sdt>
          <w:customXmlDelRangeEnd w:id="6454"/>
        </w:p>
        <w:customXmlDelRangeStart w:id="6455" w:author="William Mitchell" w:date="2021-05-19T13:24:00Z"/>
      </w:sdtContent>
    </w:sdt>
    <w:customXmlDelRangeEnd w:id="6455"/>
    <w:customXmlDelRangeStart w:id="6456" w:author="William Mitchell" w:date="2021-05-19T13:24:00Z"/>
    <w:sdt>
      <w:sdtPr>
        <w:tag w:val="goog_rdk_1031"/>
        <w:id w:val="1733199577"/>
      </w:sdtPr>
      <w:sdtEndPr/>
      <w:sdtContent>
        <w:customXmlDelRangeEnd w:id="6456"/>
        <w:p w14:paraId="000001BB" w14:textId="7C8F4E30" w:rsidR="001D5C46" w:rsidDel="008C1CD8" w:rsidRDefault="00C146F4">
          <w:pPr>
            <w:numPr>
              <w:ilvl w:val="0"/>
              <w:numId w:val="2"/>
            </w:numPr>
            <w:tabs>
              <w:tab w:val="left" w:pos="180"/>
            </w:tabs>
            <w:spacing w:line="480" w:lineRule="auto"/>
            <w:rPr>
              <w:del w:id="6457" w:author="Billy Mitchell" w:date="2021-05-18T09:53:00Z"/>
              <w:b/>
              <w:color w:val="000000"/>
            </w:rPr>
          </w:pPr>
          <w:customXmlDelRangeStart w:id="6458" w:author="William Mitchell" w:date="2021-05-19T13:24:00Z"/>
          <w:sdt>
            <w:sdtPr>
              <w:tag w:val="goog_rdk_1030"/>
              <w:id w:val="1248917063"/>
            </w:sdtPr>
            <w:sdtEndPr/>
            <w:sdtContent>
              <w:customXmlDelRangeEnd w:id="6458"/>
              <w:del w:id="6459" w:author="Billy Mitchell" w:date="2021-05-18T09:53:00Z">
                <w:r w:rsidR="00D2411E" w:rsidDel="008C1CD8">
                  <w:rPr>
                    <w:b/>
                    <w:color w:val="000000"/>
                  </w:rPr>
                  <w:delText>Klein College of Media and Communication</w:delText>
                </w:r>
              </w:del>
              <w:customXmlDelRangeStart w:id="6460" w:author="William Mitchell" w:date="2021-05-19T13:24:00Z"/>
            </w:sdtContent>
          </w:sdt>
          <w:customXmlDelRangeEnd w:id="6460"/>
        </w:p>
        <w:customXmlDelRangeStart w:id="6461" w:author="William Mitchell" w:date="2021-05-19T13:24:00Z"/>
      </w:sdtContent>
    </w:sdt>
    <w:customXmlDelRangeEnd w:id="6461"/>
    <w:customXmlDelRangeStart w:id="6462" w:author="William Mitchell" w:date="2021-05-19T13:24:00Z"/>
    <w:sdt>
      <w:sdtPr>
        <w:tag w:val="goog_rdk_1033"/>
        <w:id w:val="990064240"/>
      </w:sdtPr>
      <w:sdtEndPr/>
      <w:sdtContent>
        <w:customXmlDelRangeEnd w:id="6462"/>
        <w:p w14:paraId="000001BC" w14:textId="6174E8C9" w:rsidR="001D5C46" w:rsidDel="008C1CD8" w:rsidRDefault="00C146F4">
          <w:pPr>
            <w:tabs>
              <w:tab w:val="left" w:pos="180"/>
            </w:tabs>
            <w:spacing w:line="480" w:lineRule="auto"/>
            <w:ind w:left="360"/>
            <w:rPr>
              <w:del w:id="6463" w:author="Billy Mitchell" w:date="2021-05-18T09:53:00Z"/>
              <w:color w:val="000000"/>
            </w:rPr>
          </w:pPr>
          <w:customXmlDelRangeStart w:id="6464" w:author="William Mitchell" w:date="2021-05-19T13:24:00Z"/>
          <w:sdt>
            <w:sdtPr>
              <w:tag w:val="goog_rdk_1032"/>
              <w:id w:val="-2104033482"/>
            </w:sdtPr>
            <w:sdtEndPr/>
            <w:sdtContent>
              <w:customXmlDelRangeEnd w:id="6464"/>
              <w:del w:id="6465" w:author="Billy Mitchell" w:date="2021-05-18T09:53:00Z">
                <w:r w:rsidR="00D2411E" w:rsidDel="008C1CD8">
                  <w:rPr>
                    <w:color w:val="000000"/>
                  </w:rPr>
                  <w:delText>Annenberg Hall, Temple University, 2020 N. 13th St. Philadelphia, PA, USA 19122</w:delText>
                </w:r>
              </w:del>
              <w:customXmlDelRangeStart w:id="6466" w:author="William Mitchell" w:date="2021-05-19T13:24:00Z"/>
            </w:sdtContent>
          </w:sdt>
          <w:customXmlDelRangeEnd w:id="6466"/>
        </w:p>
        <w:customXmlDelRangeStart w:id="6467" w:author="William Mitchell" w:date="2021-05-19T13:24:00Z"/>
      </w:sdtContent>
    </w:sdt>
    <w:customXmlDelRangeEnd w:id="6467"/>
    <w:customXmlDelRangeStart w:id="6468" w:author="William Mitchell" w:date="2021-05-19T13:24:00Z"/>
    <w:sdt>
      <w:sdtPr>
        <w:tag w:val="goog_rdk_1035"/>
        <w:id w:val="-911535727"/>
      </w:sdtPr>
      <w:sdtEndPr/>
      <w:sdtContent>
        <w:customXmlDelRangeEnd w:id="6468"/>
        <w:p w14:paraId="000001BD" w14:textId="4404BA8A" w:rsidR="001D5C46" w:rsidDel="008C1CD8" w:rsidRDefault="00C146F4">
          <w:pPr>
            <w:numPr>
              <w:ilvl w:val="0"/>
              <w:numId w:val="2"/>
            </w:numPr>
            <w:tabs>
              <w:tab w:val="left" w:pos="180"/>
            </w:tabs>
            <w:spacing w:line="480" w:lineRule="auto"/>
            <w:rPr>
              <w:del w:id="6469" w:author="Billy Mitchell" w:date="2021-05-18T09:53:00Z"/>
              <w:b/>
              <w:color w:val="000000"/>
            </w:rPr>
          </w:pPr>
          <w:customXmlDelRangeStart w:id="6470" w:author="William Mitchell" w:date="2021-05-19T13:24:00Z"/>
          <w:sdt>
            <w:sdtPr>
              <w:tag w:val="goog_rdk_1034"/>
              <w:id w:val="-1088148263"/>
            </w:sdtPr>
            <w:sdtEndPr/>
            <w:sdtContent>
              <w:customXmlDelRangeEnd w:id="6470"/>
              <w:del w:id="6471" w:author="Billy Mitchell" w:date="2021-05-18T09:53:00Z">
                <w:r w:rsidR="00D2411E" w:rsidDel="008C1CD8">
                  <w:rPr>
                    <w:b/>
                    <w:color w:val="000000"/>
                  </w:rPr>
                  <w:delText>Department of Psychiatry</w:delText>
                </w:r>
              </w:del>
              <w:customXmlDelRangeStart w:id="6472" w:author="William Mitchell" w:date="2021-05-19T13:24:00Z"/>
            </w:sdtContent>
          </w:sdt>
          <w:customXmlDelRangeEnd w:id="6472"/>
        </w:p>
        <w:customXmlDelRangeStart w:id="6473" w:author="William Mitchell" w:date="2021-05-19T13:24:00Z"/>
      </w:sdtContent>
    </w:sdt>
    <w:customXmlDelRangeEnd w:id="6473"/>
    <w:customXmlDelRangeStart w:id="6474" w:author="William Mitchell" w:date="2021-05-19T13:24:00Z"/>
    <w:sdt>
      <w:sdtPr>
        <w:tag w:val="goog_rdk_1037"/>
        <w:id w:val="1911807965"/>
      </w:sdtPr>
      <w:sdtEndPr/>
      <w:sdtContent>
        <w:customXmlDelRangeEnd w:id="6474"/>
        <w:p w14:paraId="000001BE" w14:textId="02BB977A" w:rsidR="001D5C46" w:rsidDel="008C1CD8" w:rsidRDefault="00C146F4">
          <w:pPr>
            <w:tabs>
              <w:tab w:val="left" w:pos="180"/>
            </w:tabs>
            <w:spacing w:line="480" w:lineRule="auto"/>
            <w:ind w:left="360"/>
            <w:rPr>
              <w:del w:id="6475" w:author="Billy Mitchell" w:date="2021-05-18T09:53:00Z"/>
              <w:color w:val="000000"/>
            </w:rPr>
          </w:pPr>
          <w:customXmlDelRangeStart w:id="6476" w:author="William Mitchell" w:date="2021-05-19T13:24:00Z"/>
          <w:sdt>
            <w:sdtPr>
              <w:tag w:val="goog_rdk_1036"/>
              <w:id w:val="922533817"/>
            </w:sdtPr>
            <w:sdtEndPr/>
            <w:sdtContent>
              <w:customXmlDelRangeEnd w:id="6476"/>
              <w:del w:id="6477" w:author="Billy Mitchell" w:date="2021-05-18T09:53:00Z">
                <w:r w:rsidR="00D2411E" w:rsidDel="008C1CD8">
                  <w:rPr>
                    <w:color w:val="000000"/>
                  </w:rPr>
                  <w:delText>Washington University of St. Louis,</w:delText>
                </w:r>
                <w:r w:rsidR="00D2411E" w:rsidDel="008C1CD8">
                  <w:rPr>
                    <w:b/>
                    <w:color w:val="000000"/>
                  </w:rPr>
                  <w:delText xml:space="preserve"> </w:delText>
                </w:r>
                <w:r w:rsidR="00D2411E" w:rsidDel="008C1CD8">
                  <w:rPr>
                    <w:color w:val="000000"/>
                  </w:rPr>
                  <w:delText>660 S Euclid Ave, St. Louis, MO, USA 63110</w:delText>
                </w:r>
              </w:del>
              <w:customXmlDelRangeStart w:id="6478" w:author="William Mitchell" w:date="2021-05-19T13:24:00Z"/>
            </w:sdtContent>
          </w:sdt>
          <w:customXmlDelRangeEnd w:id="6478"/>
        </w:p>
        <w:customXmlDelRangeStart w:id="6479" w:author="William Mitchell" w:date="2021-05-19T13:24:00Z"/>
      </w:sdtContent>
    </w:sdt>
    <w:customXmlDelRangeEnd w:id="6479"/>
    <w:customXmlDelRangeStart w:id="6480" w:author="William Mitchell" w:date="2021-05-19T13:24:00Z"/>
    <w:sdt>
      <w:sdtPr>
        <w:tag w:val="goog_rdk_1039"/>
        <w:id w:val="-1675495187"/>
      </w:sdtPr>
      <w:sdtEndPr/>
      <w:sdtContent>
        <w:customXmlDelRangeEnd w:id="6480"/>
        <w:p w14:paraId="000001BF" w14:textId="2C369085" w:rsidR="001D5C46" w:rsidDel="008C1CD8" w:rsidRDefault="00C146F4">
          <w:pPr>
            <w:spacing w:line="480" w:lineRule="auto"/>
            <w:rPr>
              <w:del w:id="6481" w:author="Billy Mitchell" w:date="2021-05-18T09:53:00Z"/>
              <w:b/>
              <w:color w:val="000000"/>
            </w:rPr>
          </w:pPr>
          <w:customXmlDelRangeStart w:id="6482" w:author="William Mitchell" w:date="2021-05-19T13:24:00Z"/>
          <w:sdt>
            <w:sdtPr>
              <w:tag w:val="goog_rdk_1038"/>
              <w:id w:val="-2093765934"/>
            </w:sdtPr>
            <w:sdtEndPr/>
            <w:sdtContent>
              <w:customXmlDelRangeEnd w:id="6482"/>
              <w:customXmlDelRangeStart w:id="6483" w:author="William Mitchell" w:date="2021-05-19T13:24:00Z"/>
            </w:sdtContent>
          </w:sdt>
          <w:customXmlDelRangeEnd w:id="6483"/>
        </w:p>
        <w:customXmlDelRangeStart w:id="6484" w:author="William Mitchell" w:date="2021-05-19T13:24:00Z"/>
      </w:sdtContent>
    </w:sdt>
    <w:customXmlDelRangeEnd w:id="6484"/>
    <w:customXmlDelRangeStart w:id="6485" w:author="William Mitchell" w:date="2021-05-19T13:24:00Z"/>
    <w:sdt>
      <w:sdtPr>
        <w:tag w:val="goog_rdk_1041"/>
        <w:id w:val="-1485466703"/>
      </w:sdtPr>
      <w:sdtEndPr/>
      <w:sdtContent>
        <w:customXmlDelRangeEnd w:id="6485"/>
        <w:p w14:paraId="000001C0" w14:textId="337DBD9B" w:rsidR="001D5C46" w:rsidRPr="001D5C46" w:rsidDel="008C1CD8" w:rsidRDefault="00C146F4">
          <w:pPr>
            <w:spacing w:line="480" w:lineRule="auto"/>
            <w:rPr>
              <w:del w:id="6486" w:author="Billy Mitchell" w:date="2021-05-18T09:53:00Z"/>
              <w:rPrChange w:id="6487" w:author="William Mitchell" w:date="2021-04-22T15:59:00Z">
                <w:rPr>
                  <w:del w:id="6488" w:author="Billy Mitchell" w:date="2021-05-18T09:53:00Z"/>
                  <w:b/>
                  <w:color w:val="000000"/>
                </w:rPr>
              </w:rPrChange>
            </w:rPr>
          </w:pPr>
          <w:customXmlDelRangeStart w:id="6489" w:author="William Mitchell" w:date="2021-05-19T13:24:00Z"/>
          <w:sdt>
            <w:sdtPr>
              <w:tag w:val="goog_rdk_1040"/>
              <w:id w:val="575636642"/>
            </w:sdtPr>
            <w:sdtEndPr/>
            <w:sdtContent>
              <w:customXmlDelRangeEnd w:id="6489"/>
              <w:ins w:id="6490" w:author="William Mitchell" w:date="2021-03-23T01:21:00Z">
                <w:del w:id="6491" w:author="Billy Mitchell" w:date="2021-05-18T09:53:00Z">
                  <w:r w:rsidR="00D2411E" w:rsidDel="008C1CD8">
                    <w:rPr>
                      <w:noProof/>
                      <w:lang w:val="en-US"/>
                    </w:rPr>
                    <mc:AlternateContent>
                      <mc:Choice Requires="wpg">
                        <w:drawing>
                          <wp:anchor distT="0" distB="0" distL="114300" distR="114300" simplePos="0" relativeHeight="251668480" behindDoc="0" locked="0" layoutInCell="1" hidden="0" allowOverlap="1" wp14:anchorId="402593D0" wp14:editId="7CA474B7">
                            <wp:simplePos x="0" y="0"/>
                            <wp:positionH relativeFrom="column">
                              <wp:posOffset>12701</wp:posOffset>
                            </wp:positionH>
                            <wp:positionV relativeFrom="paragraph">
                              <wp:posOffset>355600</wp:posOffset>
                            </wp:positionV>
                            <wp:extent cx="2667000" cy="2416175"/>
                            <wp:effectExtent l="0" t="0" r="0" b="0"/>
                            <wp:wrapSquare wrapText="bothSides" distT="0" distB="0" distL="114300" distR="114300"/>
                            <wp:docPr id="240" name="Group 240"/>
                            <wp:cNvGraphicFramePr/>
                            <a:graphic xmlns:a="http://schemas.openxmlformats.org/drawingml/2006/main">
                              <a:graphicData uri="http://schemas.microsoft.com/office/word/2010/wordprocessingGroup">
                                <wpg:wgp>
                                  <wpg:cNvGrpSpPr/>
                                  <wpg:grpSpPr>
                                    <a:xfrm>
                                      <a:off x="0" y="0"/>
                                      <a:ext cx="2667000" cy="2416175"/>
                                      <a:chOff x="4012500" y="2571913"/>
                                      <a:chExt cx="2667000" cy="2416175"/>
                                    </a:xfrm>
                                  </wpg:grpSpPr>
                                  <wpg:grpSp>
                                    <wpg:cNvPr id="40" name="Group 40"/>
                                    <wpg:cNvGrpSpPr/>
                                    <wpg:grpSpPr>
                                      <a:xfrm>
                                        <a:off x="4012500" y="2571913"/>
                                        <a:ext cx="2667000" cy="2416175"/>
                                        <a:chOff x="4012500" y="2571913"/>
                                        <a:chExt cx="2667000" cy="2416175"/>
                                      </a:xfrm>
                                    </wpg:grpSpPr>
                                    <wps:wsp>
                                      <wps:cNvPr id="41" name="Rectangle 41"/>
                                      <wps:cNvSpPr/>
                                      <wps:spPr>
                                        <a:xfrm>
                                          <a:off x="4012500" y="2571913"/>
                                          <a:ext cx="2667000" cy="2416175"/>
                                        </a:xfrm>
                                        <a:prstGeom prst="rect">
                                          <a:avLst/>
                                        </a:prstGeom>
                                        <a:noFill/>
                                        <a:ln>
                                          <a:noFill/>
                                        </a:ln>
                                      </wps:spPr>
                                      <wps:txbx>
                                        <w:txbxContent>
                                          <w:p w14:paraId="143A6F88"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43" name="Group 43"/>
                                      <wpg:cNvGrpSpPr/>
                                      <wpg:grpSpPr>
                                        <a:xfrm>
                                          <a:off x="4012500" y="2571913"/>
                                          <a:ext cx="2667000" cy="2416175"/>
                                          <a:chOff x="0" y="0"/>
                                          <a:chExt cx="2667000" cy="2416175"/>
                                        </a:xfrm>
                                      </wpg:grpSpPr>
                                      <wps:wsp>
                                        <wps:cNvPr id="44" name="Rectangle 44"/>
                                        <wps:cNvSpPr/>
                                        <wps:spPr>
                                          <a:xfrm>
                                            <a:off x="0" y="0"/>
                                            <a:ext cx="2667000" cy="2416175"/>
                                          </a:xfrm>
                                          <a:prstGeom prst="rect">
                                            <a:avLst/>
                                          </a:prstGeom>
                                          <a:noFill/>
                                          <a:ln>
                                            <a:noFill/>
                                          </a:ln>
                                        </wps:spPr>
                                        <wps:txbx>
                                          <w:txbxContent>
                                            <w:p w14:paraId="1E4E8794" w14:textId="77777777" w:rsidR="004D43FA" w:rsidRDefault="004D43FA">
                                              <w:pPr>
                                                <w:spacing w:line="240" w:lineRule="auto"/>
                                                <w:textDirection w:val="btLr"/>
                                              </w:pPr>
                                            </w:p>
                                          </w:txbxContent>
                                        </wps:txbx>
                                        <wps:bodyPr spcFirstLastPara="1" wrap="square" lIns="91425" tIns="91425" rIns="91425" bIns="91425" anchor="ctr" anchorCtr="0">
                                          <a:noAutofit/>
                                        </wps:bodyPr>
                                      </wps:wsp>
                                      <wps:wsp>
                                        <wps:cNvPr id="45" name="Rectangle 45"/>
                                        <wps:cNvSpPr/>
                                        <wps:spPr>
                                          <a:xfrm>
                                            <a:off x="171450" y="2114550"/>
                                            <a:ext cx="2354580" cy="301625"/>
                                          </a:xfrm>
                                          <a:prstGeom prst="rect">
                                            <a:avLst/>
                                          </a:prstGeom>
                                          <a:noFill/>
                                          <a:ln>
                                            <a:noFill/>
                                          </a:ln>
                                        </wps:spPr>
                                        <wps:txbx>
                                          <w:txbxContent>
                                            <w:p w14:paraId="3258BBC3" w14:textId="77777777" w:rsidR="004D43FA" w:rsidRDefault="004D43FA">
                                              <w:pPr>
                                                <w:spacing w:line="275" w:lineRule="auto"/>
                                                <w:textDirection w:val="btLr"/>
                                              </w:pPr>
                                              <w:r>
                                                <w:rPr>
                                                  <w:b/>
                                                  <w:color w:val="000000"/>
                                                </w:rPr>
                                                <w:t>Figure 5 and Figure 6 Legend</w:t>
                                              </w:r>
                                            </w:p>
                                          </w:txbxContent>
                                        </wps:txbx>
                                        <wps:bodyPr spcFirstLastPara="1" wrap="square" lIns="91425" tIns="45700" rIns="91425" bIns="45700" anchor="t" anchorCtr="0">
                                          <a:noAutofit/>
                                        </wps:bodyPr>
                                      </wps:wsp>
                                      <pic:pic xmlns:pic="http://schemas.openxmlformats.org/drawingml/2006/picture">
                                        <pic:nvPicPr>
                                          <pic:cNvPr id="46" name="Shape 33"/>
                                          <pic:cNvPicPr preferRelativeResize="0"/>
                                        </pic:nvPicPr>
                                        <pic:blipFill rotWithShape="1">
                                          <a:blip r:embed="rId36">
                                            <a:alphaModFix/>
                                          </a:blip>
                                          <a:srcRect/>
                                          <a:stretch/>
                                        </pic:blipFill>
                                        <pic:spPr>
                                          <a:xfrm>
                                            <a:off x="0" y="0"/>
                                            <a:ext cx="2667000" cy="2213610"/>
                                          </a:xfrm>
                                          <a:prstGeom prst="rect">
                                            <a:avLst/>
                                          </a:prstGeom>
                                          <a:noFill/>
                                          <a:ln>
                                            <a:noFill/>
                                          </a:ln>
                                        </pic:spPr>
                                      </pic:pic>
                                    </wpg:grpSp>
                                  </wpg:grpSp>
                                </wpg:wgp>
                              </a:graphicData>
                            </a:graphic>
                          </wp:anchor>
                        </w:drawing>
                      </mc:Choice>
                      <mc:Fallback>
                        <w:pict>
                          <v:group w14:anchorId="402593D0" id="Group 240" o:spid="_x0000_s1081" style="position:absolute;margin-left:1pt;margin-top:28pt;width:210pt;height:190.25pt;z-index:251668480;mso-position-horizontal-relative:text;mso-position-vertical-relative:text" coordorigin="40125,25719" coordsize="26670,24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">
                            <v:group id="Group 40" o:spid="_x0000_s1082" style="position:absolute;left:40125;top:25719;width:26670;height:24161" coordorigin="40125,25719" coordsize="26670,2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83" style="position:absolute;left:40125;top:25719;width:26670;height:2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" filled="f" stroked="f">
                                <v:textbox inset="2.53958mm,2.53958mm,2.53958mm,2.53958mm">
                                  <w:txbxContent>
                                    <w:p w14:paraId="143A6F88" w14:textId="77777777" w:rsidR="004D43FA" w:rsidRDefault="004D43FA">
                                      <w:pPr>
                                        <w:spacing w:line="240" w:lineRule="auto"/>
                                        <w:textDirection w:val="btLr"/>
                                      </w:pPr>
                                    </w:p>
                                  </w:txbxContent>
                                </v:textbox>
                              </v:rect>
                              <v:group id="Group 43" o:spid="_x0000_s1084" style="position:absolute;left:40125;top:25719;width:26670;height:24161" coordsize="26670,2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85" style="position:absolute;width:26670;height:2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14:paraId="1E4E8794" w14:textId="77777777" w:rsidR="004D43FA" w:rsidRDefault="004D43FA">
                                        <w:pPr>
                                          <w:spacing w:line="240" w:lineRule="auto"/>
                                          <w:textDirection w:val="btLr"/>
                                        </w:pPr>
                                      </w:p>
                                    </w:txbxContent>
                                  </v:textbox>
                                </v:rect>
                                <v:rect id="Rectangle 45" o:spid="_x0000_s1086" style="position:absolute;left:1714;top:21145;width:2354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" filled="f" stroked="f">
                                  <v:textbox inset="2.53958mm,1.2694mm,2.53958mm,1.2694mm">
                                    <w:txbxContent>
                                      <w:p w14:paraId="3258BBC3" w14:textId="77777777" w:rsidR="004D43FA" w:rsidRDefault="004D43FA">
                                        <w:pPr>
                                          <w:spacing w:line="275" w:lineRule="auto"/>
                                          <w:textDirection w:val="btLr"/>
                                        </w:pPr>
                                        <w:r>
                                          <w:rPr>
                                            <w:b/>
                                            <w:color w:val="000000"/>
                                          </w:rPr>
                                          <w:t>Figure 5 and Figure 6 Legend</w:t>
                                        </w:r>
                                      </w:p>
                                    </w:txbxContent>
                                  </v:textbox>
                                </v:rect>
                                <v:shape id="Shape 33" o:spid="_x0000_s1087" type="#_x0000_t75" style="position:absolute;width:26670;height:221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">
                                  <v:imagedata r:id="rId37" o:title=""/>
                                </v:shape>
                              </v:group>
                            </v:group>
                            <w10:wrap type="square"/>
                          </v:group>
                        </w:pict>
                      </mc:Fallback>
                    </mc:AlternateContent>
                  </w:r>
                </w:del>
              </w:ins>
              <w:customXmlDelRangeStart w:id="6492" w:author="William Mitchell" w:date="2021-05-19T13:24:00Z"/>
            </w:sdtContent>
          </w:sdt>
          <w:customXmlDelRangeEnd w:id="6492"/>
        </w:p>
        <w:customXmlDelRangeStart w:id="6493" w:author="William Mitchell" w:date="2021-05-19T13:24:00Z"/>
      </w:sdtContent>
    </w:sdt>
    <w:customXmlDelRangeEnd w:id="6493"/>
    <w:p w14:paraId="000001C1" w14:textId="66A46031" w:rsidR="001D5C46" w:rsidDel="008C1CD8" w:rsidRDefault="001D5C46">
      <w:pPr>
        <w:spacing w:line="480" w:lineRule="auto"/>
        <w:rPr>
          <w:del w:id="6494" w:author="Billy Mitchell" w:date="2021-05-18T09:53:00Z"/>
          <w:b/>
          <w:color w:val="000000"/>
        </w:rPr>
      </w:pPr>
    </w:p>
    <w:p w14:paraId="000001C2" w14:textId="4B0B3801" w:rsidR="001D5C46" w:rsidDel="008C1CD8" w:rsidRDefault="001D5C46">
      <w:pPr>
        <w:spacing w:line="480" w:lineRule="auto"/>
        <w:rPr>
          <w:del w:id="6495" w:author="Billy Mitchell" w:date="2021-05-18T09:53:00Z"/>
          <w:b/>
          <w:color w:val="000000"/>
        </w:rPr>
      </w:pPr>
    </w:p>
    <w:customXmlDelRangeStart w:id="6496" w:author="William Mitchell" w:date="2021-05-19T13:24:00Z"/>
    <w:sdt>
      <w:sdtPr>
        <w:tag w:val="goog_rdk_1044"/>
        <w:id w:val="902947390"/>
      </w:sdtPr>
      <w:sdtEndPr/>
      <w:sdtContent>
        <w:customXmlDelRangeEnd w:id="6496"/>
        <w:p w14:paraId="000001C3" w14:textId="639F247F" w:rsidR="001D5C46" w:rsidDel="008C1CD8" w:rsidRDefault="00C146F4">
          <w:pPr>
            <w:spacing w:line="480" w:lineRule="auto"/>
            <w:rPr>
              <w:del w:id="6497" w:author="Billy Mitchell" w:date="2021-05-18T09:53:00Z"/>
              <w:b/>
              <w:color w:val="000000"/>
            </w:rPr>
          </w:pPr>
          <w:customXmlDelRangeStart w:id="6498" w:author="William Mitchell" w:date="2021-05-19T13:24:00Z"/>
          <w:sdt>
            <w:sdtPr>
              <w:tag w:val="goog_rdk_1043"/>
              <w:id w:val="1571849375"/>
            </w:sdtPr>
            <w:sdtEndPr/>
            <w:sdtContent>
              <w:customXmlDelRangeEnd w:id="6498"/>
              <w:del w:id="6499" w:author="Billy Mitchell" w:date="2021-05-18T09:53:00Z">
                <w:r w:rsidR="00D2411E" w:rsidDel="008C1CD8">
                  <w:rPr>
                    <w:b/>
                    <w:color w:val="000000"/>
                  </w:rPr>
                  <w:delText>Supplemental Analyses</w:delText>
                </w:r>
              </w:del>
              <w:customXmlDelRangeStart w:id="6500" w:author="William Mitchell" w:date="2021-05-19T13:24:00Z"/>
            </w:sdtContent>
          </w:sdt>
          <w:customXmlDelRangeEnd w:id="6500"/>
        </w:p>
        <w:customXmlDelRangeStart w:id="6501" w:author="William Mitchell" w:date="2021-05-19T13:24:00Z"/>
      </w:sdtContent>
    </w:sdt>
    <w:customXmlDelRangeEnd w:id="6501"/>
    <w:p w14:paraId="000001C4" w14:textId="788104EF" w:rsidR="001D5C46" w:rsidDel="008C1CD8" w:rsidRDefault="00C146F4">
      <w:pPr>
        <w:spacing w:line="480" w:lineRule="auto"/>
        <w:rPr>
          <w:del w:id="6502" w:author="Billy Mitchell" w:date="2021-05-18T09:53:00Z"/>
          <w:b/>
          <w:color w:val="000000"/>
        </w:rPr>
      </w:pPr>
      <w:customXmlDelRangeStart w:id="6503" w:author="William Mitchell" w:date="2021-05-19T13:24:00Z"/>
      <w:sdt>
        <w:sdtPr>
          <w:tag w:val="goog_rdk_1045"/>
          <w:id w:val="-1099553038"/>
        </w:sdtPr>
        <w:sdtEndPr/>
        <w:sdtContent>
          <w:customXmlDelRangeEnd w:id="6503"/>
          <w:del w:id="6504" w:author="Billy Mitchell" w:date="2021-05-18T09:53:00Z">
            <w:r w:rsidR="00D2411E" w:rsidDel="008C1CD8">
              <w:rPr>
                <w:b/>
                <w:color w:val="000000"/>
              </w:rPr>
              <w:delText>Developmental Differences in Children</w:delText>
            </w:r>
          </w:del>
          <w:customXmlDelRangeStart w:id="6505" w:author="William Mitchell" w:date="2021-05-19T13:24:00Z"/>
        </w:sdtContent>
      </w:sdt>
      <w:customXmlDelRangeEnd w:id="6505"/>
    </w:p>
    <w:p w14:paraId="000001C5" w14:textId="4029AD7B" w:rsidR="001D5C46" w:rsidDel="008C1CD8" w:rsidRDefault="00C146F4">
      <w:pPr>
        <w:spacing w:line="480" w:lineRule="auto"/>
        <w:ind w:firstLine="720"/>
        <w:jc w:val="both"/>
        <w:rPr>
          <w:del w:id="6506" w:author="Billy Mitchell" w:date="2021-05-18T09:53:00Z"/>
          <w:color w:val="000000"/>
        </w:rPr>
      </w:pPr>
      <w:customXmlDelRangeStart w:id="6507" w:author="William Mitchell" w:date="2021-05-19T13:24:00Z"/>
      <w:sdt>
        <w:sdtPr>
          <w:tag w:val="goog_rdk_1047"/>
          <w:id w:val="1688868664"/>
        </w:sdtPr>
        <w:sdtEndPr/>
        <w:sdtContent>
          <w:customXmlDelRangeEnd w:id="6507"/>
          <w:del w:id="6508" w:author="Billy Mitchell" w:date="2021-05-18T09:53:00Z">
            <w:r w:rsidR="00D2411E" w:rsidDel="008C1CD8">
              <w:rPr>
                <w:color w:val="000000"/>
              </w:rPr>
              <w:delText xml:space="preserve">The extant developmental literature suggests that functional connectivity between subcortical and prefrontal areas increases notably in early childhood (Gee et al., 2013). As such, there was some concern that, while convenient, packaging participants ages 4 to 10 into the same developmental category may result in a smoothing over of significant differences within the sample. To examine this further, our Fisher’s Z-Transformed correlation values were treated as a criterion variable in a multilevel model predicted by the fixed effects of age as a continuous variable (measured in months) and participant, as random intercepts with fixed slopes. These models were compared to a null model lacking any fixed effects (ICC =0.119), which represents a model explained solely by individual differences. Age failed to act as a significant predictor of representational similarity in our age only model (b = 0.006, p = 0.84). Our experimental model failed to outperform the null model as well (p = 0.84). This lends further support to the categorical boundaries we had defined, as we found no evidence to suggest that developmental differences among children were enough to </w:delText>
            </w:r>
            <w:r w:rsidR="00D2411E" w:rsidDel="008C1CD8">
              <w:rPr>
                <w:color w:val="000000"/>
              </w:rPr>
              <w:lastRenderedPageBreak/>
              <w:delText xml:space="preserve">justify further subdivision. Additional model details are documented in Supplemental Tables 1 and 2. </w:delText>
            </w:r>
          </w:del>
          <w:customXmlDelRangeStart w:id="6509" w:author="William Mitchell" w:date="2021-05-19T13:24:00Z"/>
        </w:sdtContent>
      </w:sdt>
      <w:customXmlDelRangeEnd w:id="6509"/>
    </w:p>
    <w:customXmlDelRangeStart w:id="6510" w:author="William Mitchell" w:date="2021-05-19T13:24:00Z"/>
    <w:sdt>
      <w:sdtPr>
        <w:tag w:val="goog_rdk_1050"/>
        <w:id w:val="-1875764199"/>
      </w:sdtPr>
      <w:sdtEndPr/>
      <w:sdtContent>
        <w:customXmlDelRangeEnd w:id="6510"/>
        <w:p w14:paraId="000001C6" w14:textId="4A556BDF" w:rsidR="001D5C46" w:rsidDel="008C1CD8" w:rsidRDefault="00C146F4">
          <w:pPr>
            <w:spacing w:line="480" w:lineRule="auto"/>
            <w:rPr>
              <w:del w:id="6511" w:author="Billy Mitchell" w:date="2021-05-18T09:53:00Z"/>
              <w:color w:val="000000"/>
            </w:rPr>
          </w:pPr>
          <w:customXmlDelRangeStart w:id="6512" w:author="William Mitchell" w:date="2021-05-19T13:24:00Z"/>
          <w:sdt>
            <w:sdtPr>
              <w:tag w:val="goog_rdk_1049"/>
              <w:id w:val="244536805"/>
            </w:sdtPr>
            <w:sdtEndPr/>
            <w:sdtContent>
              <w:customXmlDelRangeEnd w:id="6512"/>
              <w:customXmlDelRangeStart w:id="6513" w:author="William Mitchell" w:date="2021-05-19T13:24:00Z"/>
            </w:sdtContent>
          </w:sdt>
          <w:customXmlDelRangeEnd w:id="6513"/>
        </w:p>
        <w:customXmlDelRangeStart w:id="6514" w:author="William Mitchell" w:date="2021-05-19T13:24:00Z"/>
      </w:sdtContent>
    </w:sdt>
    <w:customXmlDelRangeEnd w:id="6514"/>
    <w:customXmlDelRangeStart w:id="6515" w:author="William Mitchell" w:date="2021-05-19T13:24:00Z"/>
    <w:sdt>
      <w:sdtPr>
        <w:tag w:val="goog_rdk_1052"/>
        <w:id w:val="284702780"/>
      </w:sdtPr>
      <w:sdtEndPr/>
      <w:sdtContent>
        <w:customXmlDelRangeEnd w:id="6515"/>
        <w:p w14:paraId="000001C7" w14:textId="69E678C2" w:rsidR="001D5C46" w:rsidDel="008C1CD8" w:rsidRDefault="00C146F4">
          <w:pPr>
            <w:spacing w:line="480" w:lineRule="auto"/>
            <w:rPr>
              <w:del w:id="6516" w:author="Billy Mitchell" w:date="2021-05-18T09:53:00Z"/>
              <w:b/>
              <w:color w:val="000000"/>
            </w:rPr>
          </w:pPr>
          <w:customXmlDelRangeStart w:id="6517" w:author="William Mitchell" w:date="2021-05-19T13:24:00Z"/>
          <w:sdt>
            <w:sdtPr>
              <w:tag w:val="goog_rdk_1051"/>
              <w:id w:val="1111083969"/>
            </w:sdtPr>
            <w:sdtEndPr/>
            <w:sdtContent>
              <w:customXmlDelRangeEnd w:id="6517"/>
              <w:del w:id="6518" w:author="Billy Mitchell" w:date="2021-05-18T09:53:00Z">
                <w:r w:rsidR="00D2411E" w:rsidDel="008C1CD8">
                  <w:rPr>
                    <w:b/>
                    <w:color w:val="000000"/>
                  </w:rPr>
                  <w:delText>Non-Affective Representation</w:delText>
                </w:r>
              </w:del>
              <w:customXmlDelRangeStart w:id="6519" w:author="William Mitchell" w:date="2021-05-19T13:24:00Z"/>
            </w:sdtContent>
          </w:sdt>
          <w:customXmlDelRangeEnd w:id="6519"/>
        </w:p>
        <w:customXmlDelRangeStart w:id="6520" w:author="William Mitchell" w:date="2021-05-19T13:24:00Z"/>
      </w:sdtContent>
    </w:sdt>
    <w:customXmlDelRangeEnd w:id="6520"/>
    <w:customXmlDelRangeStart w:id="6521" w:author="William Mitchell" w:date="2021-05-19T13:24:00Z"/>
    <w:sdt>
      <w:sdtPr>
        <w:tag w:val="goog_rdk_1054"/>
        <w:id w:val="1778992177"/>
      </w:sdtPr>
      <w:sdtEndPr/>
      <w:sdtContent>
        <w:customXmlDelRangeEnd w:id="6521"/>
        <w:p w14:paraId="000001C8" w14:textId="43B6959D" w:rsidR="001D5C46" w:rsidDel="008C1CD8" w:rsidRDefault="00C146F4">
          <w:pPr>
            <w:spacing w:line="480" w:lineRule="auto"/>
            <w:ind w:firstLine="720"/>
            <w:jc w:val="both"/>
            <w:rPr>
              <w:del w:id="6522" w:author="Billy Mitchell" w:date="2021-05-18T09:53:00Z"/>
              <w:color w:val="000000"/>
            </w:rPr>
          </w:pPr>
          <w:customXmlDelRangeStart w:id="6523" w:author="William Mitchell" w:date="2021-05-19T13:24:00Z"/>
          <w:sdt>
            <w:sdtPr>
              <w:tag w:val="goog_rdk_1053"/>
              <w:id w:val="-1741156664"/>
            </w:sdtPr>
            <w:sdtEndPr/>
            <w:sdtContent>
              <w:customXmlDelRangeEnd w:id="6523"/>
              <w:del w:id="6524" w:author="Billy Mitchell" w:date="2021-05-18T09:53:00Z">
                <w:r w:rsidR="00D2411E" w:rsidDel="008C1CD8">
                  <w:rPr>
                    <w:color w:val="000000"/>
                  </w:rPr>
                  <w:delText xml:space="preserve">To address concerns that the patterns observed may be tracking non-affective constructs, we compared pattern similarity of all affective pairwise comparisons to pairwise comparisons of our neutral stimuli set. Much like our primary analysis, pairwise complete observations of activity in each voxel within each ROI for each neutral video clip were correlated with one another using the Spearman rank-order correlation method for non-parametric data. These correlation coefficients effectively represented our non-affective representational category. Conversely, positive-positive, negative-negative, and positive-negative pairwise comparisons constituted our affective representational category. Within-movie, across-valence comparisons were excluded due to high non-affective similarity (i.e., same animation style, characters, etc.). Fisher’s Z-Transformation was applied to all correlations before being placed in a 3 (ROI: AMY, NAcc, vmPFC) x 2 (age group: children, adults) x 2 (affectivity type: affective, non-affective) adjusting for random participant effects. </w:delText>
                </w:r>
              </w:del>
              <w:customXmlDelRangeStart w:id="6525" w:author="William Mitchell" w:date="2021-05-19T13:24:00Z"/>
            </w:sdtContent>
          </w:sdt>
          <w:customXmlDelRangeEnd w:id="6525"/>
        </w:p>
        <w:customXmlDelRangeStart w:id="6526" w:author="William Mitchell" w:date="2021-05-19T13:24:00Z"/>
      </w:sdtContent>
    </w:sdt>
    <w:customXmlDelRangeEnd w:id="6526"/>
    <w:customXmlDelRangeStart w:id="6527" w:author="William Mitchell" w:date="2021-05-19T13:24:00Z"/>
    <w:sdt>
      <w:sdtPr>
        <w:tag w:val="goog_rdk_1056"/>
        <w:id w:val="-538745917"/>
      </w:sdtPr>
      <w:sdtEndPr/>
      <w:sdtContent>
        <w:customXmlDelRangeEnd w:id="6527"/>
        <w:p w14:paraId="000001C9" w14:textId="7DBA5E27" w:rsidR="001D5C46" w:rsidDel="008C1CD8" w:rsidRDefault="00C146F4">
          <w:pPr>
            <w:spacing w:line="480" w:lineRule="auto"/>
            <w:jc w:val="both"/>
            <w:rPr>
              <w:del w:id="6528" w:author="Billy Mitchell" w:date="2021-05-18T09:53:00Z"/>
              <w:color w:val="000000"/>
            </w:rPr>
          </w:pPr>
          <w:customXmlDelRangeStart w:id="6529" w:author="William Mitchell" w:date="2021-05-19T13:24:00Z"/>
          <w:sdt>
            <w:sdtPr>
              <w:tag w:val="goog_rdk_1055"/>
              <w:id w:val="1437714684"/>
            </w:sdtPr>
            <w:sdtEndPr/>
            <w:sdtContent>
              <w:customXmlDelRangeEnd w:id="6529"/>
              <w:del w:id="6530" w:author="Billy Mitchell" w:date="2021-05-18T09:53:00Z">
                <w:r w:rsidR="00D2411E" w:rsidDel="008C1CD8">
                  <w:rPr>
                    <w:color w:val="000000"/>
                  </w:rPr>
                  <w:tab/>
                  <w:delText>This analysis found significant differences by affectivity type [</w:delText>
                </w:r>
                <w:r w:rsidR="00D2411E" w:rsidDel="008C1CD8">
                  <w:rPr>
                    <w:i/>
                    <w:color w:val="000000"/>
                  </w:rPr>
                  <w:delText>F</w:delText>
                </w:r>
                <w:r w:rsidR="00D2411E" w:rsidDel="008C1CD8">
                  <w:rPr>
                    <w:color w:val="000000"/>
                  </w:rPr>
                  <w:delText xml:space="preserve">(1, 18845) = 50.95, </w:delText>
                </w:r>
                <w:r w:rsidR="00D2411E" w:rsidDel="008C1CD8">
                  <w:rPr>
                    <w:i/>
                    <w:color w:val="000000"/>
                  </w:rPr>
                  <w:delText>p</w:delText>
                </w:r>
                <w:r w:rsidR="00D2411E" w:rsidDel="008C1CD8">
                  <w:rPr>
                    <w:color w:val="000000"/>
                  </w:rPr>
                  <w:delText xml:space="preserve"> &lt; 0.001], such that affective stimuli demonstrated higher correlative values than non-affective stimuli (Supplemental Figure 1). The interaction between age group and affectivity was also significant [</w:delText>
                </w:r>
                <w:r w:rsidR="00D2411E" w:rsidDel="008C1CD8">
                  <w:rPr>
                    <w:i/>
                    <w:color w:val="000000"/>
                  </w:rPr>
                  <w:delText>F</w:delText>
                </w:r>
                <w:r w:rsidR="00D2411E" w:rsidDel="008C1CD8">
                  <w:rPr>
                    <w:color w:val="000000"/>
                  </w:rPr>
                  <w:delText xml:space="preserve">(1, 18845) = 50.95, </w:delText>
                </w:r>
                <w:r w:rsidR="00D2411E" w:rsidDel="008C1CD8">
                  <w:rPr>
                    <w:i/>
                    <w:color w:val="000000"/>
                  </w:rPr>
                  <w:delText>p</w:delText>
                </w:r>
                <w:r w:rsidR="00D2411E" w:rsidDel="008C1CD8">
                  <w:rPr>
                    <w:color w:val="000000"/>
                  </w:rPr>
                  <w:delText xml:space="preserve"> &lt; 0.001] and subsequent Bonferroni-adjusted contrasts revealed that both adults [</w:delText>
                </w:r>
                <w:r w:rsidR="00D2411E" w:rsidDel="008C1CD8">
                  <w:rPr>
                    <w:i/>
                    <w:color w:val="000000"/>
                  </w:rPr>
                  <w:delText>t</w:delText>
                </w:r>
                <w:r w:rsidR="00D2411E" w:rsidDel="008C1CD8">
                  <w:rPr>
                    <w:color w:val="000000"/>
                  </w:rPr>
                  <w:delText xml:space="preserve">(2712) = 2.61, </w:delText>
                </w:r>
                <w:r w:rsidR="00D2411E" w:rsidDel="008C1CD8">
                  <w:rPr>
                    <w:i/>
                    <w:color w:val="000000"/>
                  </w:rPr>
                  <w:delText xml:space="preserve">p </w:delText>
                </w:r>
                <w:r w:rsidR="00D2411E" w:rsidDel="008C1CD8">
                  <w:rPr>
                    <w:i/>
                    <w:color w:val="000000"/>
                    <w:vertAlign w:val="subscript"/>
                  </w:rPr>
                  <w:delText>adj.</w:delText>
                </w:r>
                <w:r w:rsidR="00D2411E" w:rsidDel="008C1CD8">
                  <w:rPr>
                    <w:i/>
                    <w:color w:val="000000"/>
                  </w:rPr>
                  <w:delText xml:space="preserve"> </w:delText>
                </w:r>
                <w:r w:rsidR="00D2411E" w:rsidDel="008C1CD8">
                  <w:rPr>
                    <w:color w:val="000000"/>
                  </w:rPr>
                  <w:delText xml:space="preserve">= 0.036], </w:delText>
                </w:r>
                <w:r w:rsidR="00D2411E" w:rsidDel="008C1CD8">
                  <w:rPr>
                    <w:color w:val="000000"/>
                  </w:rPr>
                  <w:lastRenderedPageBreak/>
                  <w:delText>and children [</w:delText>
                </w:r>
                <w:r w:rsidR="00D2411E" w:rsidDel="008C1CD8">
                  <w:rPr>
                    <w:i/>
                    <w:color w:val="000000"/>
                  </w:rPr>
                  <w:delText>t</w:delText>
                </w:r>
                <w:r w:rsidR="00D2411E" w:rsidDel="008C1CD8">
                  <w:rPr>
                    <w:color w:val="000000"/>
                  </w:rPr>
                  <w:delText xml:space="preserve">(3272) = 6.88, </w:delText>
                </w:r>
                <w:r w:rsidR="00D2411E" w:rsidDel="008C1CD8">
                  <w:rPr>
                    <w:i/>
                    <w:color w:val="000000"/>
                  </w:rPr>
                  <w:delText xml:space="preserve">p </w:delText>
                </w:r>
                <w:r w:rsidR="00D2411E" w:rsidDel="008C1CD8">
                  <w:rPr>
                    <w:i/>
                    <w:color w:val="000000"/>
                    <w:vertAlign w:val="subscript"/>
                  </w:rPr>
                  <w:delText>adj.</w:delText>
                </w:r>
                <w:r w:rsidR="00D2411E" w:rsidDel="008C1CD8">
                  <w:rPr>
                    <w:i/>
                    <w:color w:val="000000"/>
                  </w:rPr>
                  <w:delText xml:space="preserve"> </w:delText>
                </w:r>
                <w:r w:rsidR="00D2411E" w:rsidDel="008C1CD8">
                  <w:rPr>
                    <w:color w:val="000000"/>
                  </w:rPr>
                  <w:delText>&lt; 0.001] registered differences between affective and non-affective stimuli, such that affective stimuli generated greater representational similarity patterns. However, this difference was more pronounced in children [</w:delText>
                </w:r>
                <w:r w:rsidR="00D2411E" w:rsidDel="008C1CD8">
                  <w:rPr>
                    <w:i/>
                    <w:color w:val="000000"/>
                  </w:rPr>
                  <w:delText>t</w:delText>
                </w:r>
                <w:r w:rsidR="00D2411E" w:rsidDel="008C1CD8">
                  <w:rPr>
                    <w:color w:val="000000"/>
                  </w:rPr>
                  <w:delText xml:space="preserve">(18677) = 9.99, </w:delText>
                </w:r>
                <w:r w:rsidR="00D2411E" w:rsidDel="008C1CD8">
                  <w:rPr>
                    <w:i/>
                    <w:color w:val="000000"/>
                  </w:rPr>
                  <w:delText xml:space="preserve">p </w:delText>
                </w:r>
                <w:r w:rsidR="00D2411E" w:rsidDel="008C1CD8">
                  <w:rPr>
                    <w:i/>
                    <w:color w:val="000000"/>
                    <w:vertAlign w:val="subscript"/>
                  </w:rPr>
                  <w:delText>adj.</w:delText>
                </w:r>
                <w:r w:rsidR="00D2411E" w:rsidDel="008C1CD8">
                  <w:rPr>
                    <w:i/>
                    <w:color w:val="000000"/>
                  </w:rPr>
                  <w:delText xml:space="preserve"> </w:delText>
                </w:r>
                <w:r w:rsidR="00D2411E" w:rsidDel="008C1CD8">
                  <w:rPr>
                    <w:color w:val="000000"/>
                  </w:rPr>
                  <w:delText>&lt; 0.001] (Supplemental Figure 2). No such interaction was observed between affectivity and ROI [</w:delText>
                </w:r>
                <w:r w:rsidR="00D2411E" w:rsidDel="008C1CD8">
                  <w:rPr>
                    <w:i/>
                    <w:color w:val="000000"/>
                  </w:rPr>
                  <w:delText>F</w:delText>
                </w:r>
                <w:r w:rsidR="00D2411E" w:rsidDel="008C1CD8">
                  <w:rPr>
                    <w:color w:val="000000"/>
                  </w:rPr>
                  <w:delText xml:space="preserve">(2, 18844) = 0.91, </w:delText>
                </w:r>
                <w:r w:rsidR="00D2411E" w:rsidDel="008C1CD8">
                  <w:rPr>
                    <w:i/>
                    <w:color w:val="000000"/>
                  </w:rPr>
                  <w:delText>p</w:delText>
                </w:r>
                <w:r w:rsidR="00D2411E" w:rsidDel="008C1CD8">
                  <w:rPr>
                    <w:color w:val="000000"/>
                  </w:rPr>
                  <w:delText xml:space="preserve"> = 0.402]  or affectivity, ROI, and age group [</w:delText>
                </w:r>
                <w:r w:rsidR="00D2411E" w:rsidDel="008C1CD8">
                  <w:rPr>
                    <w:i/>
                    <w:color w:val="000000"/>
                  </w:rPr>
                  <w:delText>F</w:delText>
                </w:r>
                <w:r w:rsidR="00D2411E" w:rsidDel="008C1CD8">
                  <w:rPr>
                    <w:color w:val="000000"/>
                  </w:rPr>
                  <w:delText xml:space="preserve">(2, 18844) = 0.40, </w:delText>
                </w:r>
                <w:r w:rsidR="00D2411E" w:rsidDel="008C1CD8">
                  <w:rPr>
                    <w:i/>
                    <w:color w:val="000000"/>
                  </w:rPr>
                  <w:delText>p</w:delText>
                </w:r>
                <w:r w:rsidR="00D2411E" w:rsidDel="008C1CD8">
                  <w:rPr>
                    <w:color w:val="000000"/>
                  </w:rPr>
                  <w:delText xml:space="preserve"> = 0.667]. Additional ANOVA and contrast results are summarized in Supplemental Tables 3 and 4, respectively. These results may suggest that participants are representing the affectivity of the stimuli while viewing the films, and not an alternative, non-affective facet of the stimuli.</w:delText>
                </w:r>
              </w:del>
              <w:customXmlDelRangeStart w:id="6531" w:author="William Mitchell" w:date="2021-05-19T13:24:00Z"/>
            </w:sdtContent>
          </w:sdt>
          <w:customXmlDelRangeEnd w:id="6531"/>
        </w:p>
        <w:customXmlDelRangeStart w:id="6532" w:author="William Mitchell" w:date="2021-05-19T13:24:00Z"/>
      </w:sdtContent>
    </w:sdt>
    <w:customXmlDelRangeEnd w:id="6532"/>
    <w:customXmlDelRangeStart w:id="6533" w:author="William Mitchell" w:date="2021-05-19T13:24:00Z"/>
    <w:sdt>
      <w:sdtPr>
        <w:tag w:val="goog_rdk_1058"/>
        <w:id w:val="-1241790762"/>
      </w:sdtPr>
      <w:sdtEndPr/>
      <w:sdtContent>
        <w:customXmlDelRangeEnd w:id="6533"/>
        <w:p w14:paraId="000001CA" w14:textId="6C806C1D" w:rsidR="001D5C46" w:rsidDel="008C1CD8" w:rsidRDefault="00C146F4">
          <w:pPr>
            <w:spacing w:line="480" w:lineRule="auto"/>
            <w:rPr>
              <w:del w:id="6534" w:author="Billy Mitchell" w:date="2021-05-18T09:53:00Z"/>
              <w:color w:val="000000"/>
            </w:rPr>
          </w:pPr>
          <w:customXmlDelRangeStart w:id="6535" w:author="William Mitchell" w:date="2021-05-19T13:24:00Z"/>
          <w:sdt>
            <w:sdtPr>
              <w:tag w:val="goog_rdk_1057"/>
              <w:id w:val="-1957939713"/>
            </w:sdtPr>
            <w:sdtEndPr/>
            <w:sdtContent>
              <w:customXmlDelRangeEnd w:id="6535"/>
              <w:customXmlDelRangeStart w:id="6536" w:author="William Mitchell" w:date="2021-05-19T13:24:00Z"/>
            </w:sdtContent>
          </w:sdt>
          <w:customXmlDelRangeEnd w:id="6536"/>
        </w:p>
        <w:customXmlDelRangeStart w:id="6537" w:author="William Mitchell" w:date="2021-05-19T13:24:00Z"/>
      </w:sdtContent>
    </w:sdt>
    <w:customXmlDelRangeEnd w:id="6537"/>
    <w:customXmlDelRangeStart w:id="6538" w:author="William Mitchell" w:date="2021-05-19T13:24:00Z"/>
    <w:sdt>
      <w:sdtPr>
        <w:tag w:val="goog_rdk_1060"/>
        <w:id w:val="-634024829"/>
      </w:sdtPr>
      <w:sdtEndPr/>
      <w:sdtContent>
        <w:customXmlDelRangeEnd w:id="6538"/>
        <w:p w14:paraId="000001CB" w14:textId="1A3F363B" w:rsidR="001D5C46" w:rsidRDefault="00C146F4">
          <w:pPr>
            <w:spacing w:line="480" w:lineRule="auto"/>
            <w:rPr>
              <w:del w:id="6539" w:author="William Mitchell" w:date="2021-04-28T21:42:00Z"/>
              <w:b/>
              <w:color w:val="000000"/>
            </w:rPr>
          </w:pPr>
          <w:customXmlDelRangeStart w:id="6540" w:author="William Mitchell" w:date="2021-05-19T13:24:00Z"/>
          <w:sdt>
            <w:sdtPr>
              <w:tag w:val="goog_rdk_1059"/>
              <w:id w:val="1933783528"/>
            </w:sdtPr>
            <w:sdtEndPr/>
            <w:sdtContent>
              <w:customXmlDelRangeEnd w:id="6540"/>
              <w:del w:id="6541" w:author="Billy Mitchell" w:date="2021-05-18T09:53:00Z">
                <w:r w:rsidR="00D2411E" w:rsidDel="008C1CD8">
                  <w:rPr>
                    <w:b/>
                    <w:color w:val="000000"/>
                  </w:rPr>
                  <w:delText>Supplemental Tables</w:delText>
                </w:r>
              </w:del>
              <w:customXmlDelRangeStart w:id="6542" w:author="William Mitchell" w:date="2021-05-19T13:24:00Z"/>
            </w:sdtContent>
          </w:sdt>
          <w:customXmlDelRangeEnd w:id="6542"/>
        </w:p>
        <w:customXmlDelRangeStart w:id="6543" w:author="William Mitchell" w:date="2021-05-19T13:24:00Z"/>
      </w:sdtContent>
    </w:sdt>
    <w:customXmlDelRangeEnd w:id="6543"/>
    <w:tbl>
      <w:tblPr>
        <w:tblStyle w:val="a9"/>
        <w:tblW w:w="7437" w:type="dxa"/>
        <w:tblLayout w:type="fixed"/>
        <w:tblLook w:val="0400" w:firstRow="0" w:lastRow="0" w:firstColumn="0" w:lastColumn="0" w:noHBand="0" w:noVBand="1"/>
      </w:tblPr>
      <w:tblGrid>
        <w:gridCol w:w="1697"/>
        <w:gridCol w:w="1480"/>
        <w:gridCol w:w="1113"/>
        <w:gridCol w:w="2031"/>
        <w:gridCol w:w="1116"/>
      </w:tblGrid>
      <w:customXmlDelRangeStart w:id="6544" w:author="William Mitchell" w:date="2021-05-19T13:24:00Z"/>
      <w:sdt>
        <w:sdtPr>
          <w:tag w:val="goog_rdk_1061"/>
          <w:id w:val="-263541084"/>
        </w:sdtPr>
        <w:sdtEndPr/>
        <w:sdtContent>
          <w:customXmlDelRangeEnd w:id="6544"/>
          <w:tr w:rsidR="001D5C46" w14:paraId="712A204A" w14:textId="77777777">
            <w:trPr>
              <w:trHeight w:val="315"/>
              <w:del w:id="6545" w:author="William Mitchell" w:date="2021-04-28T21:42:00Z"/>
            </w:trPr>
            <w:tc>
              <w:tcPr>
                <w:tcW w:w="1697" w:type="dxa"/>
                <w:tcBorders>
                  <w:top w:val="single" w:sz="4" w:space="0" w:color="000000"/>
                  <w:left w:val="nil"/>
                  <w:bottom w:val="nil"/>
                  <w:right w:val="nil"/>
                </w:tcBorders>
                <w:shd w:val="clear" w:color="auto" w:fill="auto"/>
                <w:vAlign w:val="bottom"/>
              </w:tcPr>
              <w:customXmlDelRangeStart w:id="6546" w:author="William Mitchell" w:date="2021-05-19T13:24:00Z"/>
              <w:sdt>
                <w:sdtPr>
                  <w:tag w:val="goog_rdk_1063"/>
                  <w:id w:val="1785006880"/>
                </w:sdtPr>
                <w:sdtEndPr/>
                <w:sdtContent>
                  <w:customXmlDelRangeEnd w:id="6546"/>
                  <w:p w14:paraId="000001CC" w14:textId="2CB58AE0" w:rsidR="001D5C46" w:rsidRDefault="00C146F4">
                    <w:pPr>
                      <w:spacing w:line="480" w:lineRule="auto"/>
                      <w:rPr>
                        <w:del w:id="6547" w:author="William Mitchell" w:date="2021-04-28T21:42:00Z"/>
                        <w:color w:val="000000"/>
                      </w:rPr>
                    </w:pPr>
                    <w:customXmlDelRangeStart w:id="6548" w:author="William Mitchell" w:date="2021-05-19T13:24:00Z"/>
                    <w:sdt>
                      <w:sdtPr>
                        <w:tag w:val="goog_rdk_1062"/>
                        <w:id w:val="-731470718"/>
                      </w:sdtPr>
                      <w:sdtEndPr/>
                      <w:sdtContent>
                        <w:customXmlDelRangeEnd w:id="6548"/>
                        <w:del w:id="6549" w:author="William Mitchell" w:date="2021-04-28T21:42:00Z">
                          <w:r w:rsidR="00D2411E">
                            <w:rPr>
                              <w:color w:val="000000"/>
                            </w:rPr>
                            <w:delText> </w:delText>
                          </w:r>
                        </w:del>
                        <w:customXmlDelRangeStart w:id="6550" w:author="William Mitchell" w:date="2021-05-19T13:24:00Z"/>
                      </w:sdtContent>
                    </w:sdt>
                    <w:customXmlDelRangeEnd w:id="6550"/>
                  </w:p>
                  <w:customXmlDelRangeStart w:id="6551" w:author="William Mitchell" w:date="2021-05-19T13:24:00Z"/>
                </w:sdtContent>
              </w:sdt>
              <w:customXmlDelRangeEnd w:id="6551"/>
            </w:tc>
            <w:tc>
              <w:tcPr>
                <w:tcW w:w="1480" w:type="dxa"/>
                <w:tcBorders>
                  <w:top w:val="single" w:sz="4" w:space="0" w:color="000000"/>
                  <w:left w:val="nil"/>
                  <w:bottom w:val="nil"/>
                  <w:right w:val="nil"/>
                </w:tcBorders>
                <w:shd w:val="clear" w:color="auto" w:fill="auto"/>
                <w:vAlign w:val="center"/>
              </w:tcPr>
              <w:customXmlDelRangeStart w:id="6552" w:author="William Mitchell" w:date="2021-05-19T13:24:00Z"/>
              <w:sdt>
                <w:sdtPr>
                  <w:tag w:val="goog_rdk_1065"/>
                  <w:id w:val="1766717380"/>
                </w:sdtPr>
                <w:sdtEndPr/>
                <w:sdtContent>
                  <w:customXmlDelRangeEnd w:id="6552"/>
                  <w:p w14:paraId="000001CD" w14:textId="58470E54" w:rsidR="001D5C46" w:rsidRDefault="00C146F4">
                    <w:pPr>
                      <w:spacing w:line="480" w:lineRule="auto"/>
                      <w:jc w:val="center"/>
                      <w:rPr>
                        <w:del w:id="6553" w:author="William Mitchell" w:date="2021-04-28T21:42:00Z"/>
                        <w:color w:val="000000"/>
                      </w:rPr>
                    </w:pPr>
                    <w:customXmlDelRangeStart w:id="6554" w:author="William Mitchell" w:date="2021-05-19T13:24:00Z"/>
                    <w:sdt>
                      <w:sdtPr>
                        <w:tag w:val="goog_rdk_1064"/>
                        <w:id w:val="386537888"/>
                      </w:sdtPr>
                      <w:sdtEndPr/>
                      <w:sdtContent>
                        <w:customXmlDelRangeEnd w:id="6554"/>
                        <w:del w:id="6555" w:author="William Mitchell" w:date="2021-04-28T21:42:00Z">
                          <w:r w:rsidR="00D2411E">
                            <w:rPr>
                              <w:color w:val="000000"/>
                            </w:rPr>
                            <w:delText> </w:delText>
                          </w:r>
                        </w:del>
                        <w:customXmlDelRangeStart w:id="6556" w:author="William Mitchell" w:date="2021-05-19T13:24:00Z"/>
                      </w:sdtContent>
                    </w:sdt>
                    <w:customXmlDelRangeEnd w:id="6556"/>
                  </w:p>
                  <w:customXmlDelRangeStart w:id="6557" w:author="William Mitchell" w:date="2021-05-19T13:24:00Z"/>
                </w:sdtContent>
              </w:sdt>
              <w:customXmlDelRangeEnd w:id="6557"/>
            </w:tc>
            <w:tc>
              <w:tcPr>
                <w:tcW w:w="4260" w:type="dxa"/>
                <w:gridSpan w:val="3"/>
                <w:tcBorders>
                  <w:top w:val="single" w:sz="4" w:space="0" w:color="000000"/>
                  <w:left w:val="nil"/>
                  <w:bottom w:val="nil"/>
                  <w:right w:val="nil"/>
                </w:tcBorders>
                <w:shd w:val="clear" w:color="auto" w:fill="auto"/>
                <w:vAlign w:val="center"/>
              </w:tcPr>
              <w:customXmlDelRangeStart w:id="6558" w:author="William Mitchell" w:date="2021-05-19T13:24:00Z"/>
              <w:sdt>
                <w:sdtPr>
                  <w:tag w:val="goog_rdk_1067"/>
                  <w:id w:val="1049339206"/>
                </w:sdtPr>
                <w:sdtEndPr/>
                <w:sdtContent>
                  <w:customXmlDelRangeEnd w:id="6558"/>
                  <w:p w14:paraId="000001CE" w14:textId="5D15E9C1" w:rsidR="001D5C46" w:rsidRDefault="00C146F4">
                    <w:pPr>
                      <w:spacing w:line="480" w:lineRule="auto"/>
                      <w:jc w:val="center"/>
                      <w:rPr>
                        <w:del w:id="6559" w:author="William Mitchell" w:date="2021-04-28T21:42:00Z"/>
                        <w:b/>
                        <w:color w:val="000000"/>
                      </w:rPr>
                    </w:pPr>
                    <w:customXmlDelRangeStart w:id="6560" w:author="William Mitchell" w:date="2021-05-19T13:24:00Z"/>
                    <w:sdt>
                      <w:sdtPr>
                        <w:tag w:val="goog_rdk_1066"/>
                        <w:id w:val="-2099476677"/>
                      </w:sdtPr>
                      <w:sdtEndPr/>
                      <w:sdtContent>
                        <w:customXmlDelRangeEnd w:id="6560"/>
                        <w:del w:id="6561" w:author="William Mitchell" w:date="2021-04-28T21:42:00Z">
                          <w:r w:rsidR="00D2411E">
                            <w:rPr>
                              <w:b/>
                              <w:color w:val="000000"/>
                            </w:rPr>
                            <w:delText>Correlative Value</w:delText>
                          </w:r>
                        </w:del>
                        <w:customXmlDelRangeStart w:id="6562" w:author="William Mitchell" w:date="2021-05-19T13:24:00Z"/>
                      </w:sdtContent>
                    </w:sdt>
                    <w:customXmlDelRangeEnd w:id="6562"/>
                  </w:p>
                  <w:customXmlDelRangeStart w:id="6563" w:author="William Mitchell" w:date="2021-05-19T13:24:00Z"/>
                </w:sdtContent>
              </w:sdt>
              <w:customXmlDelRangeEnd w:id="6563"/>
            </w:tc>
          </w:tr>
          <w:customXmlDelRangeStart w:id="6564" w:author="William Mitchell" w:date="2021-05-19T13:24:00Z"/>
        </w:sdtContent>
      </w:sdt>
      <w:customXmlDelRangeEnd w:id="6564"/>
      <w:customXmlDelRangeStart w:id="6565" w:author="William Mitchell" w:date="2021-05-19T13:24:00Z"/>
      <w:sdt>
        <w:sdtPr>
          <w:tag w:val="goog_rdk_1072"/>
          <w:id w:val="882754658"/>
        </w:sdtPr>
        <w:sdtEndPr/>
        <w:sdtContent>
          <w:customXmlDelRangeEnd w:id="6565"/>
          <w:tr w:rsidR="001D5C46" w14:paraId="6CAF409F" w14:textId="77777777">
            <w:trPr>
              <w:trHeight w:val="315"/>
              <w:del w:id="6566" w:author="William Mitchell" w:date="2021-04-28T21:42:00Z"/>
            </w:trPr>
            <w:tc>
              <w:tcPr>
                <w:tcW w:w="1697" w:type="dxa"/>
                <w:tcBorders>
                  <w:top w:val="nil"/>
                  <w:left w:val="nil"/>
                  <w:bottom w:val="nil"/>
                  <w:right w:val="nil"/>
                </w:tcBorders>
                <w:shd w:val="clear" w:color="auto" w:fill="auto"/>
                <w:vAlign w:val="center"/>
              </w:tcPr>
              <w:customXmlDelRangeStart w:id="6567" w:author="William Mitchell" w:date="2021-05-19T13:24:00Z"/>
              <w:sdt>
                <w:sdtPr>
                  <w:tag w:val="goog_rdk_1074"/>
                  <w:id w:val="-1565557283"/>
                </w:sdtPr>
                <w:sdtEndPr/>
                <w:sdtContent>
                  <w:customXmlDelRangeEnd w:id="6567"/>
                  <w:p w14:paraId="000001D1" w14:textId="27D53EA5" w:rsidR="001D5C46" w:rsidRDefault="00C146F4">
                    <w:pPr>
                      <w:spacing w:line="480" w:lineRule="auto"/>
                      <w:jc w:val="center"/>
                      <w:rPr>
                        <w:del w:id="6568" w:author="William Mitchell" w:date="2021-04-28T21:42:00Z"/>
                        <w:i/>
                        <w:color w:val="000000"/>
                      </w:rPr>
                    </w:pPr>
                    <w:customXmlDelRangeStart w:id="6569" w:author="William Mitchell" w:date="2021-05-19T13:24:00Z"/>
                    <w:sdt>
                      <w:sdtPr>
                        <w:tag w:val="goog_rdk_1073"/>
                        <w:id w:val="913443947"/>
                      </w:sdtPr>
                      <w:sdtEndPr/>
                      <w:sdtContent>
                        <w:customXmlDelRangeEnd w:id="6569"/>
                        <w:del w:id="6570" w:author="William Mitchell" w:date="2021-04-28T21:42:00Z">
                          <w:r w:rsidR="00D2411E">
                            <w:rPr>
                              <w:i/>
                              <w:color w:val="000000"/>
                            </w:rPr>
                            <w:delText>Predictors</w:delText>
                          </w:r>
                        </w:del>
                        <w:customXmlDelRangeStart w:id="6571" w:author="William Mitchell" w:date="2021-05-19T13:24:00Z"/>
                      </w:sdtContent>
                    </w:sdt>
                    <w:customXmlDelRangeEnd w:id="6571"/>
                  </w:p>
                  <w:customXmlDelRangeStart w:id="6572" w:author="William Mitchell" w:date="2021-05-19T13:24:00Z"/>
                </w:sdtContent>
              </w:sdt>
              <w:customXmlDelRangeEnd w:id="6572"/>
            </w:tc>
            <w:tc>
              <w:tcPr>
                <w:tcW w:w="1480" w:type="dxa"/>
                <w:tcBorders>
                  <w:top w:val="nil"/>
                  <w:left w:val="nil"/>
                  <w:bottom w:val="nil"/>
                  <w:right w:val="nil"/>
                </w:tcBorders>
                <w:shd w:val="clear" w:color="auto" w:fill="auto"/>
                <w:vAlign w:val="center"/>
              </w:tcPr>
              <w:customXmlDelRangeStart w:id="6573" w:author="William Mitchell" w:date="2021-05-19T13:24:00Z"/>
              <w:sdt>
                <w:sdtPr>
                  <w:tag w:val="goog_rdk_1076"/>
                  <w:id w:val="-1515295775"/>
                </w:sdtPr>
                <w:sdtEndPr/>
                <w:sdtContent>
                  <w:customXmlDelRangeEnd w:id="6573"/>
                  <w:p w14:paraId="000001D2" w14:textId="79F1F991" w:rsidR="001D5C46" w:rsidRDefault="00C146F4">
                    <w:pPr>
                      <w:spacing w:line="480" w:lineRule="auto"/>
                      <w:jc w:val="center"/>
                      <w:rPr>
                        <w:del w:id="6574" w:author="William Mitchell" w:date="2021-04-28T21:42:00Z"/>
                        <w:i/>
                        <w:color w:val="000000"/>
                      </w:rPr>
                    </w:pPr>
                    <w:customXmlDelRangeStart w:id="6575" w:author="William Mitchell" w:date="2021-05-19T13:24:00Z"/>
                    <w:sdt>
                      <w:sdtPr>
                        <w:tag w:val="goog_rdk_1075"/>
                        <w:id w:val="-304853604"/>
                      </w:sdtPr>
                      <w:sdtEndPr/>
                      <w:sdtContent>
                        <w:customXmlDelRangeEnd w:id="6575"/>
                        <w:del w:id="6576" w:author="William Mitchell" w:date="2021-04-28T21:42:00Z">
                          <w:r w:rsidR="00D2411E">
                            <w:rPr>
                              <w:i/>
                              <w:color w:val="000000"/>
                            </w:rPr>
                            <w:delText>Estimates</w:delText>
                          </w:r>
                        </w:del>
                        <w:customXmlDelRangeStart w:id="6577" w:author="William Mitchell" w:date="2021-05-19T13:24:00Z"/>
                      </w:sdtContent>
                    </w:sdt>
                    <w:customXmlDelRangeEnd w:id="6577"/>
                  </w:p>
                  <w:customXmlDelRangeStart w:id="6578" w:author="William Mitchell" w:date="2021-05-19T13:24:00Z"/>
                </w:sdtContent>
              </w:sdt>
              <w:customXmlDelRangeEnd w:id="6578"/>
            </w:tc>
            <w:tc>
              <w:tcPr>
                <w:tcW w:w="1113" w:type="dxa"/>
                <w:tcBorders>
                  <w:top w:val="nil"/>
                  <w:left w:val="nil"/>
                  <w:bottom w:val="nil"/>
                  <w:right w:val="nil"/>
                </w:tcBorders>
                <w:shd w:val="clear" w:color="auto" w:fill="auto"/>
                <w:vAlign w:val="center"/>
              </w:tcPr>
              <w:customXmlDelRangeStart w:id="6579" w:author="William Mitchell" w:date="2021-05-19T13:24:00Z"/>
              <w:sdt>
                <w:sdtPr>
                  <w:tag w:val="goog_rdk_1078"/>
                  <w:id w:val="-455329224"/>
                </w:sdtPr>
                <w:sdtEndPr/>
                <w:sdtContent>
                  <w:customXmlDelRangeEnd w:id="6579"/>
                  <w:p w14:paraId="000001D3" w14:textId="3BCA2EE9" w:rsidR="001D5C46" w:rsidRDefault="00C146F4">
                    <w:pPr>
                      <w:spacing w:line="480" w:lineRule="auto"/>
                      <w:jc w:val="center"/>
                      <w:rPr>
                        <w:del w:id="6580" w:author="William Mitchell" w:date="2021-04-28T21:42:00Z"/>
                        <w:i/>
                        <w:color w:val="000000"/>
                      </w:rPr>
                    </w:pPr>
                    <w:customXmlDelRangeStart w:id="6581" w:author="William Mitchell" w:date="2021-05-19T13:24:00Z"/>
                    <w:sdt>
                      <w:sdtPr>
                        <w:tag w:val="goog_rdk_1077"/>
                        <w:id w:val="-463269769"/>
                      </w:sdtPr>
                      <w:sdtEndPr/>
                      <w:sdtContent>
                        <w:customXmlDelRangeEnd w:id="6581"/>
                        <w:del w:id="6582" w:author="William Mitchell" w:date="2021-04-28T21:42:00Z">
                          <w:r w:rsidR="00D2411E">
                            <w:rPr>
                              <w:i/>
                              <w:color w:val="000000"/>
                            </w:rPr>
                            <w:delText>SE</w:delText>
                          </w:r>
                        </w:del>
                        <w:customXmlDelRangeStart w:id="6583" w:author="William Mitchell" w:date="2021-05-19T13:24:00Z"/>
                      </w:sdtContent>
                    </w:sdt>
                    <w:customXmlDelRangeEnd w:id="6583"/>
                  </w:p>
                  <w:customXmlDelRangeStart w:id="6584" w:author="William Mitchell" w:date="2021-05-19T13:24:00Z"/>
                </w:sdtContent>
              </w:sdt>
              <w:customXmlDelRangeEnd w:id="6584"/>
            </w:tc>
            <w:tc>
              <w:tcPr>
                <w:tcW w:w="2031" w:type="dxa"/>
                <w:tcBorders>
                  <w:top w:val="nil"/>
                  <w:left w:val="nil"/>
                  <w:bottom w:val="nil"/>
                  <w:right w:val="nil"/>
                </w:tcBorders>
                <w:shd w:val="clear" w:color="auto" w:fill="auto"/>
                <w:vAlign w:val="center"/>
              </w:tcPr>
              <w:customXmlDelRangeStart w:id="6585" w:author="William Mitchell" w:date="2021-05-19T13:24:00Z"/>
              <w:sdt>
                <w:sdtPr>
                  <w:tag w:val="goog_rdk_1080"/>
                  <w:id w:val="-528035848"/>
                </w:sdtPr>
                <w:sdtEndPr/>
                <w:sdtContent>
                  <w:customXmlDelRangeEnd w:id="6585"/>
                  <w:p w14:paraId="000001D4" w14:textId="34408427" w:rsidR="001D5C46" w:rsidRDefault="00C146F4">
                    <w:pPr>
                      <w:spacing w:line="480" w:lineRule="auto"/>
                      <w:jc w:val="center"/>
                      <w:rPr>
                        <w:del w:id="6586" w:author="William Mitchell" w:date="2021-04-28T21:42:00Z"/>
                        <w:i/>
                        <w:color w:val="000000"/>
                      </w:rPr>
                    </w:pPr>
                    <w:customXmlDelRangeStart w:id="6587" w:author="William Mitchell" w:date="2021-05-19T13:24:00Z"/>
                    <w:sdt>
                      <w:sdtPr>
                        <w:tag w:val="goog_rdk_1079"/>
                        <w:id w:val="-761605864"/>
                      </w:sdtPr>
                      <w:sdtEndPr/>
                      <w:sdtContent>
                        <w:customXmlDelRangeEnd w:id="6587"/>
                        <w:del w:id="6588" w:author="William Mitchell" w:date="2021-04-28T21:42:00Z">
                          <w:r w:rsidR="00D2411E">
                            <w:rPr>
                              <w:i/>
                              <w:color w:val="000000"/>
                            </w:rPr>
                            <w:delText>95% CI</w:delText>
                          </w:r>
                        </w:del>
                        <w:customXmlDelRangeStart w:id="6589" w:author="William Mitchell" w:date="2021-05-19T13:24:00Z"/>
                      </w:sdtContent>
                    </w:sdt>
                    <w:customXmlDelRangeEnd w:id="6589"/>
                  </w:p>
                  <w:customXmlDelRangeStart w:id="6590" w:author="William Mitchell" w:date="2021-05-19T13:24:00Z"/>
                </w:sdtContent>
              </w:sdt>
              <w:customXmlDelRangeEnd w:id="6590"/>
            </w:tc>
            <w:tc>
              <w:tcPr>
                <w:tcW w:w="1116" w:type="dxa"/>
                <w:tcBorders>
                  <w:top w:val="nil"/>
                  <w:left w:val="nil"/>
                  <w:bottom w:val="nil"/>
                  <w:right w:val="nil"/>
                </w:tcBorders>
                <w:shd w:val="clear" w:color="auto" w:fill="auto"/>
                <w:vAlign w:val="center"/>
              </w:tcPr>
              <w:customXmlDelRangeStart w:id="6591" w:author="William Mitchell" w:date="2021-05-19T13:24:00Z"/>
              <w:sdt>
                <w:sdtPr>
                  <w:tag w:val="goog_rdk_1082"/>
                  <w:id w:val="917985444"/>
                </w:sdtPr>
                <w:sdtEndPr/>
                <w:sdtContent>
                  <w:customXmlDelRangeEnd w:id="6591"/>
                  <w:p w14:paraId="000001D5" w14:textId="6007D723" w:rsidR="001D5C46" w:rsidRDefault="00C146F4">
                    <w:pPr>
                      <w:spacing w:line="480" w:lineRule="auto"/>
                      <w:jc w:val="center"/>
                      <w:rPr>
                        <w:del w:id="6592" w:author="William Mitchell" w:date="2021-04-28T21:42:00Z"/>
                        <w:i/>
                        <w:color w:val="000000"/>
                      </w:rPr>
                    </w:pPr>
                    <w:customXmlDelRangeStart w:id="6593" w:author="William Mitchell" w:date="2021-05-19T13:24:00Z"/>
                    <w:sdt>
                      <w:sdtPr>
                        <w:tag w:val="goog_rdk_1081"/>
                        <w:id w:val="-795442364"/>
                      </w:sdtPr>
                      <w:sdtEndPr/>
                      <w:sdtContent>
                        <w:customXmlDelRangeEnd w:id="6593"/>
                        <w:del w:id="6594" w:author="William Mitchell" w:date="2021-04-28T21:42:00Z">
                          <w:r w:rsidR="00D2411E">
                            <w:rPr>
                              <w:i/>
                              <w:color w:val="000000"/>
                            </w:rPr>
                            <w:delText>p</w:delText>
                          </w:r>
                        </w:del>
                        <w:customXmlDelRangeStart w:id="6595" w:author="William Mitchell" w:date="2021-05-19T13:24:00Z"/>
                      </w:sdtContent>
                    </w:sdt>
                    <w:customXmlDelRangeEnd w:id="6595"/>
                  </w:p>
                  <w:customXmlDelRangeStart w:id="6596" w:author="William Mitchell" w:date="2021-05-19T13:24:00Z"/>
                </w:sdtContent>
              </w:sdt>
              <w:customXmlDelRangeEnd w:id="6596"/>
            </w:tc>
          </w:tr>
          <w:customXmlDelRangeStart w:id="6597" w:author="William Mitchell" w:date="2021-05-19T13:24:00Z"/>
        </w:sdtContent>
      </w:sdt>
      <w:customXmlDelRangeEnd w:id="6597"/>
      <w:customXmlDelRangeStart w:id="6598" w:author="William Mitchell" w:date="2021-05-19T13:24:00Z"/>
      <w:sdt>
        <w:sdtPr>
          <w:tag w:val="goog_rdk_1083"/>
          <w:id w:val="2012018422"/>
        </w:sdtPr>
        <w:sdtEndPr/>
        <w:sdtContent>
          <w:customXmlDelRangeEnd w:id="6598"/>
          <w:tr w:rsidR="001D5C46" w14:paraId="1ABC1175" w14:textId="77777777">
            <w:trPr>
              <w:trHeight w:val="315"/>
              <w:del w:id="6599" w:author="William Mitchell" w:date="2021-04-28T21:42:00Z"/>
            </w:trPr>
            <w:tc>
              <w:tcPr>
                <w:tcW w:w="1697" w:type="dxa"/>
                <w:tcBorders>
                  <w:top w:val="dotted" w:sz="4" w:space="0" w:color="000000"/>
                  <w:left w:val="nil"/>
                  <w:bottom w:val="nil"/>
                  <w:right w:val="nil"/>
                </w:tcBorders>
                <w:shd w:val="clear" w:color="auto" w:fill="auto"/>
                <w:vAlign w:val="bottom"/>
              </w:tcPr>
              <w:customXmlDelRangeStart w:id="6600" w:author="William Mitchell" w:date="2021-05-19T13:24:00Z"/>
              <w:sdt>
                <w:sdtPr>
                  <w:tag w:val="goog_rdk_1085"/>
                  <w:id w:val="819932973"/>
                </w:sdtPr>
                <w:sdtEndPr/>
                <w:sdtContent>
                  <w:customXmlDelRangeEnd w:id="6600"/>
                  <w:p w14:paraId="000001D6" w14:textId="350D6149" w:rsidR="001D5C46" w:rsidRDefault="00C146F4">
                    <w:pPr>
                      <w:spacing w:line="480" w:lineRule="auto"/>
                      <w:jc w:val="right"/>
                      <w:rPr>
                        <w:del w:id="6601" w:author="William Mitchell" w:date="2021-04-28T21:42:00Z"/>
                        <w:color w:val="000000"/>
                      </w:rPr>
                    </w:pPr>
                    <w:customXmlDelRangeStart w:id="6602" w:author="William Mitchell" w:date="2021-05-19T13:24:00Z"/>
                    <w:sdt>
                      <w:sdtPr>
                        <w:tag w:val="goog_rdk_1084"/>
                        <w:id w:val="1159961968"/>
                      </w:sdtPr>
                      <w:sdtEndPr/>
                      <w:sdtContent>
                        <w:customXmlDelRangeEnd w:id="6602"/>
                        <w:del w:id="6603" w:author="William Mitchell" w:date="2021-04-28T21:42:00Z">
                          <w:r w:rsidR="00D2411E">
                            <w:rPr>
                              <w:color w:val="000000"/>
                            </w:rPr>
                            <w:delText>Intercept</w:delText>
                          </w:r>
                        </w:del>
                        <w:customXmlDelRangeStart w:id="6604" w:author="William Mitchell" w:date="2021-05-19T13:24:00Z"/>
                      </w:sdtContent>
                    </w:sdt>
                    <w:customXmlDelRangeEnd w:id="6604"/>
                  </w:p>
                  <w:customXmlDelRangeStart w:id="6605" w:author="William Mitchell" w:date="2021-05-19T13:24:00Z"/>
                </w:sdtContent>
              </w:sdt>
              <w:customXmlDelRangeEnd w:id="6605"/>
            </w:tc>
            <w:tc>
              <w:tcPr>
                <w:tcW w:w="1480" w:type="dxa"/>
                <w:tcBorders>
                  <w:top w:val="dotted" w:sz="4" w:space="0" w:color="000000"/>
                  <w:left w:val="nil"/>
                  <w:bottom w:val="nil"/>
                  <w:right w:val="nil"/>
                </w:tcBorders>
                <w:shd w:val="clear" w:color="auto" w:fill="auto"/>
                <w:vAlign w:val="center"/>
              </w:tcPr>
              <w:customXmlDelRangeStart w:id="6606" w:author="William Mitchell" w:date="2021-05-19T13:24:00Z"/>
              <w:sdt>
                <w:sdtPr>
                  <w:tag w:val="goog_rdk_1087"/>
                  <w:id w:val="793413859"/>
                </w:sdtPr>
                <w:sdtEndPr/>
                <w:sdtContent>
                  <w:customXmlDelRangeEnd w:id="6606"/>
                  <w:p w14:paraId="000001D7" w14:textId="4A093379" w:rsidR="001D5C46" w:rsidRDefault="00C146F4">
                    <w:pPr>
                      <w:spacing w:line="480" w:lineRule="auto"/>
                      <w:jc w:val="center"/>
                      <w:rPr>
                        <w:del w:id="6607" w:author="William Mitchell" w:date="2021-04-28T21:42:00Z"/>
                        <w:color w:val="000000"/>
                      </w:rPr>
                    </w:pPr>
                    <w:customXmlDelRangeStart w:id="6608" w:author="William Mitchell" w:date="2021-05-19T13:24:00Z"/>
                    <w:sdt>
                      <w:sdtPr>
                        <w:tag w:val="goog_rdk_1086"/>
                        <w:id w:val="337663205"/>
                      </w:sdtPr>
                      <w:sdtEndPr/>
                      <w:sdtContent>
                        <w:customXmlDelRangeEnd w:id="6608"/>
                        <w:del w:id="6609" w:author="William Mitchell" w:date="2021-04-28T21:42:00Z">
                          <w:r w:rsidR="00D2411E">
                            <w:rPr>
                              <w:color w:val="000000"/>
                            </w:rPr>
                            <w:delText>0.297</w:delText>
                          </w:r>
                        </w:del>
                        <w:customXmlDelRangeStart w:id="6610" w:author="William Mitchell" w:date="2021-05-19T13:24:00Z"/>
                      </w:sdtContent>
                    </w:sdt>
                    <w:customXmlDelRangeEnd w:id="6610"/>
                  </w:p>
                  <w:customXmlDelRangeStart w:id="6611" w:author="William Mitchell" w:date="2021-05-19T13:24:00Z"/>
                </w:sdtContent>
              </w:sdt>
              <w:customXmlDelRangeEnd w:id="6611"/>
            </w:tc>
            <w:tc>
              <w:tcPr>
                <w:tcW w:w="1113" w:type="dxa"/>
                <w:tcBorders>
                  <w:top w:val="dotted" w:sz="4" w:space="0" w:color="000000"/>
                  <w:left w:val="nil"/>
                  <w:bottom w:val="nil"/>
                  <w:right w:val="nil"/>
                </w:tcBorders>
                <w:shd w:val="clear" w:color="auto" w:fill="auto"/>
                <w:vAlign w:val="center"/>
              </w:tcPr>
              <w:customXmlDelRangeStart w:id="6612" w:author="William Mitchell" w:date="2021-05-19T13:24:00Z"/>
              <w:sdt>
                <w:sdtPr>
                  <w:tag w:val="goog_rdk_1089"/>
                  <w:id w:val="-1005123379"/>
                </w:sdtPr>
                <w:sdtEndPr/>
                <w:sdtContent>
                  <w:customXmlDelRangeEnd w:id="6612"/>
                  <w:p w14:paraId="000001D8" w14:textId="068C49F7" w:rsidR="001D5C46" w:rsidRDefault="00C146F4">
                    <w:pPr>
                      <w:spacing w:line="480" w:lineRule="auto"/>
                      <w:jc w:val="center"/>
                      <w:rPr>
                        <w:del w:id="6613" w:author="William Mitchell" w:date="2021-04-28T21:42:00Z"/>
                        <w:color w:val="000000"/>
                      </w:rPr>
                    </w:pPr>
                    <w:customXmlDelRangeStart w:id="6614" w:author="William Mitchell" w:date="2021-05-19T13:24:00Z"/>
                    <w:sdt>
                      <w:sdtPr>
                        <w:tag w:val="goog_rdk_1088"/>
                        <w:id w:val="-866987133"/>
                      </w:sdtPr>
                      <w:sdtEndPr/>
                      <w:sdtContent>
                        <w:customXmlDelRangeEnd w:id="6614"/>
                        <w:del w:id="6615" w:author="William Mitchell" w:date="2021-04-28T21:42:00Z">
                          <w:r w:rsidR="00D2411E">
                            <w:rPr>
                              <w:color w:val="000000"/>
                            </w:rPr>
                            <w:delText>0.028</w:delText>
                          </w:r>
                        </w:del>
                        <w:customXmlDelRangeStart w:id="6616" w:author="William Mitchell" w:date="2021-05-19T13:24:00Z"/>
                      </w:sdtContent>
                    </w:sdt>
                    <w:customXmlDelRangeEnd w:id="6616"/>
                  </w:p>
                  <w:customXmlDelRangeStart w:id="6617" w:author="William Mitchell" w:date="2021-05-19T13:24:00Z"/>
                </w:sdtContent>
              </w:sdt>
              <w:customXmlDelRangeEnd w:id="6617"/>
            </w:tc>
            <w:tc>
              <w:tcPr>
                <w:tcW w:w="2031" w:type="dxa"/>
                <w:tcBorders>
                  <w:top w:val="dotted" w:sz="4" w:space="0" w:color="000000"/>
                  <w:left w:val="nil"/>
                  <w:bottom w:val="nil"/>
                  <w:right w:val="nil"/>
                </w:tcBorders>
                <w:shd w:val="clear" w:color="auto" w:fill="auto"/>
                <w:vAlign w:val="center"/>
              </w:tcPr>
              <w:customXmlDelRangeStart w:id="6618" w:author="William Mitchell" w:date="2021-05-19T13:24:00Z"/>
              <w:sdt>
                <w:sdtPr>
                  <w:tag w:val="goog_rdk_1091"/>
                  <w:id w:val="1206365640"/>
                </w:sdtPr>
                <w:sdtEndPr/>
                <w:sdtContent>
                  <w:customXmlDelRangeEnd w:id="6618"/>
                  <w:p w14:paraId="000001D9" w14:textId="53E514E1" w:rsidR="001D5C46" w:rsidRDefault="00C146F4">
                    <w:pPr>
                      <w:spacing w:line="480" w:lineRule="auto"/>
                      <w:jc w:val="center"/>
                      <w:rPr>
                        <w:del w:id="6619" w:author="William Mitchell" w:date="2021-04-28T21:42:00Z"/>
                        <w:color w:val="000000"/>
                      </w:rPr>
                    </w:pPr>
                    <w:customXmlDelRangeStart w:id="6620" w:author="William Mitchell" w:date="2021-05-19T13:24:00Z"/>
                    <w:sdt>
                      <w:sdtPr>
                        <w:tag w:val="goog_rdk_1090"/>
                        <w:id w:val="-85009302"/>
                      </w:sdtPr>
                      <w:sdtEndPr/>
                      <w:sdtContent>
                        <w:customXmlDelRangeEnd w:id="6620"/>
                        <w:del w:id="6621" w:author="William Mitchell" w:date="2021-04-28T21:42:00Z">
                          <w:r w:rsidR="00D2411E">
                            <w:rPr>
                              <w:color w:val="000000"/>
                            </w:rPr>
                            <w:delText>0.105 - 0.188</w:delText>
                          </w:r>
                        </w:del>
                        <w:customXmlDelRangeStart w:id="6622" w:author="William Mitchell" w:date="2021-05-19T13:24:00Z"/>
                      </w:sdtContent>
                    </w:sdt>
                    <w:customXmlDelRangeEnd w:id="6622"/>
                  </w:p>
                  <w:customXmlDelRangeStart w:id="6623" w:author="William Mitchell" w:date="2021-05-19T13:24:00Z"/>
                </w:sdtContent>
              </w:sdt>
              <w:customXmlDelRangeEnd w:id="6623"/>
            </w:tc>
            <w:tc>
              <w:tcPr>
                <w:tcW w:w="1116" w:type="dxa"/>
                <w:tcBorders>
                  <w:top w:val="dotted" w:sz="4" w:space="0" w:color="000000"/>
                  <w:left w:val="nil"/>
                  <w:bottom w:val="nil"/>
                  <w:right w:val="nil"/>
                </w:tcBorders>
                <w:shd w:val="clear" w:color="auto" w:fill="auto"/>
                <w:vAlign w:val="center"/>
              </w:tcPr>
              <w:customXmlDelRangeStart w:id="6624" w:author="William Mitchell" w:date="2021-05-19T13:24:00Z"/>
              <w:sdt>
                <w:sdtPr>
                  <w:tag w:val="goog_rdk_1093"/>
                  <w:id w:val="438269840"/>
                </w:sdtPr>
                <w:sdtEndPr/>
                <w:sdtContent>
                  <w:customXmlDelRangeEnd w:id="6624"/>
                  <w:p w14:paraId="000001DA" w14:textId="4D3CEAED" w:rsidR="001D5C46" w:rsidRDefault="00C146F4">
                    <w:pPr>
                      <w:spacing w:line="480" w:lineRule="auto"/>
                      <w:jc w:val="center"/>
                      <w:rPr>
                        <w:del w:id="6625" w:author="William Mitchell" w:date="2021-04-28T21:42:00Z"/>
                        <w:color w:val="000000"/>
                      </w:rPr>
                    </w:pPr>
                    <w:customXmlDelRangeStart w:id="6626" w:author="William Mitchell" w:date="2021-05-19T13:24:00Z"/>
                    <w:sdt>
                      <w:sdtPr>
                        <w:tag w:val="goog_rdk_1092"/>
                        <w:id w:val="993064991"/>
                      </w:sdtPr>
                      <w:sdtEndPr/>
                      <w:sdtContent>
                        <w:customXmlDelRangeEnd w:id="6626"/>
                        <w:del w:id="6627" w:author="William Mitchell" w:date="2021-04-28T21:42:00Z">
                          <w:r w:rsidR="00D2411E">
                            <w:rPr>
                              <w:color w:val="000000"/>
                            </w:rPr>
                            <w:delText>&lt; 0.001</w:delText>
                          </w:r>
                        </w:del>
                        <w:customXmlDelRangeStart w:id="6628" w:author="William Mitchell" w:date="2021-05-19T13:24:00Z"/>
                      </w:sdtContent>
                    </w:sdt>
                    <w:customXmlDelRangeEnd w:id="6628"/>
                  </w:p>
                  <w:customXmlDelRangeStart w:id="6629" w:author="William Mitchell" w:date="2021-05-19T13:24:00Z"/>
                </w:sdtContent>
              </w:sdt>
              <w:customXmlDelRangeEnd w:id="6629"/>
            </w:tc>
          </w:tr>
          <w:customXmlDelRangeStart w:id="6630" w:author="William Mitchell" w:date="2021-05-19T13:24:00Z"/>
        </w:sdtContent>
      </w:sdt>
      <w:customXmlDelRangeEnd w:id="6630"/>
      <w:customXmlDelRangeStart w:id="6631" w:author="William Mitchell" w:date="2021-05-19T13:24:00Z"/>
      <w:sdt>
        <w:sdtPr>
          <w:tag w:val="goog_rdk_1094"/>
          <w:id w:val="-814407517"/>
        </w:sdtPr>
        <w:sdtEndPr/>
        <w:sdtContent>
          <w:customXmlDelRangeEnd w:id="6631"/>
          <w:tr w:rsidR="001D5C46" w14:paraId="5AED96B2" w14:textId="77777777">
            <w:trPr>
              <w:trHeight w:val="330"/>
              <w:del w:id="6632" w:author="William Mitchell" w:date="2021-04-28T21:42:00Z"/>
            </w:trPr>
            <w:tc>
              <w:tcPr>
                <w:tcW w:w="1697" w:type="dxa"/>
                <w:tcBorders>
                  <w:top w:val="nil"/>
                  <w:left w:val="nil"/>
                  <w:bottom w:val="single" w:sz="8" w:space="0" w:color="000000"/>
                  <w:right w:val="nil"/>
                </w:tcBorders>
                <w:shd w:val="clear" w:color="auto" w:fill="auto"/>
                <w:vAlign w:val="bottom"/>
              </w:tcPr>
              <w:customXmlDelRangeStart w:id="6633" w:author="William Mitchell" w:date="2021-05-19T13:24:00Z"/>
              <w:sdt>
                <w:sdtPr>
                  <w:tag w:val="goog_rdk_1096"/>
                  <w:id w:val="-1203239095"/>
                </w:sdtPr>
                <w:sdtEndPr/>
                <w:sdtContent>
                  <w:customXmlDelRangeEnd w:id="6633"/>
                  <w:p w14:paraId="000001DB" w14:textId="5F7031DC" w:rsidR="001D5C46" w:rsidRDefault="00C146F4">
                    <w:pPr>
                      <w:spacing w:line="480" w:lineRule="auto"/>
                      <w:jc w:val="right"/>
                      <w:rPr>
                        <w:del w:id="6634" w:author="William Mitchell" w:date="2021-04-28T21:42:00Z"/>
                        <w:color w:val="000000"/>
                      </w:rPr>
                    </w:pPr>
                    <w:customXmlDelRangeStart w:id="6635" w:author="William Mitchell" w:date="2021-05-19T13:24:00Z"/>
                    <w:sdt>
                      <w:sdtPr>
                        <w:tag w:val="goog_rdk_1095"/>
                        <w:id w:val="-1401057306"/>
                      </w:sdtPr>
                      <w:sdtEndPr/>
                      <w:sdtContent>
                        <w:customXmlDelRangeEnd w:id="6635"/>
                        <w:del w:id="6636" w:author="William Mitchell" w:date="2021-04-28T21:42:00Z">
                          <w:r w:rsidR="00D2411E">
                            <w:rPr>
                              <w:color w:val="000000"/>
                            </w:rPr>
                            <w:delText>Age (MOs)</w:delText>
                          </w:r>
                        </w:del>
                        <w:customXmlDelRangeStart w:id="6637" w:author="William Mitchell" w:date="2021-05-19T13:24:00Z"/>
                      </w:sdtContent>
                    </w:sdt>
                    <w:customXmlDelRangeEnd w:id="6637"/>
                  </w:p>
                  <w:customXmlDelRangeStart w:id="6638" w:author="William Mitchell" w:date="2021-05-19T13:24:00Z"/>
                </w:sdtContent>
              </w:sdt>
              <w:customXmlDelRangeEnd w:id="6638"/>
            </w:tc>
            <w:tc>
              <w:tcPr>
                <w:tcW w:w="1480" w:type="dxa"/>
                <w:tcBorders>
                  <w:top w:val="nil"/>
                  <w:left w:val="nil"/>
                  <w:bottom w:val="single" w:sz="8" w:space="0" w:color="000000"/>
                  <w:right w:val="nil"/>
                </w:tcBorders>
                <w:shd w:val="clear" w:color="auto" w:fill="auto"/>
                <w:vAlign w:val="center"/>
              </w:tcPr>
              <w:customXmlDelRangeStart w:id="6639" w:author="William Mitchell" w:date="2021-05-19T13:24:00Z"/>
              <w:sdt>
                <w:sdtPr>
                  <w:tag w:val="goog_rdk_1098"/>
                  <w:id w:val="-358357864"/>
                </w:sdtPr>
                <w:sdtEndPr/>
                <w:sdtContent>
                  <w:customXmlDelRangeEnd w:id="6639"/>
                  <w:p w14:paraId="000001DC" w14:textId="56293C0B" w:rsidR="001D5C46" w:rsidRDefault="00C146F4">
                    <w:pPr>
                      <w:spacing w:line="480" w:lineRule="auto"/>
                      <w:jc w:val="center"/>
                      <w:rPr>
                        <w:del w:id="6640" w:author="William Mitchell" w:date="2021-04-28T21:42:00Z"/>
                        <w:color w:val="000000"/>
                      </w:rPr>
                    </w:pPr>
                    <w:customXmlDelRangeStart w:id="6641" w:author="William Mitchell" w:date="2021-05-19T13:24:00Z"/>
                    <w:sdt>
                      <w:sdtPr>
                        <w:tag w:val="goog_rdk_1097"/>
                        <w:id w:val="-967350113"/>
                      </w:sdtPr>
                      <w:sdtEndPr/>
                      <w:sdtContent>
                        <w:customXmlDelRangeEnd w:id="6641"/>
                        <w:del w:id="6642" w:author="William Mitchell" w:date="2021-04-28T21:42:00Z">
                          <w:r w:rsidR="00D2411E">
                            <w:rPr>
                              <w:color w:val="000000"/>
                            </w:rPr>
                            <w:delText>0.006</w:delText>
                          </w:r>
                        </w:del>
                        <w:customXmlDelRangeStart w:id="6643" w:author="William Mitchell" w:date="2021-05-19T13:24:00Z"/>
                      </w:sdtContent>
                    </w:sdt>
                    <w:customXmlDelRangeEnd w:id="6643"/>
                  </w:p>
                  <w:customXmlDelRangeStart w:id="6644" w:author="William Mitchell" w:date="2021-05-19T13:24:00Z"/>
                </w:sdtContent>
              </w:sdt>
              <w:customXmlDelRangeEnd w:id="6644"/>
            </w:tc>
            <w:tc>
              <w:tcPr>
                <w:tcW w:w="1113" w:type="dxa"/>
                <w:tcBorders>
                  <w:top w:val="nil"/>
                  <w:left w:val="nil"/>
                  <w:bottom w:val="single" w:sz="8" w:space="0" w:color="000000"/>
                  <w:right w:val="nil"/>
                </w:tcBorders>
                <w:shd w:val="clear" w:color="auto" w:fill="auto"/>
                <w:vAlign w:val="center"/>
              </w:tcPr>
              <w:customXmlDelRangeStart w:id="6645" w:author="William Mitchell" w:date="2021-05-19T13:24:00Z"/>
              <w:sdt>
                <w:sdtPr>
                  <w:tag w:val="goog_rdk_1100"/>
                  <w:id w:val="-2126830538"/>
                </w:sdtPr>
                <w:sdtEndPr/>
                <w:sdtContent>
                  <w:customXmlDelRangeEnd w:id="6645"/>
                  <w:p w14:paraId="000001DD" w14:textId="2B721CE1" w:rsidR="001D5C46" w:rsidRDefault="00C146F4">
                    <w:pPr>
                      <w:spacing w:line="480" w:lineRule="auto"/>
                      <w:jc w:val="center"/>
                      <w:rPr>
                        <w:del w:id="6646" w:author="William Mitchell" w:date="2021-04-28T21:42:00Z"/>
                        <w:color w:val="000000"/>
                      </w:rPr>
                    </w:pPr>
                    <w:customXmlDelRangeStart w:id="6647" w:author="William Mitchell" w:date="2021-05-19T13:24:00Z"/>
                    <w:sdt>
                      <w:sdtPr>
                        <w:tag w:val="goog_rdk_1099"/>
                        <w:id w:val="96229531"/>
                      </w:sdtPr>
                      <w:sdtEndPr/>
                      <w:sdtContent>
                        <w:customXmlDelRangeEnd w:id="6647"/>
                        <w:del w:id="6648" w:author="William Mitchell" w:date="2021-04-28T21:42:00Z">
                          <w:r w:rsidR="00D2411E">
                            <w:rPr>
                              <w:color w:val="000000"/>
                            </w:rPr>
                            <w:delText>0.028</w:delText>
                          </w:r>
                        </w:del>
                        <w:customXmlDelRangeStart w:id="6649" w:author="William Mitchell" w:date="2021-05-19T13:24:00Z"/>
                      </w:sdtContent>
                    </w:sdt>
                    <w:customXmlDelRangeEnd w:id="6649"/>
                  </w:p>
                  <w:customXmlDelRangeStart w:id="6650" w:author="William Mitchell" w:date="2021-05-19T13:24:00Z"/>
                </w:sdtContent>
              </w:sdt>
              <w:customXmlDelRangeEnd w:id="6650"/>
            </w:tc>
            <w:tc>
              <w:tcPr>
                <w:tcW w:w="2031" w:type="dxa"/>
                <w:tcBorders>
                  <w:top w:val="nil"/>
                  <w:left w:val="nil"/>
                  <w:bottom w:val="single" w:sz="8" w:space="0" w:color="000000"/>
                  <w:right w:val="nil"/>
                </w:tcBorders>
                <w:shd w:val="clear" w:color="auto" w:fill="auto"/>
                <w:vAlign w:val="center"/>
              </w:tcPr>
              <w:customXmlDelRangeStart w:id="6651" w:author="William Mitchell" w:date="2021-05-19T13:24:00Z"/>
              <w:sdt>
                <w:sdtPr>
                  <w:tag w:val="goog_rdk_1102"/>
                  <w:id w:val="1737828482"/>
                </w:sdtPr>
                <w:sdtEndPr/>
                <w:sdtContent>
                  <w:customXmlDelRangeEnd w:id="6651"/>
                  <w:p w14:paraId="000001DE" w14:textId="5FF3D9AD" w:rsidR="001D5C46" w:rsidRDefault="00C146F4">
                    <w:pPr>
                      <w:spacing w:line="480" w:lineRule="auto"/>
                      <w:jc w:val="center"/>
                      <w:rPr>
                        <w:del w:id="6652" w:author="William Mitchell" w:date="2021-04-28T21:42:00Z"/>
                        <w:color w:val="000000"/>
                      </w:rPr>
                    </w:pPr>
                    <w:customXmlDelRangeStart w:id="6653" w:author="William Mitchell" w:date="2021-05-19T13:24:00Z"/>
                    <w:sdt>
                      <w:sdtPr>
                        <w:tag w:val="goog_rdk_1101"/>
                        <w:id w:val="2016799539"/>
                      </w:sdtPr>
                      <w:sdtEndPr/>
                      <w:sdtContent>
                        <w:customXmlDelRangeEnd w:id="6653"/>
                        <w:del w:id="6654" w:author="William Mitchell" w:date="2021-04-28T21:42:00Z">
                          <w:r w:rsidR="00D2411E">
                            <w:rPr>
                              <w:color w:val="000000"/>
                            </w:rPr>
                            <w:delText>-0.051 - 0.063</w:delText>
                          </w:r>
                        </w:del>
                        <w:customXmlDelRangeStart w:id="6655" w:author="William Mitchell" w:date="2021-05-19T13:24:00Z"/>
                      </w:sdtContent>
                    </w:sdt>
                    <w:customXmlDelRangeEnd w:id="6655"/>
                  </w:p>
                  <w:customXmlDelRangeStart w:id="6656" w:author="William Mitchell" w:date="2021-05-19T13:24:00Z"/>
                </w:sdtContent>
              </w:sdt>
              <w:customXmlDelRangeEnd w:id="6656"/>
            </w:tc>
            <w:tc>
              <w:tcPr>
                <w:tcW w:w="1116" w:type="dxa"/>
                <w:tcBorders>
                  <w:top w:val="nil"/>
                  <w:left w:val="nil"/>
                  <w:bottom w:val="single" w:sz="8" w:space="0" w:color="000000"/>
                  <w:right w:val="nil"/>
                </w:tcBorders>
                <w:shd w:val="clear" w:color="auto" w:fill="auto"/>
                <w:vAlign w:val="center"/>
              </w:tcPr>
              <w:customXmlDelRangeStart w:id="6657" w:author="William Mitchell" w:date="2021-05-19T13:24:00Z"/>
              <w:sdt>
                <w:sdtPr>
                  <w:tag w:val="goog_rdk_1104"/>
                  <w:id w:val="478660025"/>
                </w:sdtPr>
                <w:sdtEndPr/>
                <w:sdtContent>
                  <w:customXmlDelRangeEnd w:id="6657"/>
                  <w:p w14:paraId="000001DF" w14:textId="66C99BF0" w:rsidR="001D5C46" w:rsidRDefault="00C146F4">
                    <w:pPr>
                      <w:spacing w:line="480" w:lineRule="auto"/>
                      <w:jc w:val="center"/>
                      <w:rPr>
                        <w:del w:id="6658" w:author="William Mitchell" w:date="2021-04-28T21:42:00Z"/>
                        <w:color w:val="000000"/>
                      </w:rPr>
                    </w:pPr>
                    <w:customXmlDelRangeStart w:id="6659" w:author="William Mitchell" w:date="2021-05-19T13:24:00Z"/>
                    <w:sdt>
                      <w:sdtPr>
                        <w:tag w:val="goog_rdk_1103"/>
                        <w:id w:val="1161583098"/>
                      </w:sdtPr>
                      <w:sdtEndPr/>
                      <w:sdtContent>
                        <w:customXmlDelRangeEnd w:id="6659"/>
                        <w:del w:id="6660" w:author="William Mitchell" w:date="2021-04-28T21:42:00Z">
                          <w:r w:rsidR="00D2411E">
                            <w:rPr>
                              <w:color w:val="000000"/>
                            </w:rPr>
                            <w:delText>0.840</w:delText>
                          </w:r>
                        </w:del>
                        <w:customXmlDelRangeStart w:id="6661" w:author="William Mitchell" w:date="2021-05-19T13:24:00Z"/>
                      </w:sdtContent>
                    </w:sdt>
                    <w:customXmlDelRangeEnd w:id="6661"/>
                  </w:p>
                  <w:customXmlDelRangeStart w:id="6662" w:author="William Mitchell" w:date="2021-05-19T13:24:00Z"/>
                </w:sdtContent>
              </w:sdt>
              <w:customXmlDelRangeEnd w:id="6662"/>
            </w:tc>
          </w:tr>
          <w:customXmlDelRangeStart w:id="6663" w:author="William Mitchell" w:date="2021-05-19T13:24:00Z"/>
        </w:sdtContent>
      </w:sdt>
      <w:customXmlDelRangeEnd w:id="6663"/>
      <w:customXmlDelRangeStart w:id="6664" w:author="William Mitchell" w:date="2021-05-19T13:24:00Z"/>
      <w:sdt>
        <w:sdtPr>
          <w:tag w:val="goog_rdk_1105"/>
          <w:id w:val="2115787864"/>
        </w:sdtPr>
        <w:sdtEndPr/>
        <w:sdtContent>
          <w:customXmlDelRangeEnd w:id="6664"/>
          <w:tr w:rsidR="001D5C46" w14:paraId="351D45E1" w14:textId="77777777">
            <w:trPr>
              <w:trHeight w:val="315"/>
              <w:del w:id="6665" w:author="William Mitchell" w:date="2021-04-28T21:42:00Z"/>
            </w:trPr>
            <w:tc>
              <w:tcPr>
                <w:tcW w:w="1697" w:type="dxa"/>
                <w:tcBorders>
                  <w:top w:val="nil"/>
                  <w:left w:val="nil"/>
                  <w:bottom w:val="nil"/>
                  <w:right w:val="nil"/>
                </w:tcBorders>
                <w:shd w:val="clear" w:color="auto" w:fill="auto"/>
                <w:vAlign w:val="bottom"/>
              </w:tcPr>
              <w:customXmlDelRangeStart w:id="6666" w:author="William Mitchell" w:date="2021-05-19T13:24:00Z"/>
              <w:sdt>
                <w:sdtPr>
                  <w:tag w:val="goog_rdk_1107"/>
                  <w:id w:val="-796295319"/>
                </w:sdtPr>
                <w:sdtEndPr/>
                <w:sdtContent>
                  <w:customXmlDelRangeEnd w:id="6666"/>
                  <w:p w14:paraId="000001E0" w14:textId="23F18881" w:rsidR="001D5C46" w:rsidRDefault="00C146F4">
                    <w:pPr>
                      <w:spacing w:line="480" w:lineRule="auto"/>
                      <w:jc w:val="right"/>
                      <w:rPr>
                        <w:del w:id="6667" w:author="William Mitchell" w:date="2021-04-28T21:42:00Z"/>
                        <w:color w:val="000000"/>
                      </w:rPr>
                    </w:pPr>
                    <w:customXmlDelRangeStart w:id="6668" w:author="William Mitchell" w:date="2021-05-19T13:24:00Z"/>
                    <w:sdt>
                      <w:sdtPr>
                        <w:tag w:val="goog_rdk_1106"/>
                        <w:id w:val="1372642227"/>
                      </w:sdtPr>
                      <w:sdtEndPr/>
                      <w:sdtContent>
                        <w:customXmlDelRangeEnd w:id="6668"/>
                        <w:del w:id="6669" w:author="William Mitchell" w:date="2021-04-28T21:42:00Z">
                          <w:r w:rsidR="00D2411E">
                            <w:rPr>
                              <w:color w:val="000000"/>
                            </w:rPr>
                            <w:delText>ICC:</w:delText>
                          </w:r>
                        </w:del>
                        <w:customXmlDelRangeStart w:id="6670" w:author="William Mitchell" w:date="2021-05-19T13:24:00Z"/>
                      </w:sdtContent>
                    </w:sdt>
                    <w:customXmlDelRangeEnd w:id="6670"/>
                  </w:p>
                  <w:customXmlDelRangeStart w:id="6671" w:author="William Mitchell" w:date="2021-05-19T13:24:00Z"/>
                </w:sdtContent>
              </w:sdt>
              <w:customXmlDelRangeEnd w:id="6671"/>
            </w:tc>
            <w:tc>
              <w:tcPr>
                <w:tcW w:w="1480" w:type="dxa"/>
                <w:tcBorders>
                  <w:top w:val="nil"/>
                  <w:left w:val="nil"/>
                  <w:bottom w:val="nil"/>
                  <w:right w:val="nil"/>
                </w:tcBorders>
                <w:shd w:val="clear" w:color="auto" w:fill="auto"/>
                <w:vAlign w:val="center"/>
              </w:tcPr>
              <w:customXmlDelRangeStart w:id="6672" w:author="William Mitchell" w:date="2021-05-19T13:24:00Z"/>
              <w:sdt>
                <w:sdtPr>
                  <w:tag w:val="goog_rdk_1109"/>
                  <w:id w:val="1607382491"/>
                </w:sdtPr>
                <w:sdtEndPr/>
                <w:sdtContent>
                  <w:customXmlDelRangeEnd w:id="6672"/>
                  <w:p w14:paraId="000001E1" w14:textId="7992D29E" w:rsidR="001D5C46" w:rsidRDefault="00C146F4">
                    <w:pPr>
                      <w:spacing w:line="480" w:lineRule="auto"/>
                      <w:jc w:val="center"/>
                      <w:rPr>
                        <w:del w:id="6673" w:author="William Mitchell" w:date="2021-04-28T21:42:00Z"/>
                        <w:color w:val="000000"/>
                      </w:rPr>
                    </w:pPr>
                    <w:customXmlDelRangeStart w:id="6674" w:author="William Mitchell" w:date="2021-05-19T13:24:00Z"/>
                    <w:sdt>
                      <w:sdtPr>
                        <w:tag w:val="goog_rdk_1108"/>
                        <w:id w:val="1080492239"/>
                      </w:sdtPr>
                      <w:sdtEndPr/>
                      <w:sdtContent>
                        <w:customXmlDelRangeEnd w:id="6674"/>
                        <w:del w:id="6675" w:author="William Mitchell" w:date="2021-04-28T21:42:00Z">
                          <w:r w:rsidR="00D2411E">
                            <w:rPr>
                              <w:color w:val="000000"/>
                            </w:rPr>
                            <w:delText>0.133</w:delText>
                          </w:r>
                        </w:del>
                        <w:customXmlDelRangeStart w:id="6676" w:author="William Mitchell" w:date="2021-05-19T13:24:00Z"/>
                      </w:sdtContent>
                    </w:sdt>
                    <w:customXmlDelRangeEnd w:id="6676"/>
                  </w:p>
                  <w:customXmlDelRangeStart w:id="6677" w:author="William Mitchell" w:date="2021-05-19T13:24:00Z"/>
                </w:sdtContent>
              </w:sdt>
              <w:customXmlDelRangeEnd w:id="6677"/>
            </w:tc>
            <w:tc>
              <w:tcPr>
                <w:tcW w:w="1113" w:type="dxa"/>
                <w:tcBorders>
                  <w:top w:val="nil"/>
                  <w:left w:val="nil"/>
                  <w:bottom w:val="nil"/>
                  <w:right w:val="nil"/>
                </w:tcBorders>
                <w:shd w:val="clear" w:color="auto" w:fill="auto"/>
                <w:vAlign w:val="center"/>
              </w:tcPr>
              <w:customXmlDelRangeStart w:id="6678" w:author="William Mitchell" w:date="2021-05-19T13:24:00Z"/>
              <w:sdt>
                <w:sdtPr>
                  <w:tag w:val="goog_rdk_1111"/>
                  <w:id w:val="-515846886"/>
                </w:sdtPr>
                <w:sdtEndPr/>
                <w:sdtContent>
                  <w:customXmlDelRangeEnd w:id="6678"/>
                  <w:p w14:paraId="000001E2" w14:textId="619B8093" w:rsidR="001D5C46" w:rsidRDefault="00C146F4">
                    <w:pPr>
                      <w:spacing w:line="480" w:lineRule="auto"/>
                      <w:jc w:val="center"/>
                      <w:rPr>
                        <w:del w:id="6679" w:author="William Mitchell" w:date="2021-04-28T21:42:00Z"/>
                        <w:color w:val="000000"/>
                      </w:rPr>
                    </w:pPr>
                    <w:customXmlDelRangeStart w:id="6680" w:author="William Mitchell" w:date="2021-05-19T13:24:00Z"/>
                    <w:sdt>
                      <w:sdtPr>
                        <w:tag w:val="goog_rdk_1110"/>
                        <w:id w:val="167832394"/>
                      </w:sdtPr>
                      <w:sdtEndPr/>
                      <w:sdtContent>
                        <w:customXmlDelRangeEnd w:id="6680"/>
                        <w:customXmlDelRangeStart w:id="6681" w:author="William Mitchell" w:date="2021-05-19T13:24:00Z"/>
                      </w:sdtContent>
                    </w:sdt>
                    <w:customXmlDelRangeEnd w:id="6681"/>
                  </w:p>
                  <w:customXmlDelRangeStart w:id="6682" w:author="William Mitchell" w:date="2021-05-19T13:24:00Z"/>
                </w:sdtContent>
              </w:sdt>
              <w:customXmlDelRangeEnd w:id="6682"/>
            </w:tc>
            <w:tc>
              <w:tcPr>
                <w:tcW w:w="2031" w:type="dxa"/>
                <w:tcBorders>
                  <w:top w:val="nil"/>
                  <w:left w:val="nil"/>
                  <w:bottom w:val="nil"/>
                  <w:right w:val="nil"/>
                </w:tcBorders>
                <w:shd w:val="clear" w:color="auto" w:fill="auto"/>
                <w:vAlign w:val="center"/>
              </w:tcPr>
              <w:customXmlDelRangeStart w:id="6683" w:author="William Mitchell" w:date="2021-05-19T13:24:00Z"/>
              <w:sdt>
                <w:sdtPr>
                  <w:tag w:val="goog_rdk_1113"/>
                  <w:id w:val="131295422"/>
                </w:sdtPr>
                <w:sdtEndPr/>
                <w:sdtContent>
                  <w:customXmlDelRangeEnd w:id="6683"/>
                  <w:p w14:paraId="000001E3" w14:textId="3CE72207" w:rsidR="001D5C46" w:rsidRDefault="00C146F4">
                    <w:pPr>
                      <w:spacing w:line="480" w:lineRule="auto"/>
                      <w:jc w:val="center"/>
                      <w:rPr>
                        <w:del w:id="6684" w:author="William Mitchell" w:date="2021-04-28T21:42:00Z"/>
                        <w:rFonts w:ascii="Times New Roman" w:eastAsia="Times New Roman" w:hAnsi="Times New Roman" w:cs="Times New Roman"/>
                        <w:sz w:val="20"/>
                        <w:szCs w:val="20"/>
                      </w:rPr>
                    </w:pPr>
                    <w:customXmlDelRangeStart w:id="6685" w:author="William Mitchell" w:date="2021-05-19T13:24:00Z"/>
                    <w:sdt>
                      <w:sdtPr>
                        <w:tag w:val="goog_rdk_1112"/>
                        <w:id w:val="-1286888948"/>
                      </w:sdtPr>
                      <w:sdtEndPr/>
                      <w:sdtContent>
                        <w:customXmlDelRangeEnd w:id="6685"/>
                        <w:customXmlDelRangeStart w:id="6686" w:author="William Mitchell" w:date="2021-05-19T13:24:00Z"/>
                      </w:sdtContent>
                    </w:sdt>
                    <w:customXmlDelRangeEnd w:id="6686"/>
                  </w:p>
                  <w:customXmlDelRangeStart w:id="6687" w:author="William Mitchell" w:date="2021-05-19T13:24:00Z"/>
                </w:sdtContent>
              </w:sdt>
              <w:customXmlDelRangeEnd w:id="6687"/>
            </w:tc>
            <w:tc>
              <w:tcPr>
                <w:tcW w:w="1116" w:type="dxa"/>
                <w:tcBorders>
                  <w:top w:val="nil"/>
                  <w:left w:val="nil"/>
                  <w:bottom w:val="nil"/>
                  <w:right w:val="nil"/>
                </w:tcBorders>
                <w:shd w:val="clear" w:color="auto" w:fill="auto"/>
                <w:vAlign w:val="center"/>
              </w:tcPr>
              <w:customXmlDelRangeStart w:id="6688" w:author="William Mitchell" w:date="2021-05-19T13:24:00Z"/>
              <w:sdt>
                <w:sdtPr>
                  <w:tag w:val="goog_rdk_1115"/>
                  <w:id w:val="638379076"/>
                </w:sdtPr>
                <w:sdtEndPr/>
                <w:sdtContent>
                  <w:customXmlDelRangeEnd w:id="6688"/>
                  <w:p w14:paraId="000001E4" w14:textId="1F47E38E" w:rsidR="001D5C46" w:rsidRDefault="00C146F4">
                    <w:pPr>
                      <w:spacing w:line="480" w:lineRule="auto"/>
                      <w:jc w:val="center"/>
                      <w:rPr>
                        <w:del w:id="6689" w:author="William Mitchell" w:date="2021-04-28T21:42:00Z"/>
                        <w:rFonts w:ascii="Times New Roman" w:eastAsia="Times New Roman" w:hAnsi="Times New Roman" w:cs="Times New Roman"/>
                        <w:sz w:val="20"/>
                        <w:szCs w:val="20"/>
                      </w:rPr>
                    </w:pPr>
                    <w:customXmlDelRangeStart w:id="6690" w:author="William Mitchell" w:date="2021-05-19T13:24:00Z"/>
                    <w:sdt>
                      <w:sdtPr>
                        <w:tag w:val="goog_rdk_1114"/>
                        <w:id w:val="-1622379069"/>
                      </w:sdtPr>
                      <w:sdtEndPr/>
                      <w:sdtContent>
                        <w:customXmlDelRangeEnd w:id="6690"/>
                        <w:customXmlDelRangeStart w:id="6691" w:author="William Mitchell" w:date="2021-05-19T13:24:00Z"/>
                      </w:sdtContent>
                    </w:sdt>
                    <w:customXmlDelRangeEnd w:id="6691"/>
                  </w:p>
                  <w:customXmlDelRangeStart w:id="6692" w:author="William Mitchell" w:date="2021-05-19T13:24:00Z"/>
                </w:sdtContent>
              </w:sdt>
              <w:customXmlDelRangeEnd w:id="6692"/>
            </w:tc>
          </w:tr>
          <w:customXmlDelRangeStart w:id="6693" w:author="William Mitchell" w:date="2021-05-19T13:24:00Z"/>
        </w:sdtContent>
      </w:sdt>
      <w:customXmlDelRangeEnd w:id="6693"/>
      <w:customXmlDelRangeStart w:id="6694" w:author="William Mitchell" w:date="2021-05-19T13:24:00Z"/>
      <w:sdt>
        <w:sdtPr>
          <w:tag w:val="goog_rdk_1116"/>
          <w:id w:val="1775591698"/>
        </w:sdtPr>
        <w:sdtEndPr/>
        <w:sdtContent>
          <w:customXmlDelRangeEnd w:id="6694"/>
          <w:tr w:rsidR="001D5C46" w14:paraId="7F63DB8E" w14:textId="77777777">
            <w:trPr>
              <w:trHeight w:val="315"/>
              <w:del w:id="6695" w:author="William Mitchell" w:date="2021-04-28T21:42:00Z"/>
            </w:trPr>
            <w:tc>
              <w:tcPr>
                <w:tcW w:w="1697" w:type="dxa"/>
                <w:tcBorders>
                  <w:top w:val="nil"/>
                  <w:left w:val="nil"/>
                  <w:bottom w:val="nil"/>
                  <w:right w:val="nil"/>
                </w:tcBorders>
                <w:shd w:val="clear" w:color="auto" w:fill="auto"/>
                <w:vAlign w:val="center"/>
              </w:tcPr>
              <w:customXmlDelRangeStart w:id="6696" w:author="William Mitchell" w:date="2021-05-19T13:24:00Z"/>
              <w:sdt>
                <w:sdtPr>
                  <w:tag w:val="goog_rdk_1118"/>
                  <w:id w:val="-635869820"/>
                </w:sdtPr>
                <w:sdtEndPr/>
                <w:sdtContent>
                  <w:customXmlDelRangeEnd w:id="6696"/>
                  <w:p w14:paraId="000001E5" w14:textId="4731C958" w:rsidR="001D5C46" w:rsidRDefault="00C146F4">
                    <w:pPr>
                      <w:spacing w:line="480" w:lineRule="auto"/>
                      <w:jc w:val="right"/>
                      <w:rPr>
                        <w:del w:id="6697" w:author="William Mitchell" w:date="2021-04-28T21:42:00Z"/>
                        <w:color w:val="000000"/>
                      </w:rPr>
                    </w:pPr>
                    <w:customXmlDelRangeStart w:id="6698" w:author="William Mitchell" w:date="2021-05-19T13:24:00Z"/>
                    <w:sdt>
                      <w:sdtPr>
                        <w:tag w:val="goog_rdk_1117"/>
                        <w:id w:val="77715089"/>
                      </w:sdtPr>
                      <w:sdtEndPr/>
                      <w:sdtContent>
                        <w:customXmlDelRangeEnd w:id="6698"/>
                        <w:del w:id="6699" w:author="William Mitchell" w:date="2021-04-28T21:42:00Z">
                          <w:r w:rsidR="00D2411E">
                            <w:rPr>
                              <w:color w:val="000000"/>
                            </w:rPr>
                            <w:delText>N:</w:delText>
                          </w:r>
                        </w:del>
                        <w:customXmlDelRangeStart w:id="6700" w:author="William Mitchell" w:date="2021-05-19T13:24:00Z"/>
                      </w:sdtContent>
                    </w:sdt>
                    <w:customXmlDelRangeEnd w:id="6700"/>
                  </w:p>
                  <w:customXmlDelRangeStart w:id="6701" w:author="William Mitchell" w:date="2021-05-19T13:24:00Z"/>
                </w:sdtContent>
              </w:sdt>
              <w:customXmlDelRangeEnd w:id="6701"/>
            </w:tc>
            <w:tc>
              <w:tcPr>
                <w:tcW w:w="1480" w:type="dxa"/>
                <w:tcBorders>
                  <w:top w:val="nil"/>
                  <w:left w:val="nil"/>
                  <w:bottom w:val="nil"/>
                  <w:right w:val="nil"/>
                </w:tcBorders>
                <w:shd w:val="clear" w:color="auto" w:fill="auto"/>
                <w:vAlign w:val="bottom"/>
              </w:tcPr>
              <w:customXmlDelRangeStart w:id="6702" w:author="William Mitchell" w:date="2021-05-19T13:24:00Z"/>
              <w:sdt>
                <w:sdtPr>
                  <w:tag w:val="goog_rdk_1120"/>
                  <w:id w:val="296873482"/>
                </w:sdtPr>
                <w:sdtEndPr/>
                <w:sdtContent>
                  <w:customXmlDelRangeEnd w:id="6702"/>
                  <w:p w14:paraId="000001E6" w14:textId="7CBF35FA" w:rsidR="001D5C46" w:rsidRDefault="00C146F4">
                    <w:pPr>
                      <w:spacing w:line="480" w:lineRule="auto"/>
                      <w:jc w:val="center"/>
                      <w:rPr>
                        <w:del w:id="6703" w:author="William Mitchell" w:date="2021-04-28T21:42:00Z"/>
                        <w:color w:val="000000"/>
                      </w:rPr>
                    </w:pPr>
                    <w:customXmlDelRangeStart w:id="6704" w:author="William Mitchell" w:date="2021-05-19T13:24:00Z"/>
                    <w:sdt>
                      <w:sdtPr>
                        <w:tag w:val="goog_rdk_1119"/>
                        <w:id w:val="-834839790"/>
                      </w:sdtPr>
                      <w:sdtEndPr/>
                      <w:sdtContent>
                        <w:customXmlDelRangeEnd w:id="6704"/>
                        <w:del w:id="6705" w:author="William Mitchell" w:date="2021-04-28T21:42:00Z">
                          <w:r w:rsidR="00D2411E">
                            <w:rPr>
                              <w:color w:val="000000"/>
                            </w:rPr>
                            <w:delText>25</w:delText>
                          </w:r>
                        </w:del>
                        <w:customXmlDelRangeStart w:id="6706" w:author="William Mitchell" w:date="2021-05-19T13:24:00Z"/>
                      </w:sdtContent>
                    </w:sdt>
                    <w:customXmlDelRangeEnd w:id="6706"/>
                  </w:p>
                  <w:customXmlDelRangeStart w:id="6707" w:author="William Mitchell" w:date="2021-05-19T13:24:00Z"/>
                </w:sdtContent>
              </w:sdt>
              <w:customXmlDelRangeEnd w:id="6707"/>
            </w:tc>
            <w:tc>
              <w:tcPr>
                <w:tcW w:w="1113" w:type="dxa"/>
                <w:tcBorders>
                  <w:top w:val="nil"/>
                  <w:left w:val="nil"/>
                  <w:bottom w:val="nil"/>
                  <w:right w:val="nil"/>
                </w:tcBorders>
                <w:shd w:val="clear" w:color="auto" w:fill="auto"/>
                <w:vAlign w:val="center"/>
              </w:tcPr>
              <w:customXmlDelRangeStart w:id="6708" w:author="William Mitchell" w:date="2021-05-19T13:24:00Z"/>
              <w:sdt>
                <w:sdtPr>
                  <w:tag w:val="goog_rdk_1122"/>
                  <w:id w:val="1396708095"/>
                </w:sdtPr>
                <w:sdtEndPr/>
                <w:sdtContent>
                  <w:customXmlDelRangeEnd w:id="6708"/>
                  <w:p w14:paraId="000001E7" w14:textId="0342EFFF" w:rsidR="001D5C46" w:rsidRDefault="00C146F4">
                    <w:pPr>
                      <w:spacing w:line="480" w:lineRule="auto"/>
                      <w:jc w:val="center"/>
                      <w:rPr>
                        <w:del w:id="6709" w:author="William Mitchell" w:date="2021-04-28T21:42:00Z"/>
                        <w:color w:val="000000"/>
                      </w:rPr>
                    </w:pPr>
                    <w:customXmlDelRangeStart w:id="6710" w:author="William Mitchell" w:date="2021-05-19T13:24:00Z"/>
                    <w:sdt>
                      <w:sdtPr>
                        <w:tag w:val="goog_rdk_1121"/>
                        <w:id w:val="1927069470"/>
                      </w:sdtPr>
                      <w:sdtEndPr/>
                      <w:sdtContent>
                        <w:customXmlDelRangeEnd w:id="6710"/>
                        <w:customXmlDelRangeStart w:id="6711" w:author="William Mitchell" w:date="2021-05-19T13:24:00Z"/>
                      </w:sdtContent>
                    </w:sdt>
                    <w:customXmlDelRangeEnd w:id="6711"/>
                  </w:p>
                  <w:customXmlDelRangeStart w:id="6712" w:author="William Mitchell" w:date="2021-05-19T13:24:00Z"/>
                </w:sdtContent>
              </w:sdt>
              <w:customXmlDelRangeEnd w:id="6712"/>
            </w:tc>
            <w:tc>
              <w:tcPr>
                <w:tcW w:w="2031" w:type="dxa"/>
                <w:tcBorders>
                  <w:top w:val="nil"/>
                  <w:left w:val="nil"/>
                  <w:bottom w:val="nil"/>
                  <w:right w:val="nil"/>
                </w:tcBorders>
                <w:shd w:val="clear" w:color="auto" w:fill="auto"/>
                <w:vAlign w:val="bottom"/>
              </w:tcPr>
              <w:customXmlDelRangeStart w:id="6713" w:author="William Mitchell" w:date="2021-05-19T13:24:00Z"/>
              <w:sdt>
                <w:sdtPr>
                  <w:tag w:val="goog_rdk_1124"/>
                  <w:id w:val="149019827"/>
                </w:sdtPr>
                <w:sdtEndPr/>
                <w:sdtContent>
                  <w:customXmlDelRangeEnd w:id="6713"/>
                  <w:p w14:paraId="000001E8" w14:textId="7700D99F" w:rsidR="001D5C46" w:rsidRDefault="00C146F4">
                    <w:pPr>
                      <w:spacing w:line="480" w:lineRule="auto"/>
                      <w:rPr>
                        <w:del w:id="6714" w:author="William Mitchell" w:date="2021-04-28T21:42:00Z"/>
                        <w:rFonts w:ascii="Times New Roman" w:eastAsia="Times New Roman" w:hAnsi="Times New Roman" w:cs="Times New Roman"/>
                        <w:sz w:val="20"/>
                        <w:szCs w:val="20"/>
                      </w:rPr>
                    </w:pPr>
                    <w:customXmlDelRangeStart w:id="6715" w:author="William Mitchell" w:date="2021-05-19T13:24:00Z"/>
                    <w:sdt>
                      <w:sdtPr>
                        <w:tag w:val="goog_rdk_1123"/>
                        <w:id w:val="-26714987"/>
                      </w:sdtPr>
                      <w:sdtEndPr/>
                      <w:sdtContent>
                        <w:customXmlDelRangeEnd w:id="6715"/>
                        <w:customXmlDelRangeStart w:id="6716" w:author="William Mitchell" w:date="2021-05-19T13:24:00Z"/>
                      </w:sdtContent>
                    </w:sdt>
                    <w:customXmlDelRangeEnd w:id="6716"/>
                  </w:p>
                  <w:customXmlDelRangeStart w:id="6717" w:author="William Mitchell" w:date="2021-05-19T13:24:00Z"/>
                </w:sdtContent>
              </w:sdt>
              <w:customXmlDelRangeEnd w:id="6717"/>
            </w:tc>
            <w:tc>
              <w:tcPr>
                <w:tcW w:w="1116" w:type="dxa"/>
                <w:tcBorders>
                  <w:top w:val="nil"/>
                  <w:left w:val="nil"/>
                  <w:bottom w:val="nil"/>
                  <w:right w:val="nil"/>
                </w:tcBorders>
                <w:shd w:val="clear" w:color="auto" w:fill="auto"/>
                <w:vAlign w:val="bottom"/>
              </w:tcPr>
              <w:customXmlDelRangeStart w:id="6718" w:author="William Mitchell" w:date="2021-05-19T13:24:00Z"/>
              <w:sdt>
                <w:sdtPr>
                  <w:tag w:val="goog_rdk_1126"/>
                  <w:id w:val="215855916"/>
                </w:sdtPr>
                <w:sdtEndPr/>
                <w:sdtContent>
                  <w:customXmlDelRangeEnd w:id="6718"/>
                  <w:p w14:paraId="000001E9" w14:textId="6351763C" w:rsidR="001D5C46" w:rsidRDefault="00C146F4">
                    <w:pPr>
                      <w:spacing w:line="480" w:lineRule="auto"/>
                      <w:rPr>
                        <w:del w:id="6719" w:author="William Mitchell" w:date="2021-04-28T21:42:00Z"/>
                        <w:rFonts w:ascii="Times New Roman" w:eastAsia="Times New Roman" w:hAnsi="Times New Roman" w:cs="Times New Roman"/>
                        <w:sz w:val="20"/>
                        <w:szCs w:val="20"/>
                      </w:rPr>
                    </w:pPr>
                    <w:customXmlDelRangeStart w:id="6720" w:author="William Mitchell" w:date="2021-05-19T13:24:00Z"/>
                    <w:sdt>
                      <w:sdtPr>
                        <w:tag w:val="goog_rdk_1125"/>
                        <w:id w:val="471106291"/>
                      </w:sdtPr>
                      <w:sdtEndPr/>
                      <w:sdtContent>
                        <w:customXmlDelRangeEnd w:id="6720"/>
                        <w:customXmlDelRangeStart w:id="6721" w:author="William Mitchell" w:date="2021-05-19T13:24:00Z"/>
                      </w:sdtContent>
                    </w:sdt>
                    <w:customXmlDelRangeEnd w:id="6721"/>
                  </w:p>
                  <w:customXmlDelRangeStart w:id="6722" w:author="William Mitchell" w:date="2021-05-19T13:24:00Z"/>
                </w:sdtContent>
              </w:sdt>
              <w:customXmlDelRangeEnd w:id="6722"/>
            </w:tc>
          </w:tr>
          <w:customXmlDelRangeStart w:id="6723" w:author="William Mitchell" w:date="2021-05-19T13:24:00Z"/>
        </w:sdtContent>
      </w:sdt>
      <w:customXmlDelRangeEnd w:id="6723"/>
      <w:customXmlDelRangeStart w:id="6724" w:author="William Mitchell" w:date="2021-05-19T13:24:00Z"/>
      <w:sdt>
        <w:sdtPr>
          <w:tag w:val="goog_rdk_1127"/>
          <w:id w:val="1620803724"/>
        </w:sdtPr>
        <w:sdtEndPr/>
        <w:sdtContent>
          <w:customXmlDelRangeEnd w:id="6724"/>
          <w:tr w:rsidR="001D5C46" w14:paraId="6B04C032" w14:textId="77777777">
            <w:trPr>
              <w:trHeight w:val="315"/>
              <w:del w:id="6725" w:author="William Mitchell" w:date="2021-04-28T21:42:00Z"/>
            </w:trPr>
            <w:tc>
              <w:tcPr>
                <w:tcW w:w="1697" w:type="dxa"/>
                <w:tcBorders>
                  <w:top w:val="nil"/>
                  <w:left w:val="nil"/>
                  <w:bottom w:val="nil"/>
                  <w:right w:val="nil"/>
                </w:tcBorders>
                <w:shd w:val="clear" w:color="auto" w:fill="auto"/>
                <w:vAlign w:val="bottom"/>
              </w:tcPr>
              <w:customXmlDelRangeStart w:id="6726" w:author="William Mitchell" w:date="2021-05-19T13:24:00Z"/>
              <w:sdt>
                <w:sdtPr>
                  <w:tag w:val="goog_rdk_1129"/>
                  <w:id w:val="1555427744"/>
                </w:sdtPr>
                <w:sdtEndPr/>
                <w:sdtContent>
                  <w:customXmlDelRangeEnd w:id="6726"/>
                  <w:p w14:paraId="000001EA" w14:textId="70F6D766" w:rsidR="001D5C46" w:rsidRDefault="00C146F4">
                    <w:pPr>
                      <w:spacing w:line="480" w:lineRule="auto"/>
                      <w:jc w:val="right"/>
                      <w:rPr>
                        <w:del w:id="6727" w:author="William Mitchell" w:date="2021-04-28T21:42:00Z"/>
                        <w:color w:val="000000"/>
                      </w:rPr>
                    </w:pPr>
                    <w:customXmlDelRangeStart w:id="6728" w:author="William Mitchell" w:date="2021-05-19T13:24:00Z"/>
                    <w:sdt>
                      <w:sdtPr>
                        <w:tag w:val="goog_rdk_1128"/>
                        <w:id w:val="1364407851"/>
                      </w:sdtPr>
                      <w:sdtEndPr/>
                      <w:sdtContent>
                        <w:customXmlDelRangeEnd w:id="6728"/>
                        <w:del w:id="6729" w:author="William Mitchell" w:date="2021-04-28T21:42:00Z">
                          <w:r w:rsidR="00D2411E">
                            <w:rPr>
                              <w:color w:val="000000"/>
                            </w:rPr>
                            <w:delText>Observations:</w:delText>
                          </w:r>
                        </w:del>
                        <w:customXmlDelRangeStart w:id="6730" w:author="William Mitchell" w:date="2021-05-19T13:24:00Z"/>
                      </w:sdtContent>
                    </w:sdt>
                    <w:customXmlDelRangeEnd w:id="6730"/>
                  </w:p>
                  <w:customXmlDelRangeStart w:id="6731" w:author="William Mitchell" w:date="2021-05-19T13:24:00Z"/>
                </w:sdtContent>
              </w:sdt>
              <w:customXmlDelRangeEnd w:id="6731"/>
            </w:tc>
            <w:tc>
              <w:tcPr>
                <w:tcW w:w="1480" w:type="dxa"/>
                <w:tcBorders>
                  <w:top w:val="nil"/>
                  <w:left w:val="nil"/>
                  <w:bottom w:val="nil"/>
                  <w:right w:val="nil"/>
                </w:tcBorders>
                <w:shd w:val="clear" w:color="auto" w:fill="auto"/>
                <w:vAlign w:val="bottom"/>
              </w:tcPr>
              <w:customXmlDelRangeStart w:id="6732" w:author="William Mitchell" w:date="2021-05-19T13:24:00Z"/>
              <w:sdt>
                <w:sdtPr>
                  <w:tag w:val="goog_rdk_1131"/>
                  <w:id w:val="-2090927518"/>
                </w:sdtPr>
                <w:sdtEndPr/>
                <w:sdtContent>
                  <w:customXmlDelRangeEnd w:id="6732"/>
                  <w:p w14:paraId="000001EB" w14:textId="23E69A5B" w:rsidR="001D5C46" w:rsidRDefault="00C146F4">
                    <w:pPr>
                      <w:spacing w:line="480" w:lineRule="auto"/>
                      <w:jc w:val="center"/>
                      <w:rPr>
                        <w:del w:id="6733" w:author="William Mitchell" w:date="2021-04-28T21:42:00Z"/>
                        <w:color w:val="000000"/>
                      </w:rPr>
                    </w:pPr>
                    <w:customXmlDelRangeStart w:id="6734" w:author="William Mitchell" w:date="2021-05-19T13:24:00Z"/>
                    <w:sdt>
                      <w:sdtPr>
                        <w:tag w:val="goog_rdk_1130"/>
                        <w:id w:val="-109967792"/>
                      </w:sdtPr>
                      <w:sdtEndPr/>
                      <w:sdtContent>
                        <w:customXmlDelRangeEnd w:id="6734"/>
                        <w:del w:id="6735" w:author="William Mitchell" w:date="2021-04-28T21:42:00Z">
                          <w:r w:rsidR="00D2411E">
                            <w:rPr>
                              <w:color w:val="000000"/>
                            </w:rPr>
                            <w:delText>4200</w:delText>
                          </w:r>
                        </w:del>
                        <w:customXmlDelRangeStart w:id="6736" w:author="William Mitchell" w:date="2021-05-19T13:24:00Z"/>
                      </w:sdtContent>
                    </w:sdt>
                    <w:customXmlDelRangeEnd w:id="6736"/>
                  </w:p>
                  <w:customXmlDelRangeStart w:id="6737" w:author="William Mitchell" w:date="2021-05-19T13:24:00Z"/>
                </w:sdtContent>
              </w:sdt>
              <w:customXmlDelRangeEnd w:id="6737"/>
            </w:tc>
            <w:tc>
              <w:tcPr>
                <w:tcW w:w="1113" w:type="dxa"/>
                <w:tcBorders>
                  <w:top w:val="nil"/>
                  <w:left w:val="nil"/>
                  <w:bottom w:val="nil"/>
                  <w:right w:val="nil"/>
                </w:tcBorders>
                <w:shd w:val="clear" w:color="auto" w:fill="auto"/>
                <w:vAlign w:val="center"/>
              </w:tcPr>
              <w:customXmlDelRangeStart w:id="6738" w:author="William Mitchell" w:date="2021-05-19T13:24:00Z"/>
              <w:sdt>
                <w:sdtPr>
                  <w:tag w:val="goog_rdk_1133"/>
                  <w:id w:val="738059953"/>
                </w:sdtPr>
                <w:sdtEndPr/>
                <w:sdtContent>
                  <w:customXmlDelRangeEnd w:id="6738"/>
                  <w:p w14:paraId="000001EC" w14:textId="5A969677" w:rsidR="001D5C46" w:rsidRDefault="00C146F4">
                    <w:pPr>
                      <w:spacing w:line="480" w:lineRule="auto"/>
                      <w:jc w:val="center"/>
                      <w:rPr>
                        <w:del w:id="6739" w:author="William Mitchell" w:date="2021-04-28T21:42:00Z"/>
                        <w:color w:val="000000"/>
                      </w:rPr>
                    </w:pPr>
                    <w:customXmlDelRangeStart w:id="6740" w:author="William Mitchell" w:date="2021-05-19T13:24:00Z"/>
                    <w:sdt>
                      <w:sdtPr>
                        <w:tag w:val="goog_rdk_1132"/>
                        <w:id w:val="-331305555"/>
                      </w:sdtPr>
                      <w:sdtEndPr/>
                      <w:sdtContent>
                        <w:customXmlDelRangeEnd w:id="6740"/>
                        <w:customXmlDelRangeStart w:id="6741" w:author="William Mitchell" w:date="2021-05-19T13:24:00Z"/>
                      </w:sdtContent>
                    </w:sdt>
                    <w:customXmlDelRangeEnd w:id="6741"/>
                  </w:p>
                  <w:customXmlDelRangeStart w:id="6742" w:author="William Mitchell" w:date="2021-05-19T13:24:00Z"/>
                </w:sdtContent>
              </w:sdt>
              <w:customXmlDelRangeEnd w:id="6742"/>
            </w:tc>
            <w:tc>
              <w:tcPr>
                <w:tcW w:w="2031" w:type="dxa"/>
                <w:tcBorders>
                  <w:top w:val="nil"/>
                  <w:left w:val="nil"/>
                  <w:bottom w:val="nil"/>
                  <w:right w:val="nil"/>
                </w:tcBorders>
                <w:shd w:val="clear" w:color="auto" w:fill="auto"/>
                <w:vAlign w:val="bottom"/>
              </w:tcPr>
              <w:customXmlDelRangeStart w:id="6743" w:author="William Mitchell" w:date="2021-05-19T13:24:00Z"/>
              <w:sdt>
                <w:sdtPr>
                  <w:tag w:val="goog_rdk_1135"/>
                  <w:id w:val="-1909443537"/>
                </w:sdtPr>
                <w:sdtEndPr/>
                <w:sdtContent>
                  <w:customXmlDelRangeEnd w:id="6743"/>
                  <w:p w14:paraId="000001ED" w14:textId="1A69C2F7" w:rsidR="001D5C46" w:rsidRDefault="00C146F4">
                    <w:pPr>
                      <w:spacing w:line="480" w:lineRule="auto"/>
                      <w:jc w:val="center"/>
                      <w:rPr>
                        <w:del w:id="6744" w:author="William Mitchell" w:date="2021-04-28T21:42:00Z"/>
                        <w:rFonts w:ascii="Times New Roman" w:eastAsia="Times New Roman" w:hAnsi="Times New Roman" w:cs="Times New Roman"/>
                        <w:sz w:val="20"/>
                        <w:szCs w:val="20"/>
                      </w:rPr>
                    </w:pPr>
                    <w:customXmlDelRangeStart w:id="6745" w:author="William Mitchell" w:date="2021-05-19T13:24:00Z"/>
                    <w:sdt>
                      <w:sdtPr>
                        <w:tag w:val="goog_rdk_1134"/>
                        <w:id w:val="1988426729"/>
                      </w:sdtPr>
                      <w:sdtEndPr/>
                      <w:sdtContent>
                        <w:customXmlDelRangeEnd w:id="6745"/>
                        <w:customXmlDelRangeStart w:id="6746" w:author="William Mitchell" w:date="2021-05-19T13:24:00Z"/>
                      </w:sdtContent>
                    </w:sdt>
                    <w:customXmlDelRangeEnd w:id="6746"/>
                  </w:p>
                  <w:customXmlDelRangeStart w:id="6747" w:author="William Mitchell" w:date="2021-05-19T13:24:00Z"/>
                </w:sdtContent>
              </w:sdt>
              <w:customXmlDelRangeEnd w:id="6747"/>
            </w:tc>
            <w:tc>
              <w:tcPr>
                <w:tcW w:w="1116" w:type="dxa"/>
                <w:tcBorders>
                  <w:top w:val="nil"/>
                  <w:left w:val="nil"/>
                  <w:bottom w:val="nil"/>
                  <w:right w:val="nil"/>
                </w:tcBorders>
                <w:shd w:val="clear" w:color="auto" w:fill="auto"/>
                <w:vAlign w:val="bottom"/>
              </w:tcPr>
              <w:customXmlDelRangeStart w:id="6748" w:author="William Mitchell" w:date="2021-05-19T13:24:00Z"/>
              <w:sdt>
                <w:sdtPr>
                  <w:tag w:val="goog_rdk_1137"/>
                  <w:id w:val="-92173421"/>
                </w:sdtPr>
                <w:sdtEndPr/>
                <w:sdtContent>
                  <w:customXmlDelRangeEnd w:id="6748"/>
                  <w:p w14:paraId="000001EE" w14:textId="4E85756E" w:rsidR="001D5C46" w:rsidRDefault="00C146F4">
                    <w:pPr>
                      <w:spacing w:line="480" w:lineRule="auto"/>
                      <w:rPr>
                        <w:del w:id="6749" w:author="William Mitchell" w:date="2021-04-28T21:42:00Z"/>
                        <w:rFonts w:ascii="Times New Roman" w:eastAsia="Times New Roman" w:hAnsi="Times New Roman" w:cs="Times New Roman"/>
                        <w:sz w:val="20"/>
                        <w:szCs w:val="20"/>
                      </w:rPr>
                    </w:pPr>
                    <w:customXmlDelRangeStart w:id="6750" w:author="William Mitchell" w:date="2021-05-19T13:24:00Z"/>
                    <w:sdt>
                      <w:sdtPr>
                        <w:tag w:val="goog_rdk_1136"/>
                        <w:id w:val="934011468"/>
                      </w:sdtPr>
                      <w:sdtEndPr/>
                      <w:sdtContent>
                        <w:customXmlDelRangeEnd w:id="6750"/>
                        <w:customXmlDelRangeStart w:id="6751" w:author="William Mitchell" w:date="2021-05-19T13:24:00Z"/>
                      </w:sdtContent>
                    </w:sdt>
                    <w:customXmlDelRangeEnd w:id="6751"/>
                  </w:p>
                  <w:customXmlDelRangeStart w:id="6752" w:author="William Mitchell" w:date="2021-05-19T13:24:00Z"/>
                </w:sdtContent>
              </w:sdt>
              <w:customXmlDelRangeEnd w:id="6752"/>
            </w:tc>
          </w:tr>
          <w:customXmlDelRangeStart w:id="6753" w:author="William Mitchell" w:date="2021-05-19T13:24:00Z"/>
        </w:sdtContent>
      </w:sdt>
      <w:customXmlDelRangeEnd w:id="6753"/>
    </w:tbl>
    <w:customXmlDelRangeStart w:id="6754" w:author="William Mitchell" w:date="2021-05-19T13:24:00Z"/>
    <w:sdt>
      <w:sdtPr>
        <w:tag w:val="goog_rdk_1139"/>
        <w:id w:val="711927889"/>
      </w:sdtPr>
      <w:sdtEndPr/>
      <w:sdtContent>
        <w:customXmlDelRangeEnd w:id="6754"/>
        <w:p w14:paraId="000001EF" w14:textId="22711300" w:rsidR="001D5C46" w:rsidRDefault="00C146F4">
          <w:pPr>
            <w:spacing w:line="480" w:lineRule="auto"/>
            <w:rPr>
              <w:del w:id="6755" w:author="William Mitchell" w:date="2021-04-28T21:42:00Z"/>
              <w:b/>
              <w:color w:val="000000"/>
              <w:sz w:val="20"/>
              <w:szCs w:val="20"/>
            </w:rPr>
          </w:pPr>
          <w:customXmlDelRangeStart w:id="6756" w:author="William Mitchell" w:date="2021-05-19T13:24:00Z"/>
          <w:sdt>
            <w:sdtPr>
              <w:tag w:val="goog_rdk_1138"/>
              <w:id w:val="-997659081"/>
            </w:sdtPr>
            <w:sdtEndPr/>
            <w:sdtContent>
              <w:customXmlDelRangeEnd w:id="6756"/>
              <w:del w:id="6757" w:author="William Mitchell" w:date="2021-04-28T21:42:00Z">
                <w:r w:rsidR="00D2411E">
                  <w:rPr>
                    <w:b/>
                    <w:color w:val="000000"/>
                    <w:sz w:val="20"/>
                    <w:szCs w:val="20"/>
                  </w:rPr>
                  <w:delText>Supplemental Table 1:</w:delText>
                </w:r>
                <w:r w:rsidR="00D2411E">
                  <w:rPr>
                    <w:color w:val="000000"/>
                    <w:sz w:val="20"/>
                    <w:szCs w:val="20"/>
                  </w:rPr>
                  <w:delText xml:space="preserve"> Multilevel Model Results</w:delText>
                </w:r>
                <w:r w:rsidR="00D2411E">
                  <w:rPr>
                    <w:b/>
                    <w:color w:val="000000"/>
                    <w:sz w:val="20"/>
                    <w:szCs w:val="20"/>
                  </w:rPr>
                  <w:delText xml:space="preserve"> </w:delText>
                </w:r>
              </w:del>
              <w:customXmlDelRangeStart w:id="6758" w:author="William Mitchell" w:date="2021-05-19T13:24:00Z"/>
            </w:sdtContent>
          </w:sdt>
          <w:customXmlDelRangeEnd w:id="6758"/>
        </w:p>
        <w:customXmlDelRangeStart w:id="6759" w:author="William Mitchell" w:date="2021-05-19T13:24:00Z"/>
      </w:sdtContent>
    </w:sdt>
    <w:customXmlDelRangeEnd w:id="6759"/>
    <w:customXmlDelRangeStart w:id="6760" w:author="William Mitchell" w:date="2021-05-19T13:24:00Z"/>
    <w:sdt>
      <w:sdtPr>
        <w:tag w:val="goog_rdk_1141"/>
        <w:id w:val="1698193801"/>
      </w:sdtPr>
      <w:sdtEndPr/>
      <w:sdtContent>
        <w:customXmlDelRangeEnd w:id="6760"/>
        <w:p w14:paraId="000001F0" w14:textId="55819391" w:rsidR="001D5C46" w:rsidRDefault="00C146F4">
          <w:pPr>
            <w:spacing w:line="480" w:lineRule="auto"/>
            <w:rPr>
              <w:del w:id="6761" w:author="William Mitchell" w:date="2021-04-28T21:42:00Z"/>
              <w:b/>
              <w:color w:val="000000"/>
            </w:rPr>
          </w:pPr>
          <w:customXmlDelRangeStart w:id="6762" w:author="William Mitchell" w:date="2021-05-19T13:24:00Z"/>
          <w:sdt>
            <w:sdtPr>
              <w:tag w:val="goog_rdk_1140"/>
              <w:id w:val="-315653400"/>
            </w:sdtPr>
            <w:sdtEndPr/>
            <w:sdtContent>
              <w:customXmlDelRangeEnd w:id="6762"/>
              <w:customXmlDelRangeStart w:id="6763" w:author="William Mitchell" w:date="2021-05-19T13:24:00Z"/>
            </w:sdtContent>
          </w:sdt>
          <w:customXmlDelRangeEnd w:id="6763"/>
        </w:p>
        <w:customXmlDelRangeStart w:id="6764" w:author="William Mitchell" w:date="2021-05-19T13:24:00Z"/>
      </w:sdtContent>
    </w:sdt>
    <w:customXmlDelRangeEnd w:id="6764"/>
    <w:customXmlDelRangeStart w:id="6765" w:author="William Mitchell" w:date="2021-05-19T13:24:00Z"/>
    <w:sdt>
      <w:sdtPr>
        <w:tag w:val="goog_rdk_1144"/>
        <w:id w:val="-325051965"/>
      </w:sdtPr>
      <w:sdtEndPr/>
      <w:sdtContent>
        <w:customXmlDelRangeEnd w:id="6765"/>
        <w:p w14:paraId="000001F1" w14:textId="6788E2FB" w:rsidR="001D5C46" w:rsidRPr="001D5C46" w:rsidRDefault="00C146F4">
          <w:pPr>
            <w:spacing w:line="480" w:lineRule="auto"/>
            <w:rPr>
              <w:del w:id="6766" w:author="Billy Mitchell" w:date="2021-04-22T13:13:00Z"/>
              <w:rPrChange w:id="6767" w:author="Billy Mitchell" w:date="2021-04-22T13:13:00Z">
                <w:rPr>
                  <w:del w:id="6768" w:author="Billy Mitchell" w:date="2021-04-22T13:13:00Z"/>
                  <w:b/>
                  <w:color w:val="000000"/>
                </w:rPr>
              </w:rPrChange>
            </w:rPr>
          </w:pPr>
          <w:customXmlDelRangeStart w:id="6769" w:author="William Mitchell" w:date="2021-05-19T13:24:00Z"/>
          <w:sdt>
            <w:sdtPr>
              <w:tag w:val="goog_rdk_1143"/>
              <w:id w:val="775227891"/>
            </w:sdtPr>
            <w:sdtEndPr/>
            <w:sdtContent>
              <w:customXmlDelRangeEnd w:id="6769"/>
              <w:customXmlDelRangeStart w:id="6770" w:author="William Mitchell" w:date="2021-05-19T13:24:00Z"/>
            </w:sdtContent>
          </w:sdt>
          <w:customXmlDelRangeEnd w:id="6770"/>
        </w:p>
        <w:customXmlDelRangeStart w:id="6771" w:author="William Mitchell" w:date="2021-05-19T13:24:00Z"/>
      </w:sdtContent>
    </w:sdt>
    <w:customXmlDelRangeEnd w:id="6771"/>
    <w:customXmlDelRangeStart w:id="6772" w:author="William Mitchell" w:date="2021-05-19T13:24:00Z"/>
    <w:sdt>
      <w:sdtPr>
        <w:tag w:val="goog_rdk_1146"/>
        <w:id w:val="-226142353"/>
      </w:sdtPr>
      <w:sdtEndPr/>
      <w:sdtContent>
        <w:customXmlDelRangeEnd w:id="6772"/>
        <w:p w14:paraId="000001F2" w14:textId="1526B0AB" w:rsidR="001D5C46" w:rsidRPr="001D5C46" w:rsidRDefault="00C146F4">
          <w:pPr>
            <w:spacing w:line="480" w:lineRule="auto"/>
            <w:rPr>
              <w:del w:id="6773" w:author="Billy Mitchell" w:date="2021-04-22T13:13:00Z"/>
              <w:rPrChange w:id="6774" w:author="Billy Mitchell" w:date="2021-04-22T13:13:00Z">
                <w:rPr>
                  <w:del w:id="6775" w:author="Billy Mitchell" w:date="2021-04-22T13:13:00Z"/>
                  <w:b/>
                  <w:color w:val="000000"/>
                </w:rPr>
              </w:rPrChange>
            </w:rPr>
            <w:pPrChange w:id="6776" w:author="Billy Mitchell" w:date="2021-04-22T13:13:00Z">
              <w:pPr/>
            </w:pPrChange>
          </w:pPr>
          <w:customXmlDelRangeStart w:id="6777" w:author="William Mitchell" w:date="2021-05-19T13:24:00Z"/>
          <w:sdt>
            <w:sdtPr>
              <w:tag w:val="goog_rdk_1145"/>
              <w:id w:val="-1466343079"/>
            </w:sdtPr>
            <w:sdtEndPr/>
            <w:sdtContent>
              <w:customXmlDelRangeEnd w:id="6777"/>
              <w:del w:id="6778" w:author="Billy Mitchell" w:date="2021-04-22T13:13:00Z">
                <w:r w:rsidR="00D2411E">
                  <w:br w:type="page"/>
                </w:r>
              </w:del>
              <w:customXmlDelRangeStart w:id="6779" w:author="William Mitchell" w:date="2021-05-19T13:24:00Z"/>
            </w:sdtContent>
          </w:sdt>
          <w:customXmlDelRangeEnd w:id="6779"/>
        </w:p>
        <w:customXmlDelRangeStart w:id="6780" w:author="William Mitchell" w:date="2021-05-19T13:24:00Z"/>
      </w:sdtContent>
    </w:sdt>
    <w:customXmlDelRangeEnd w:id="6780"/>
    <w:customXmlDelRangeStart w:id="6781" w:author="William Mitchell" w:date="2021-05-19T13:24:00Z"/>
    <w:sdt>
      <w:sdtPr>
        <w:tag w:val="goog_rdk_1147"/>
        <w:id w:val="-2086907405"/>
      </w:sdtPr>
      <w:sdtEndPr/>
      <w:sdtContent>
        <w:customXmlDelRangeEnd w:id="6781"/>
        <w:p w14:paraId="000001F3" w14:textId="3D10DC56" w:rsidR="001D5C46" w:rsidRPr="001D5C46" w:rsidDel="008C1CD8" w:rsidRDefault="00C146F4">
          <w:pPr>
            <w:spacing w:line="480" w:lineRule="auto"/>
            <w:rPr>
              <w:del w:id="6782" w:author="Billy Mitchell" w:date="2021-05-18T09:53:00Z"/>
              <w:rPrChange w:id="6783" w:author="Billy Mitchell" w:date="2021-04-22T13:13:00Z">
                <w:rPr>
                  <w:del w:id="6784" w:author="Billy Mitchell" w:date="2021-05-18T09:53:00Z"/>
                  <w:b/>
                  <w:color w:val="000000"/>
                </w:rPr>
              </w:rPrChange>
            </w:rPr>
          </w:pPr>
        </w:p>
        <w:customXmlDelRangeStart w:id="6785" w:author="William Mitchell" w:date="2021-05-19T13:24:00Z"/>
      </w:sdtContent>
    </w:sdt>
    <w:customXmlDelRangeEnd w:id="6785"/>
    <w:tbl>
      <w:tblPr>
        <w:tblStyle w:val="aa"/>
        <w:tblW w:w="10994" w:type="dxa"/>
        <w:tblInd w:w="-810" w:type="dxa"/>
        <w:tblLayout w:type="fixed"/>
        <w:tblLook w:val="0400" w:firstRow="0" w:lastRow="0" w:firstColumn="0" w:lastColumn="0" w:noHBand="0" w:noVBand="1"/>
      </w:tblPr>
      <w:tblGrid>
        <w:gridCol w:w="1710"/>
        <w:gridCol w:w="1800"/>
        <w:gridCol w:w="900"/>
        <w:gridCol w:w="1170"/>
        <w:gridCol w:w="1890"/>
        <w:gridCol w:w="1260"/>
        <w:gridCol w:w="817"/>
        <w:gridCol w:w="630"/>
        <w:gridCol w:w="817"/>
      </w:tblGrid>
      <w:customXmlDelRangeStart w:id="6786" w:author="William Mitchell" w:date="2021-05-19T13:24:00Z"/>
      <w:sdt>
        <w:sdtPr>
          <w:tag w:val="goog_rdk_1149"/>
          <w:id w:val="1609008189"/>
        </w:sdtPr>
        <w:sdtEndPr/>
        <w:sdtContent>
          <w:customXmlDelRangeEnd w:id="6786"/>
          <w:tr w:rsidR="001D5C46" w14:paraId="5878DE46" w14:textId="77777777">
            <w:trPr>
              <w:trHeight w:val="315"/>
              <w:del w:id="6787" w:author="Billy Mitchell" w:date="2021-04-22T13:10:00Z"/>
            </w:trPr>
            <w:tc>
              <w:tcPr>
                <w:tcW w:w="1710" w:type="dxa"/>
                <w:tcBorders>
                  <w:top w:val="single" w:sz="4" w:space="0" w:color="000000"/>
                  <w:left w:val="nil"/>
                  <w:bottom w:val="nil"/>
                  <w:right w:val="nil"/>
                </w:tcBorders>
                <w:shd w:val="clear" w:color="auto" w:fill="auto"/>
                <w:vAlign w:val="bottom"/>
              </w:tcPr>
              <w:customXmlDelRangeStart w:id="6788" w:author="William Mitchell" w:date="2021-05-19T13:24:00Z"/>
              <w:sdt>
                <w:sdtPr>
                  <w:tag w:val="goog_rdk_1151"/>
                  <w:id w:val="-1636627841"/>
                </w:sdtPr>
                <w:sdtEndPr/>
                <w:sdtContent>
                  <w:customXmlDelRangeEnd w:id="6788"/>
                  <w:p w14:paraId="000001F4" w14:textId="64AAF92C" w:rsidR="001D5C46" w:rsidRDefault="00C146F4">
                    <w:pPr>
                      <w:spacing w:line="480" w:lineRule="auto"/>
                      <w:rPr>
                        <w:del w:id="6789" w:author="Billy Mitchell" w:date="2021-04-22T13:10:00Z"/>
                        <w:color w:val="000000"/>
                      </w:rPr>
                    </w:pPr>
                    <w:customXmlDelRangeStart w:id="6790" w:author="William Mitchell" w:date="2021-05-19T13:24:00Z"/>
                    <w:sdt>
                      <w:sdtPr>
                        <w:tag w:val="goog_rdk_1150"/>
                        <w:id w:val="738989957"/>
                      </w:sdtPr>
                      <w:sdtEndPr/>
                      <w:sdtContent>
                        <w:customXmlDelRangeEnd w:id="6790"/>
                        <w:del w:id="6791" w:author="Billy Mitchell" w:date="2021-04-22T13:10:00Z">
                          <w:r w:rsidR="00D2411E">
                            <w:rPr>
                              <w:color w:val="000000"/>
                            </w:rPr>
                            <w:delText> </w:delText>
                          </w:r>
                        </w:del>
                        <w:customXmlDelRangeStart w:id="6792" w:author="William Mitchell" w:date="2021-05-19T13:24:00Z"/>
                      </w:sdtContent>
                    </w:sdt>
                    <w:customXmlDelRangeEnd w:id="6792"/>
                  </w:p>
                  <w:customXmlDelRangeStart w:id="6793" w:author="William Mitchell" w:date="2021-05-19T13:24:00Z"/>
                </w:sdtContent>
              </w:sdt>
              <w:customXmlDelRangeEnd w:id="6793"/>
            </w:tc>
            <w:tc>
              <w:tcPr>
                <w:tcW w:w="1800" w:type="dxa"/>
                <w:tcBorders>
                  <w:top w:val="single" w:sz="4" w:space="0" w:color="000000"/>
                  <w:left w:val="nil"/>
                  <w:bottom w:val="nil"/>
                  <w:right w:val="nil"/>
                </w:tcBorders>
                <w:shd w:val="clear" w:color="auto" w:fill="auto"/>
                <w:vAlign w:val="center"/>
              </w:tcPr>
              <w:customXmlDelRangeStart w:id="6794" w:author="William Mitchell" w:date="2021-05-19T13:24:00Z"/>
              <w:sdt>
                <w:sdtPr>
                  <w:tag w:val="goog_rdk_1153"/>
                  <w:id w:val="-114303948"/>
                </w:sdtPr>
                <w:sdtEndPr/>
                <w:sdtContent>
                  <w:customXmlDelRangeEnd w:id="6794"/>
                  <w:p w14:paraId="000001F5" w14:textId="4AE38A90" w:rsidR="001D5C46" w:rsidRDefault="00C146F4">
                    <w:pPr>
                      <w:spacing w:line="480" w:lineRule="auto"/>
                      <w:jc w:val="center"/>
                      <w:rPr>
                        <w:del w:id="6795" w:author="Billy Mitchell" w:date="2021-04-22T13:10:00Z"/>
                        <w:color w:val="000000"/>
                      </w:rPr>
                    </w:pPr>
                    <w:customXmlDelRangeStart w:id="6796" w:author="William Mitchell" w:date="2021-05-19T13:24:00Z"/>
                    <w:sdt>
                      <w:sdtPr>
                        <w:tag w:val="goog_rdk_1152"/>
                        <w:id w:val="-119998908"/>
                      </w:sdtPr>
                      <w:sdtEndPr/>
                      <w:sdtContent>
                        <w:customXmlDelRangeEnd w:id="6796"/>
                        <w:del w:id="6797" w:author="Billy Mitchell" w:date="2021-04-22T13:10:00Z">
                          <w:r w:rsidR="00D2411E">
                            <w:rPr>
                              <w:color w:val="000000"/>
                            </w:rPr>
                            <w:delText> </w:delText>
                          </w:r>
                        </w:del>
                        <w:customXmlDelRangeStart w:id="6798" w:author="William Mitchell" w:date="2021-05-19T13:24:00Z"/>
                      </w:sdtContent>
                    </w:sdt>
                    <w:customXmlDelRangeEnd w:id="6798"/>
                  </w:p>
                  <w:customXmlDelRangeStart w:id="6799" w:author="William Mitchell" w:date="2021-05-19T13:24:00Z"/>
                </w:sdtContent>
              </w:sdt>
              <w:customXmlDelRangeEnd w:id="6799"/>
            </w:tc>
            <w:tc>
              <w:tcPr>
                <w:tcW w:w="3960" w:type="dxa"/>
                <w:gridSpan w:val="3"/>
                <w:tcBorders>
                  <w:top w:val="single" w:sz="4" w:space="0" w:color="000000"/>
                  <w:left w:val="nil"/>
                  <w:bottom w:val="nil"/>
                  <w:right w:val="nil"/>
                </w:tcBorders>
                <w:shd w:val="clear" w:color="auto" w:fill="auto"/>
                <w:vAlign w:val="center"/>
              </w:tcPr>
              <w:customXmlDelRangeStart w:id="6800" w:author="William Mitchell" w:date="2021-05-19T13:24:00Z"/>
              <w:sdt>
                <w:sdtPr>
                  <w:tag w:val="goog_rdk_1155"/>
                  <w:id w:val="-1194373766"/>
                </w:sdtPr>
                <w:sdtEndPr/>
                <w:sdtContent>
                  <w:customXmlDelRangeEnd w:id="6800"/>
                  <w:p w14:paraId="000001F6" w14:textId="33FE8A1B" w:rsidR="001D5C46" w:rsidRDefault="00C146F4">
                    <w:pPr>
                      <w:spacing w:line="480" w:lineRule="auto"/>
                      <w:jc w:val="center"/>
                      <w:rPr>
                        <w:del w:id="6801" w:author="Billy Mitchell" w:date="2021-04-22T13:10:00Z"/>
                        <w:b/>
                        <w:color w:val="000000"/>
                      </w:rPr>
                    </w:pPr>
                    <w:customXmlDelRangeStart w:id="6802" w:author="William Mitchell" w:date="2021-05-19T13:24:00Z"/>
                    <w:sdt>
                      <w:sdtPr>
                        <w:tag w:val="goog_rdk_1154"/>
                        <w:id w:val="739217709"/>
                      </w:sdtPr>
                      <w:sdtEndPr/>
                      <w:sdtContent>
                        <w:customXmlDelRangeEnd w:id="6802"/>
                        <w:del w:id="6803" w:author="Billy Mitchell" w:date="2021-04-22T13:10:00Z">
                          <w:r w:rsidR="00D2411E">
                            <w:rPr>
                              <w:b/>
                              <w:color w:val="000000"/>
                            </w:rPr>
                            <w:delText>Model Comparisons</w:delText>
                          </w:r>
                        </w:del>
                        <w:customXmlDelRangeStart w:id="6804" w:author="William Mitchell" w:date="2021-05-19T13:24:00Z"/>
                      </w:sdtContent>
                    </w:sdt>
                    <w:customXmlDelRangeEnd w:id="6804"/>
                  </w:p>
                  <w:customXmlDelRangeStart w:id="6805" w:author="William Mitchell" w:date="2021-05-19T13:24:00Z"/>
                </w:sdtContent>
              </w:sdt>
              <w:customXmlDelRangeEnd w:id="6805"/>
            </w:tc>
            <w:tc>
              <w:tcPr>
                <w:tcW w:w="1260" w:type="dxa"/>
                <w:tcBorders>
                  <w:top w:val="single" w:sz="4" w:space="0" w:color="000000"/>
                  <w:left w:val="nil"/>
                  <w:bottom w:val="nil"/>
                  <w:right w:val="nil"/>
                </w:tcBorders>
                <w:shd w:val="clear" w:color="auto" w:fill="auto"/>
                <w:vAlign w:val="bottom"/>
              </w:tcPr>
              <w:customXmlDelRangeStart w:id="6806" w:author="William Mitchell" w:date="2021-05-19T13:24:00Z"/>
              <w:sdt>
                <w:sdtPr>
                  <w:tag w:val="goog_rdk_1161"/>
                  <w:id w:val="-1943831701"/>
                </w:sdtPr>
                <w:sdtEndPr/>
                <w:sdtContent>
                  <w:customXmlDelRangeEnd w:id="6806"/>
                  <w:p w14:paraId="000001F9" w14:textId="5D0CC10F" w:rsidR="001D5C46" w:rsidRDefault="00C146F4">
                    <w:pPr>
                      <w:spacing w:line="480" w:lineRule="auto"/>
                      <w:rPr>
                        <w:del w:id="6807" w:author="Billy Mitchell" w:date="2021-04-22T13:10:00Z"/>
                        <w:color w:val="000000"/>
                      </w:rPr>
                    </w:pPr>
                    <w:customXmlDelRangeStart w:id="6808" w:author="William Mitchell" w:date="2021-05-19T13:24:00Z"/>
                    <w:sdt>
                      <w:sdtPr>
                        <w:tag w:val="goog_rdk_1160"/>
                        <w:id w:val="-2029868134"/>
                      </w:sdtPr>
                      <w:sdtEndPr/>
                      <w:sdtContent>
                        <w:customXmlDelRangeEnd w:id="6808"/>
                        <w:del w:id="6809" w:author="Billy Mitchell" w:date="2021-04-22T13:10:00Z">
                          <w:r w:rsidR="00D2411E">
                            <w:rPr>
                              <w:color w:val="000000"/>
                            </w:rPr>
                            <w:delText> </w:delText>
                          </w:r>
                        </w:del>
                        <w:customXmlDelRangeStart w:id="6810" w:author="William Mitchell" w:date="2021-05-19T13:24:00Z"/>
                      </w:sdtContent>
                    </w:sdt>
                    <w:customXmlDelRangeEnd w:id="6810"/>
                  </w:p>
                  <w:customXmlDelRangeStart w:id="6811" w:author="William Mitchell" w:date="2021-05-19T13:24:00Z"/>
                </w:sdtContent>
              </w:sdt>
              <w:customXmlDelRangeEnd w:id="6811"/>
            </w:tc>
            <w:tc>
              <w:tcPr>
                <w:tcW w:w="817" w:type="dxa"/>
                <w:tcBorders>
                  <w:top w:val="single" w:sz="4" w:space="0" w:color="000000"/>
                  <w:left w:val="nil"/>
                  <w:bottom w:val="nil"/>
                  <w:right w:val="nil"/>
                </w:tcBorders>
                <w:shd w:val="clear" w:color="auto" w:fill="auto"/>
                <w:vAlign w:val="bottom"/>
              </w:tcPr>
              <w:customXmlDelRangeStart w:id="6812" w:author="William Mitchell" w:date="2021-05-19T13:24:00Z"/>
              <w:sdt>
                <w:sdtPr>
                  <w:tag w:val="goog_rdk_1163"/>
                  <w:id w:val="-1060547152"/>
                </w:sdtPr>
                <w:sdtEndPr/>
                <w:sdtContent>
                  <w:customXmlDelRangeEnd w:id="6812"/>
                  <w:p w14:paraId="000001FA" w14:textId="678C3643" w:rsidR="001D5C46" w:rsidRDefault="00C146F4">
                    <w:pPr>
                      <w:spacing w:line="480" w:lineRule="auto"/>
                      <w:rPr>
                        <w:del w:id="6813" w:author="Billy Mitchell" w:date="2021-04-22T13:10:00Z"/>
                        <w:color w:val="000000"/>
                      </w:rPr>
                    </w:pPr>
                    <w:customXmlDelRangeStart w:id="6814" w:author="William Mitchell" w:date="2021-05-19T13:24:00Z"/>
                    <w:sdt>
                      <w:sdtPr>
                        <w:tag w:val="goog_rdk_1162"/>
                        <w:id w:val="304513277"/>
                      </w:sdtPr>
                      <w:sdtEndPr/>
                      <w:sdtContent>
                        <w:customXmlDelRangeEnd w:id="6814"/>
                        <w:del w:id="6815" w:author="Billy Mitchell" w:date="2021-04-22T13:10:00Z">
                          <w:r w:rsidR="00D2411E">
                            <w:rPr>
                              <w:color w:val="000000"/>
                            </w:rPr>
                            <w:delText> </w:delText>
                          </w:r>
                        </w:del>
                        <w:customXmlDelRangeStart w:id="6816" w:author="William Mitchell" w:date="2021-05-19T13:24:00Z"/>
                      </w:sdtContent>
                    </w:sdt>
                    <w:customXmlDelRangeEnd w:id="6816"/>
                  </w:p>
                  <w:customXmlDelRangeStart w:id="6817" w:author="William Mitchell" w:date="2021-05-19T13:24:00Z"/>
                </w:sdtContent>
              </w:sdt>
              <w:customXmlDelRangeEnd w:id="6817"/>
            </w:tc>
            <w:tc>
              <w:tcPr>
                <w:tcW w:w="630" w:type="dxa"/>
                <w:tcBorders>
                  <w:top w:val="single" w:sz="4" w:space="0" w:color="000000"/>
                  <w:left w:val="nil"/>
                  <w:bottom w:val="nil"/>
                  <w:right w:val="nil"/>
                </w:tcBorders>
                <w:shd w:val="clear" w:color="auto" w:fill="auto"/>
                <w:vAlign w:val="bottom"/>
              </w:tcPr>
              <w:customXmlDelRangeStart w:id="6818" w:author="William Mitchell" w:date="2021-05-19T13:24:00Z"/>
              <w:sdt>
                <w:sdtPr>
                  <w:tag w:val="goog_rdk_1165"/>
                  <w:id w:val="-692223648"/>
                </w:sdtPr>
                <w:sdtEndPr/>
                <w:sdtContent>
                  <w:customXmlDelRangeEnd w:id="6818"/>
                  <w:p w14:paraId="000001FB" w14:textId="0959CDCB" w:rsidR="001D5C46" w:rsidRDefault="00C146F4">
                    <w:pPr>
                      <w:spacing w:line="480" w:lineRule="auto"/>
                      <w:rPr>
                        <w:del w:id="6819" w:author="Billy Mitchell" w:date="2021-04-22T13:10:00Z"/>
                        <w:color w:val="000000"/>
                      </w:rPr>
                    </w:pPr>
                    <w:customXmlDelRangeStart w:id="6820" w:author="William Mitchell" w:date="2021-05-19T13:24:00Z"/>
                    <w:sdt>
                      <w:sdtPr>
                        <w:tag w:val="goog_rdk_1164"/>
                        <w:id w:val="-1995255395"/>
                      </w:sdtPr>
                      <w:sdtEndPr/>
                      <w:sdtContent>
                        <w:customXmlDelRangeEnd w:id="6820"/>
                        <w:del w:id="6821" w:author="Billy Mitchell" w:date="2021-04-22T13:10:00Z">
                          <w:r w:rsidR="00D2411E">
                            <w:rPr>
                              <w:color w:val="000000"/>
                            </w:rPr>
                            <w:delText> </w:delText>
                          </w:r>
                        </w:del>
                        <w:customXmlDelRangeStart w:id="6822" w:author="William Mitchell" w:date="2021-05-19T13:24:00Z"/>
                      </w:sdtContent>
                    </w:sdt>
                    <w:customXmlDelRangeEnd w:id="6822"/>
                  </w:p>
                  <w:customXmlDelRangeStart w:id="6823" w:author="William Mitchell" w:date="2021-05-19T13:24:00Z"/>
                </w:sdtContent>
              </w:sdt>
              <w:customXmlDelRangeEnd w:id="6823"/>
            </w:tc>
            <w:tc>
              <w:tcPr>
                <w:tcW w:w="817" w:type="dxa"/>
                <w:tcBorders>
                  <w:top w:val="single" w:sz="4" w:space="0" w:color="000000"/>
                  <w:left w:val="nil"/>
                  <w:bottom w:val="nil"/>
                  <w:right w:val="nil"/>
                </w:tcBorders>
                <w:shd w:val="clear" w:color="auto" w:fill="auto"/>
                <w:vAlign w:val="bottom"/>
              </w:tcPr>
              <w:customXmlDelRangeStart w:id="6824" w:author="William Mitchell" w:date="2021-05-19T13:24:00Z"/>
              <w:sdt>
                <w:sdtPr>
                  <w:tag w:val="goog_rdk_1167"/>
                  <w:id w:val="1152170828"/>
                </w:sdtPr>
                <w:sdtEndPr/>
                <w:sdtContent>
                  <w:customXmlDelRangeEnd w:id="6824"/>
                  <w:p w14:paraId="000001FC" w14:textId="30F93D21" w:rsidR="001D5C46" w:rsidRDefault="00C146F4">
                    <w:pPr>
                      <w:spacing w:line="480" w:lineRule="auto"/>
                      <w:rPr>
                        <w:del w:id="6825" w:author="Billy Mitchell" w:date="2021-04-22T13:10:00Z"/>
                        <w:color w:val="000000"/>
                      </w:rPr>
                    </w:pPr>
                    <w:customXmlDelRangeStart w:id="6826" w:author="William Mitchell" w:date="2021-05-19T13:24:00Z"/>
                    <w:sdt>
                      <w:sdtPr>
                        <w:tag w:val="goog_rdk_1166"/>
                        <w:id w:val="-1399135939"/>
                      </w:sdtPr>
                      <w:sdtEndPr/>
                      <w:sdtContent>
                        <w:customXmlDelRangeEnd w:id="6826"/>
                        <w:del w:id="6827" w:author="Billy Mitchell" w:date="2021-04-22T13:10:00Z">
                          <w:r w:rsidR="00D2411E">
                            <w:rPr>
                              <w:color w:val="000000"/>
                            </w:rPr>
                            <w:delText> </w:delText>
                          </w:r>
                        </w:del>
                        <w:customXmlDelRangeStart w:id="6828" w:author="William Mitchell" w:date="2021-05-19T13:24:00Z"/>
                      </w:sdtContent>
                    </w:sdt>
                    <w:customXmlDelRangeEnd w:id="6828"/>
                  </w:p>
                  <w:customXmlDelRangeStart w:id="6829" w:author="William Mitchell" w:date="2021-05-19T13:24:00Z"/>
                </w:sdtContent>
              </w:sdt>
              <w:customXmlDelRangeEnd w:id="6829"/>
            </w:tc>
          </w:tr>
          <w:customXmlDelRangeStart w:id="6830" w:author="William Mitchell" w:date="2021-05-19T13:24:00Z"/>
        </w:sdtContent>
      </w:sdt>
      <w:customXmlDelRangeEnd w:id="6830"/>
      <w:customXmlDelRangeStart w:id="6831" w:author="William Mitchell" w:date="2021-05-19T13:24:00Z"/>
      <w:sdt>
        <w:sdtPr>
          <w:tag w:val="goog_rdk_1169"/>
          <w:id w:val="-1525391912"/>
        </w:sdtPr>
        <w:sdtEndPr/>
        <w:sdtContent>
          <w:customXmlDelRangeEnd w:id="6831"/>
          <w:tr w:rsidR="001D5C46" w14:paraId="4DABCAAA" w14:textId="77777777">
            <w:trPr>
              <w:trHeight w:val="360"/>
              <w:del w:id="6832" w:author="Billy Mitchell" w:date="2021-04-22T13:10:00Z"/>
            </w:trPr>
            <w:tc>
              <w:tcPr>
                <w:tcW w:w="1710" w:type="dxa"/>
                <w:tcBorders>
                  <w:top w:val="nil"/>
                  <w:left w:val="nil"/>
                  <w:bottom w:val="dotted" w:sz="4" w:space="0" w:color="000000"/>
                  <w:right w:val="nil"/>
                </w:tcBorders>
                <w:shd w:val="clear" w:color="auto" w:fill="auto"/>
                <w:vAlign w:val="bottom"/>
              </w:tcPr>
              <w:customXmlDelRangeStart w:id="6833" w:author="William Mitchell" w:date="2021-05-19T13:24:00Z"/>
              <w:sdt>
                <w:sdtPr>
                  <w:tag w:val="goog_rdk_1171"/>
                  <w:id w:val="517514622"/>
                </w:sdtPr>
                <w:sdtEndPr/>
                <w:sdtContent>
                  <w:customXmlDelRangeEnd w:id="6833"/>
                  <w:p w14:paraId="000001FD" w14:textId="2F9C25F2" w:rsidR="001D5C46" w:rsidRDefault="00C146F4">
                    <w:pPr>
                      <w:spacing w:line="480" w:lineRule="auto"/>
                      <w:jc w:val="center"/>
                      <w:rPr>
                        <w:del w:id="6834" w:author="Billy Mitchell" w:date="2021-04-22T13:10:00Z"/>
                        <w:i/>
                        <w:color w:val="000000"/>
                      </w:rPr>
                    </w:pPr>
                    <w:customXmlDelRangeStart w:id="6835" w:author="William Mitchell" w:date="2021-05-19T13:24:00Z"/>
                    <w:sdt>
                      <w:sdtPr>
                        <w:tag w:val="goog_rdk_1170"/>
                        <w:id w:val="2145226561"/>
                      </w:sdtPr>
                      <w:sdtEndPr/>
                      <w:sdtContent>
                        <w:customXmlDelRangeEnd w:id="6835"/>
                        <w:del w:id="6836" w:author="Billy Mitchell" w:date="2021-04-22T13:10:00Z">
                          <w:r w:rsidR="00D2411E">
                            <w:rPr>
                              <w:i/>
                              <w:color w:val="000000"/>
                            </w:rPr>
                            <w:delText>Models</w:delText>
                          </w:r>
                        </w:del>
                        <w:customXmlDelRangeStart w:id="6837" w:author="William Mitchell" w:date="2021-05-19T13:24:00Z"/>
                      </w:sdtContent>
                    </w:sdt>
                    <w:customXmlDelRangeEnd w:id="6837"/>
                  </w:p>
                  <w:customXmlDelRangeStart w:id="6838" w:author="William Mitchell" w:date="2021-05-19T13:24:00Z"/>
                </w:sdtContent>
              </w:sdt>
              <w:customXmlDelRangeEnd w:id="6838"/>
            </w:tc>
            <w:tc>
              <w:tcPr>
                <w:tcW w:w="1800" w:type="dxa"/>
                <w:tcBorders>
                  <w:top w:val="nil"/>
                  <w:left w:val="nil"/>
                  <w:bottom w:val="dotted" w:sz="4" w:space="0" w:color="000000"/>
                  <w:right w:val="nil"/>
                </w:tcBorders>
                <w:shd w:val="clear" w:color="auto" w:fill="auto"/>
                <w:vAlign w:val="bottom"/>
              </w:tcPr>
              <w:customXmlDelRangeStart w:id="6839" w:author="William Mitchell" w:date="2021-05-19T13:24:00Z"/>
              <w:sdt>
                <w:sdtPr>
                  <w:tag w:val="goog_rdk_1173"/>
                  <w:id w:val="-796057096"/>
                </w:sdtPr>
                <w:sdtEndPr/>
                <w:sdtContent>
                  <w:customXmlDelRangeEnd w:id="6839"/>
                  <w:p w14:paraId="000001FE" w14:textId="1ECB1605" w:rsidR="001D5C46" w:rsidRDefault="00C146F4">
                    <w:pPr>
                      <w:spacing w:line="480" w:lineRule="auto"/>
                      <w:jc w:val="center"/>
                      <w:rPr>
                        <w:del w:id="6840" w:author="Billy Mitchell" w:date="2021-04-22T13:10:00Z"/>
                        <w:i/>
                        <w:color w:val="000000"/>
                      </w:rPr>
                    </w:pPr>
                    <w:customXmlDelRangeStart w:id="6841" w:author="William Mitchell" w:date="2021-05-19T13:24:00Z"/>
                    <w:sdt>
                      <w:sdtPr>
                        <w:tag w:val="goog_rdk_1172"/>
                        <w:id w:val="771757338"/>
                      </w:sdtPr>
                      <w:sdtEndPr/>
                      <w:sdtContent>
                        <w:customXmlDelRangeEnd w:id="6841"/>
                        <w:del w:id="6842" w:author="Billy Mitchell" w:date="2021-04-22T13:10:00Z">
                          <w:r w:rsidR="00D2411E">
                            <w:rPr>
                              <w:i/>
                              <w:color w:val="000000"/>
                            </w:rPr>
                            <w:delText>Parameters</w:delText>
                          </w:r>
                        </w:del>
                        <w:customXmlDelRangeStart w:id="6843" w:author="William Mitchell" w:date="2021-05-19T13:24:00Z"/>
                      </w:sdtContent>
                    </w:sdt>
                    <w:customXmlDelRangeEnd w:id="6843"/>
                  </w:p>
                  <w:customXmlDelRangeStart w:id="6844" w:author="William Mitchell" w:date="2021-05-19T13:24:00Z"/>
                </w:sdtContent>
              </w:sdt>
              <w:customXmlDelRangeEnd w:id="6844"/>
            </w:tc>
            <w:tc>
              <w:tcPr>
                <w:tcW w:w="900" w:type="dxa"/>
                <w:tcBorders>
                  <w:top w:val="nil"/>
                  <w:left w:val="nil"/>
                  <w:bottom w:val="dotted" w:sz="4" w:space="0" w:color="000000"/>
                  <w:right w:val="nil"/>
                </w:tcBorders>
                <w:shd w:val="clear" w:color="auto" w:fill="auto"/>
                <w:vAlign w:val="bottom"/>
              </w:tcPr>
              <w:customXmlDelRangeStart w:id="6845" w:author="William Mitchell" w:date="2021-05-19T13:24:00Z"/>
              <w:sdt>
                <w:sdtPr>
                  <w:tag w:val="goog_rdk_1175"/>
                  <w:id w:val="749923283"/>
                </w:sdtPr>
                <w:sdtEndPr/>
                <w:sdtContent>
                  <w:customXmlDelRangeEnd w:id="6845"/>
                  <w:p w14:paraId="000001FF" w14:textId="53A79B83" w:rsidR="001D5C46" w:rsidRDefault="00C146F4">
                    <w:pPr>
                      <w:spacing w:line="480" w:lineRule="auto"/>
                      <w:jc w:val="center"/>
                      <w:rPr>
                        <w:del w:id="6846" w:author="Billy Mitchell" w:date="2021-04-22T13:10:00Z"/>
                        <w:i/>
                        <w:color w:val="000000"/>
                      </w:rPr>
                    </w:pPr>
                    <w:customXmlDelRangeStart w:id="6847" w:author="William Mitchell" w:date="2021-05-19T13:24:00Z"/>
                    <w:sdt>
                      <w:sdtPr>
                        <w:tag w:val="goog_rdk_1174"/>
                        <w:id w:val="1734271839"/>
                      </w:sdtPr>
                      <w:sdtEndPr/>
                      <w:sdtContent>
                        <w:customXmlDelRangeEnd w:id="6847"/>
                        <w:del w:id="6848" w:author="Billy Mitchell" w:date="2021-04-22T13:10:00Z">
                          <w:r w:rsidR="00D2411E">
                            <w:rPr>
                              <w:i/>
                              <w:color w:val="000000"/>
                            </w:rPr>
                            <w:delText>AIC</w:delText>
                          </w:r>
                        </w:del>
                        <w:customXmlDelRangeStart w:id="6849" w:author="William Mitchell" w:date="2021-05-19T13:24:00Z"/>
                      </w:sdtContent>
                    </w:sdt>
                    <w:customXmlDelRangeEnd w:id="6849"/>
                  </w:p>
                  <w:customXmlDelRangeStart w:id="6850" w:author="William Mitchell" w:date="2021-05-19T13:24:00Z"/>
                </w:sdtContent>
              </w:sdt>
              <w:customXmlDelRangeEnd w:id="6850"/>
            </w:tc>
            <w:tc>
              <w:tcPr>
                <w:tcW w:w="1170" w:type="dxa"/>
                <w:tcBorders>
                  <w:top w:val="nil"/>
                  <w:left w:val="nil"/>
                  <w:bottom w:val="dotted" w:sz="4" w:space="0" w:color="000000"/>
                  <w:right w:val="nil"/>
                </w:tcBorders>
                <w:shd w:val="clear" w:color="auto" w:fill="auto"/>
                <w:vAlign w:val="bottom"/>
              </w:tcPr>
              <w:customXmlDelRangeStart w:id="6851" w:author="William Mitchell" w:date="2021-05-19T13:24:00Z"/>
              <w:sdt>
                <w:sdtPr>
                  <w:tag w:val="goog_rdk_1177"/>
                  <w:id w:val="-1692215733"/>
                </w:sdtPr>
                <w:sdtEndPr/>
                <w:sdtContent>
                  <w:customXmlDelRangeEnd w:id="6851"/>
                  <w:p w14:paraId="00000200" w14:textId="08F46562" w:rsidR="001D5C46" w:rsidRDefault="00C146F4">
                    <w:pPr>
                      <w:spacing w:line="480" w:lineRule="auto"/>
                      <w:jc w:val="center"/>
                      <w:rPr>
                        <w:del w:id="6852" w:author="Billy Mitchell" w:date="2021-04-22T13:10:00Z"/>
                        <w:i/>
                        <w:color w:val="000000"/>
                      </w:rPr>
                    </w:pPr>
                    <w:customXmlDelRangeStart w:id="6853" w:author="William Mitchell" w:date="2021-05-19T13:24:00Z"/>
                    <w:sdt>
                      <w:sdtPr>
                        <w:tag w:val="goog_rdk_1176"/>
                        <w:id w:val="1911578059"/>
                      </w:sdtPr>
                      <w:sdtEndPr/>
                      <w:sdtContent>
                        <w:customXmlDelRangeEnd w:id="6853"/>
                        <w:del w:id="6854" w:author="Billy Mitchell" w:date="2021-04-22T13:10:00Z">
                          <w:r w:rsidR="00D2411E">
                            <w:rPr>
                              <w:i/>
                              <w:color w:val="000000"/>
                            </w:rPr>
                            <w:delText>BIC</w:delText>
                          </w:r>
                        </w:del>
                        <w:customXmlDelRangeStart w:id="6855" w:author="William Mitchell" w:date="2021-05-19T13:24:00Z"/>
                      </w:sdtContent>
                    </w:sdt>
                    <w:customXmlDelRangeEnd w:id="6855"/>
                  </w:p>
                  <w:customXmlDelRangeStart w:id="6856" w:author="William Mitchell" w:date="2021-05-19T13:24:00Z"/>
                </w:sdtContent>
              </w:sdt>
              <w:customXmlDelRangeEnd w:id="6856"/>
            </w:tc>
            <w:tc>
              <w:tcPr>
                <w:tcW w:w="1890" w:type="dxa"/>
                <w:tcBorders>
                  <w:top w:val="nil"/>
                  <w:left w:val="nil"/>
                  <w:bottom w:val="dotted" w:sz="4" w:space="0" w:color="000000"/>
                  <w:right w:val="nil"/>
                </w:tcBorders>
                <w:shd w:val="clear" w:color="auto" w:fill="auto"/>
                <w:vAlign w:val="bottom"/>
              </w:tcPr>
              <w:customXmlDelRangeStart w:id="6857" w:author="William Mitchell" w:date="2021-05-19T13:24:00Z"/>
              <w:sdt>
                <w:sdtPr>
                  <w:tag w:val="goog_rdk_1179"/>
                  <w:id w:val="1242749634"/>
                </w:sdtPr>
                <w:sdtEndPr/>
                <w:sdtContent>
                  <w:customXmlDelRangeEnd w:id="6857"/>
                  <w:p w14:paraId="00000201" w14:textId="3A05F0A0" w:rsidR="001D5C46" w:rsidRDefault="00C146F4">
                    <w:pPr>
                      <w:spacing w:line="480" w:lineRule="auto"/>
                      <w:jc w:val="center"/>
                      <w:rPr>
                        <w:del w:id="6858" w:author="Billy Mitchell" w:date="2021-04-22T13:10:00Z"/>
                        <w:i/>
                        <w:color w:val="000000"/>
                      </w:rPr>
                    </w:pPr>
                    <w:customXmlDelRangeStart w:id="6859" w:author="William Mitchell" w:date="2021-05-19T13:24:00Z"/>
                    <w:sdt>
                      <w:sdtPr>
                        <w:tag w:val="goog_rdk_1178"/>
                        <w:id w:val="1400870009"/>
                      </w:sdtPr>
                      <w:sdtEndPr/>
                      <w:sdtContent>
                        <w:customXmlDelRangeEnd w:id="6859"/>
                        <w:del w:id="6860" w:author="Billy Mitchell" w:date="2021-04-22T13:10:00Z">
                          <w:r w:rsidR="00D2411E">
                            <w:rPr>
                              <w:i/>
                              <w:color w:val="000000"/>
                            </w:rPr>
                            <w:delText>Log Likelihood</w:delText>
                          </w:r>
                        </w:del>
                        <w:customXmlDelRangeStart w:id="6861" w:author="William Mitchell" w:date="2021-05-19T13:24:00Z"/>
                      </w:sdtContent>
                    </w:sdt>
                    <w:customXmlDelRangeEnd w:id="6861"/>
                  </w:p>
                  <w:customXmlDelRangeStart w:id="6862" w:author="William Mitchell" w:date="2021-05-19T13:24:00Z"/>
                </w:sdtContent>
              </w:sdt>
              <w:customXmlDelRangeEnd w:id="6862"/>
            </w:tc>
            <w:tc>
              <w:tcPr>
                <w:tcW w:w="1260" w:type="dxa"/>
                <w:tcBorders>
                  <w:top w:val="nil"/>
                  <w:left w:val="nil"/>
                  <w:bottom w:val="dotted" w:sz="4" w:space="0" w:color="000000"/>
                  <w:right w:val="nil"/>
                </w:tcBorders>
                <w:shd w:val="clear" w:color="auto" w:fill="auto"/>
                <w:vAlign w:val="bottom"/>
              </w:tcPr>
              <w:customXmlDelRangeStart w:id="6863" w:author="William Mitchell" w:date="2021-05-19T13:24:00Z"/>
              <w:sdt>
                <w:sdtPr>
                  <w:tag w:val="goog_rdk_1181"/>
                  <w:id w:val="262038898"/>
                </w:sdtPr>
                <w:sdtEndPr/>
                <w:sdtContent>
                  <w:customXmlDelRangeEnd w:id="6863"/>
                  <w:p w14:paraId="00000202" w14:textId="7F09A9A6" w:rsidR="001D5C46" w:rsidRDefault="00C146F4">
                    <w:pPr>
                      <w:spacing w:line="480" w:lineRule="auto"/>
                      <w:jc w:val="center"/>
                      <w:rPr>
                        <w:del w:id="6864" w:author="Billy Mitchell" w:date="2021-04-22T13:10:00Z"/>
                        <w:i/>
                        <w:color w:val="000000"/>
                      </w:rPr>
                    </w:pPr>
                    <w:customXmlDelRangeStart w:id="6865" w:author="William Mitchell" w:date="2021-05-19T13:24:00Z"/>
                    <w:sdt>
                      <w:sdtPr>
                        <w:tag w:val="goog_rdk_1180"/>
                        <w:id w:val="-1432894594"/>
                      </w:sdtPr>
                      <w:sdtEndPr/>
                      <w:sdtContent>
                        <w:customXmlDelRangeEnd w:id="6865"/>
                        <w:del w:id="6866" w:author="Billy Mitchell" w:date="2021-04-22T13:10:00Z">
                          <w:r w:rsidR="00D2411E">
                            <w:rPr>
                              <w:i/>
                              <w:color w:val="000000"/>
                            </w:rPr>
                            <w:delText>Deviance</w:delText>
                          </w:r>
                        </w:del>
                        <w:customXmlDelRangeStart w:id="6867" w:author="William Mitchell" w:date="2021-05-19T13:24:00Z"/>
                      </w:sdtContent>
                    </w:sdt>
                    <w:customXmlDelRangeEnd w:id="6867"/>
                  </w:p>
                  <w:customXmlDelRangeStart w:id="6868" w:author="William Mitchell" w:date="2021-05-19T13:24:00Z"/>
                </w:sdtContent>
              </w:sdt>
              <w:customXmlDelRangeEnd w:id="6868"/>
            </w:tc>
            <w:tc>
              <w:tcPr>
                <w:tcW w:w="817" w:type="dxa"/>
                <w:tcBorders>
                  <w:top w:val="nil"/>
                  <w:left w:val="nil"/>
                  <w:bottom w:val="dotted" w:sz="4" w:space="0" w:color="000000"/>
                  <w:right w:val="nil"/>
                </w:tcBorders>
                <w:shd w:val="clear" w:color="auto" w:fill="auto"/>
                <w:vAlign w:val="bottom"/>
              </w:tcPr>
              <w:customXmlDelRangeStart w:id="6869" w:author="William Mitchell" w:date="2021-05-19T13:24:00Z"/>
              <w:sdt>
                <w:sdtPr>
                  <w:tag w:val="goog_rdk_1183"/>
                  <w:id w:val="114492511"/>
                </w:sdtPr>
                <w:sdtEndPr/>
                <w:sdtContent>
                  <w:customXmlDelRangeEnd w:id="6869"/>
                  <w:p w14:paraId="00000203" w14:textId="7ED2BEC2" w:rsidR="001D5C46" w:rsidRDefault="00C146F4">
                    <w:pPr>
                      <w:spacing w:line="480" w:lineRule="auto"/>
                      <w:jc w:val="center"/>
                      <w:rPr>
                        <w:del w:id="6870" w:author="Billy Mitchell" w:date="2021-04-22T13:10:00Z"/>
                        <w:i/>
                        <w:color w:val="000000"/>
                      </w:rPr>
                    </w:pPr>
                    <w:customXmlDelRangeStart w:id="6871" w:author="William Mitchell" w:date="2021-05-19T13:24:00Z"/>
                    <w:sdt>
                      <w:sdtPr>
                        <w:tag w:val="goog_rdk_1182"/>
                        <w:id w:val="270201522"/>
                      </w:sdtPr>
                      <w:sdtEndPr/>
                      <w:sdtContent>
                        <w:customXmlDelRangeEnd w:id="6871"/>
                        <w:del w:id="6872" w:author="Billy Mitchell" w:date="2021-04-22T13:10:00Z">
                          <w:r w:rsidR="00D2411E">
                            <w:rPr>
                              <w:i/>
                              <w:color w:val="000000"/>
                            </w:rPr>
                            <w:delText>x</w:delText>
                          </w:r>
                          <w:r w:rsidR="00D2411E">
                            <w:rPr>
                              <w:i/>
                              <w:color w:val="000000"/>
                              <w:vertAlign w:val="superscript"/>
                            </w:rPr>
                            <w:delText>2</w:delText>
                          </w:r>
                        </w:del>
                        <w:customXmlDelRangeStart w:id="6873" w:author="William Mitchell" w:date="2021-05-19T13:24:00Z"/>
                      </w:sdtContent>
                    </w:sdt>
                    <w:customXmlDelRangeEnd w:id="6873"/>
                  </w:p>
                  <w:customXmlDelRangeStart w:id="6874" w:author="William Mitchell" w:date="2021-05-19T13:24:00Z"/>
                </w:sdtContent>
              </w:sdt>
              <w:customXmlDelRangeEnd w:id="6874"/>
            </w:tc>
            <w:tc>
              <w:tcPr>
                <w:tcW w:w="630" w:type="dxa"/>
                <w:tcBorders>
                  <w:top w:val="nil"/>
                  <w:left w:val="nil"/>
                  <w:bottom w:val="dotted" w:sz="4" w:space="0" w:color="000000"/>
                  <w:right w:val="nil"/>
                </w:tcBorders>
                <w:shd w:val="clear" w:color="auto" w:fill="auto"/>
                <w:vAlign w:val="bottom"/>
              </w:tcPr>
              <w:customXmlDelRangeStart w:id="6875" w:author="William Mitchell" w:date="2021-05-19T13:24:00Z"/>
              <w:sdt>
                <w:sdtPr>
                  <w:tag w:val="goog_rdk_1185"/>
                  <w:id w:val="-1005061606"/>
                </w:sdtPr>
                <w:sdtEndPr/>
                <w:sdtContent>
                  <w:customXmlDelRangeEnd w:id="6875"/>
                  <w:p w14:paraId="00000204" w14:textId="26463965" w:rsidR="001D5C46" w:rsidRDefault="00C146F4">
                    <w:pPr>
                      <w:spacing w:line="480" w:lineRule="auto"/>
                      <w:jc w:val="center"/>
                      <w:rPr>
                        <w:del w:id="6876" w:author="Billy Mitchell" w:date="2021-04-22T13:10:00Z"/>
                        <w:i/>
                        <w:color w:val="000000"/>
                      </w:rPr>
                    </w:pPr>
                    <w:customXmlDelRangeStart w:id="6877" w:author="William Mitchell" w:date="2021-05-19T13:24:00Z"/>
                    <w:sdt>
                      <w:sdtPr>
                        <w:tag w:val="goog_rdk_1184"/>
                        <w:id w:val="176313650"/>
                      </w:sdtPr>
                      <w:sdtEndPr/>
                      <w:sdtContent>
                        <w:customXmlDelRangeEnd w:id="6877"/>
                        <w:del w:id="6878" w:author="Billy Mitchell" w:date="2021-04-22T13:10:00Z">
                          <w:r w:rsidR="00D2411E">
                            <w:rPr>
                              <w:i/>
                              <w:color w:val="000000"/>
                            </w:rPr>
                            <w:delText>df</w:delText>
                          </w:r>
                        </w:del>
                        <w:customXmlDelRangeStart w:id="6879" w:author="William Mitchell" w:date="2021-05-19T13:24:00Z"/>
                      </w:sdtContent>
                    </w:sdt>
                    <w:customXmlDelRangeEnd w:id="6879"/>
                  </w:p>
                  <w:customXmlDelRangeStart w:id="6880" w:author="William Mitchell" w:date="2021-05-19T13:24:00Z"/>
                </w:sdtContent>
              </w:sdt>
              <w:customXmlDelRangeEnd w:id="6880"/>
            </w:tc>
            <w:tc>
              <w:tcPr>
                <w:tcW w:w="817" w:type="dxa"/>
                <w:tcBorders>
                  <w:top w:val="nil"/>
                  <w:left w:val="nil"/>
                  <w:bottom w:val="dotted" w:sz="4" w:space="0" w:color="000000"/>
                  <w:right w:val="nil"/>
                </w:tcBorders>
                <w:shd w:val="clear" w:color="auto" w:fill="auto"/>
                <w:vAlign w:val="bottom"/>
              </w:tcPr>
              <w:customXmlDelRangeStart w:id="6881" w:author="William Mitchell" w:date="2021-05-19T13:24:00Z"/>
              <w:sdt>
                <w:sdtPr>
                  <w:tag w:val="goog_rdk_1187"/>
                  <w:id w:val="-487632888"/>
                </w:sdtPr>
                <w:sdtEndPr/>
                <w:sdtContent>
                  <w:customXmlDelRangeEnd w:id="6881"/>
                  <w:p w14:paraId="00000205" w14:textId="381C4552" w:rsidR="001D5C46" w:rsidRDefault="00C146F4">
                    <w:pPr>
                      <w:spacing w:line="480" w:lineRule="auto"/>
                      <w:jc w:val="center"/>
                      <w:rPr>
                        <w:del w:id="6882" w:author="Billy Mitchell" w:date="2021-04-22T13:10:00Z"/>
                        <w:i/>
                        <w:color w:val="000000"/>
                      </w:rPr>
                    </w:pPr>
                    <w:customXmlDelRangeStart w:id="6883" w:author="William Mitchell" w:date="2021-05-19T13:24:00Z"/>
                    <w:sdt>
                      <w:sdtPr>
                        <w:tag w:val="goog_rdk_1186"/>
                        <w:id w:val="763430476"/>
                      </w:sdtPr>
                      <w:sdtEndPr/>
                      <w:sdtContent>
                        <w:customXmlDelRangeEnd w:id="6883"/>
                        <w:del w:id="6884" w:author="Billy Mitchell" w:date="2021-04-22T13:10:00Z">
                          <w:r w:rsidR="00D2411E">
                            <w:rPr>
                              <w:i/>
                              <w:color w:val="000000"/>
                            </w:rPr>
                            <w:delText>p</w:delText>
                          </w:r>
                        </w:del>
                        <w:customXmlDelRangeStart w:id="6885" w:author="William Mitchell" w:date="2021-05-19T13:24:00Z"/>
                      </w:sdtContent>
                    </w:sdt>
                    <w:customXmlDelRangeEnd w:id="6885"/>
                  </w:p>
                  <w:customXmlDelRangeStart w:id="6886" w:author="William Mitchell" w:date="2021-05-19T13:24:00Z"/>
                </w:sdtContent>
              </w:sdt>
              <w:customXmlDelRangeEnd w:id="6886"/>
            </w:tc>
          </w:tr>
          <w:customXmlDelRangeStart w:id="6887" w:author="William Mitchell" w:date="2021-05-19T13:24:00Z"/>
        </w:sdtContent>
      </w:sdt>
      <w:customXmlDelRangeEnd w:id="6887"/>
      <w:customXmlDelRangeStart w:id="6888" w:author="William Mitchell" w:date="2021-05-19T13:24:00Z"/>
      <w:sdt>
        <w:sdtPr>
          <w:tag w:val="goog_rdk_1189"/>
          <w:id w:val="167994873"/>
        </w:sdtPr>
        <w:sdtEndPr/>
        <w:sdtContent>
          <w:customXmlDelRangeEnd w:id="6888"/>
          <w:tr w:rsidR="001D5C46" w14:paraId="799284E9" w14:textId="77777777">
            <w:trPr>
              <w:trHeight w:val="315"/>
              <w:del w:id="6889" w:author="Billy Mitchell" w:date="2021-04-22T13:10:00Z"/>
            </w:trPr>
            <w:tc>
              <w:tcPr>
                <w:tcW w:w="1710" w:type="dxa"/>
                <w:tcBorders>
                  <w:top w:val="nil"/>
                  <w:left w:val="nil"/>
                  <w:bottom w:val="nil"/>
                  <w:right w:val="nil"/>
                </w:tcBorders>
                <w:shd w:val="clear" w:color="auto" w:fill="auto"/>
                <w:vAlign w:val="bottom"/>
              </w:tcPr>
              <w:customXmlDelRangeStart w:id="6890" w:author="William Mitchell" w:date="2021-05-19T13:24:00Z"/>
              <w:sdt>
                <w:sdtPr>
                  <w:tag w:val="goog_rdk_1191"/>
                  <w:id w:val="-1013682739"/>
                </w:sdtPr>
                <w:sdtEndPr/>
                <w:sdtContent>
                  <w:customXmlDelRangeEnd w:id="6890"/>
                  <w:p w14:paraId="00000206" w14:textId="0C10D3FF" w:rsidR="001D5C46" w:rsidRDefault="00C146F4">
                    <w:pPr>
                      <w:spacing w:line="480" w:lineRule="auto"/>
                      <w:jc w:val="center"/>
                      <w:rPr>
                        <w:del w:id="6891" w:author="Billy Mitchell" w:date="2021-04-22T13:10:00Z"/>
                        <w:color w:val="000000"/>
                      </w:rPr>
                    </w:pPr>
                    <w:customXmlDelRangeStart w:id="6892" w:author="William Mitchell" w:date="2021-05-19T13:24:00Z"/>
                    <w:sdt>
                      <w:sdtPr>
                        <w:tag w:val="goog_rdk_1190"/>
                        <w:id w:val="-1949922881"/>
                      </w:sdtPr>
                      <w:sdtEndPr/>
                      <w:sdtContent>
                        <w:customXmlDelRangeEnd w:id="6892"/>
                        <w:del w:id="6893" w:author="Billy Mitchell" w:date="2021-04-22T13:10:00Z">
                          <w:r w:rsidR="00D2411E">
                            <w:rPr>
                              <w:color w:val="000000"/>
                            </w:rPr>
                            <w:delText>Null Model</w:delText>
                          </w:r>
                        </w:del>
                        <w:customXmlDelRangeStart w:id="6894" w:author="William Mitchell" w:date="2021-05-19T13:24:00Z"/>
                      </w:sdtContent>
                    </w:sdt>
                    <w:customXmlDelRangeEnd w:id="6894"/>
                  </w:p>
                  <w:customXmlDelRangeStart w:id="6895" w:author="William Mitchell" w:date="2021-05-19T13:24:00Z"/>
                </w:sdtContent>
              </w:sdt>
              <w:customXmlDelRangeEnd w:id="6895"/>
            </w:tc>
            <w:tc>
              <w:tcPr>
                <w:tcW w:w="1800" w:type="dxa"/>
                <w:tcBorders>
                  <w:top w:val="nil"/>
                  <w:left w:val="nil"/>
                  <w:bottom w:val="nil"/>
                  <w:right w:val="nil"/>
                </w:tcBorders>
                <w:shd w:val="clear" w:color="auto" w:fill="auto"/>
                <w:vAlign w:val="center"/>
              </w:tcPr>
              <w:customXmlDelRangeStart w:id="6896" w:author="William Mitchell" w:date="2021-05-19T13:24:00Z"/>
              <w:sdt>
                <w:sdtPr>
                  <w:tag w:val="goog_rdk_1193"/>
                  <w:id w:val="92208305"/>
                </w:sdtPr>
                <w:sdtEndPr/>
                <w:sdtContent>
                  <w:customXmlDelRangeEnd w:id="6896"/>
                  <w:p w14:paraId="00000207" w14:textId="1549A671" w:rsidR="001D5C46" w:rsidRDefault="00C146F4">
                    <w:pPr>
                      <w:spacing w:line="480" w:lineRule="auto"/>
                      <w:jc w:val="center"/>
                      <w:rPr>
                        <w:del w:id="6897" w:author="Billy Mitchell" w:date="2021-04-22T13:10:00Z"/>
                        <w:color w:val="000000"/>
                      </w:rPr>
                    </w:pPr>
                    <w:customXmlDelRangeStart w:id="6898" w:author="William Mitchell" w:date="2021-05-19T13:24:00Z"/>
                    <w:sdt>
                      <w:sdtPr>
                        <w:tag w:val="goog_rdk_1192"/>
                        <w:id w:val="-1737620104"/>
                      </w:sdtPr>
                      <w:sdtEndPr/>
                      <w:sdtContent>
                        <w:customXmlDelRangeEnd w:id="6898"/>
                        <w:del w:id="6899" w:author="Billy Mitchell" w:date="2021-04-22T13:10:00Z">
                          <w:r w:rsidR="00D2411E">
                            <w:rPr>
                              <w:color w:val="000000"/>
                            </w:rPr>
                            <w:delText>3</w:delText>
                          </w:r>
                        </w:del>
                        <w:customXmlDelRangeStart w:id="6900" w:author="William Mitchell" w:date="2021-05-19T13:24:00Z"/>
                      </w:sdtContent>
                    </w:sdt>
                    <w:customXmlDelRangeEnd w:id="6900"/>
                  </w:p>
                  <w:customXmlDelRangeStart w:id="6901" w:author="William Mitchell" w:date="2021-05-19T13:24:00Z"/>
                </w:sdtContent>
              </w:sdt>
              <w:customXmlDelRangeEnd w:id="6901"/>
            </w:tc>
            <w:tc>
              <w:tcPr>
                <w:tcW w:w="900" w:type="dxa"/>
                <w:tcBorders>
                  <w:top w:val="nil"/>
                  <w:left w:val="nil"/>
                  <w:bottom w:val="nil"/>
                  <w:right w:val="nil"/>
                </w:tcBorders>
                <w:shd w:val="clear" w:color="auto" w:fill="auto"/>
                <w:vAlign w:val="center"/>
              </w:tcPr>
              <w:customXmlDelRangeStart w:id="6902" w:author="William Mitchell" w:date="2021-05-19T13:24:00Z"/>
              <w:sdt>
                <w:sdtPr>
                  <w:tag w:val="goog_rdk_1195"/>
                  <w:id w:val="-1343078176"/>
                </w:sdtPr>
                <w:sdtEndPr/>
                <w:sdtContent>
                  <w:customXmlDelRangeEnd w:id="6902"/>
                  <w:p w14:paraId="00000208" w14:textId="3AB41BB4" w:rsidR="001D5C46" w:rsidRDefault="00C146F4">
                    <w:pPr>
                      <w:spacing w:line="480" w:lineRule="auto"/>
                      <w:jc w:val="center"/>
                      <w:rPr>
                        <w:del w:id="6903" w:author="Billy Mitchell" w:date="2021-04-22T13:10:00Z"/>
                        <w:color w:val="000000"/>
                      </w:rPr>
                    </w:pPr>
                    <w:customXmlDelRangeStart w:id="6904" w:author="William Mitchell" w:date="2021-05-19T13:24:00Z"/>
                    <w:sdt>
                      <w:sdtPr>
                        <w:tag w:val="goog_rdk_1194"/>
                        <w:id w:val="-1940213678"/>
                      </w:sdtPr>
                      <w:sdtEndPr/>
                      <w:sdtContent>
                        <w:customXmlDelRangeEnd w:id="6904"/>
                        <w:del w:id="6905" w:author="Billy Mitchell" w:date="2021-04-22T13:10:00Z">
                          <w:r w:rsidR="00D2411E">
                            <w:rPr>
                              <w:color w:val="000000"/>
                            </w:rPr>
                            <w:delText>3715</w:delText>
                          </w:r>
                        </w:del>
                        <w:customXmlDelRangeStart w:id="6906" w:author="William Mitchell" w:date="2021-05-19T13:24:00Z"/>
                      </w:sdtContent>
                    </w:sdt>
                    <w:customXmlDelRangeEnd w:id="6906"/>
                  </w:p>
                  <w:customXmlDelRangeStart w:id="6907" w:author="William Mitchell" w:date="2021-05-19T13:24:00Z"/>
                </w:sdtContent>
              </w:sdt>
              <w:customXmlDelRangeEnd w:id="6907"/>
            </w:tc>
            <w:tc>
              <w:tcPr>
                <w:tcW w:w="1170" w:type="dxa"/>
                <w:tcBorders>
                  <w:top w:val="nil"/>
                  <w:left w:val="nil"/>
                  <w:bottom w:val="nil"/>
                  <w:right w:val="nil"/>
                </w:tcBorders>
                <w:shd w:val="clear" w:color="auto" w:fill="auto"/>
                <w:vAlign w:val="center"/>
              </w:tcPr>
              <w:customXmlDelRangeStart w:id="6908" w:author="William Mitchell" w:date="2021-05-19T13:24:00Z"/>
              <w:sdt>
                <w:sdtPr>
                  <w:tag w:val="goog_rdk_1197"/>
                  <w:id w:val="1661116659"/>
                </w:sdtPr>
                <w:sdtEndPr/>
                <w:sdtContent>
                  <w:customXmlDelRangeEnd w:id="6908"/>
                  <w:p w14:paraId="00000209" w14:textId="4C7F7D06" w:rsidR="001D5C46" w:rsidRDefault="00C146F4">
                    <w:pPr>
                      <w:spacing w:line="480" w:lineRule="auto"/>
                      <w:jc w:val="center"/>
                      <w:rPr>
                        <w:del w:id="6909" w:author="Billy Mitchell" w:date="2021-04-22T13:10:00Z"/>
                        <w:color w:val="000000"/>
                      </w:rPr>
                    </w:pPr>
                    <w:customXmlDelRangeStart w:id="6910" w:author="William Mitchell" w:date="2021-05-19T13:24:00Z"/>
                    <w:sdt>
                      <w:sdtPr>
                        <w:tag w:val="goog_rdk_1196"/>
                        <w:id w:val="621814577"/>
                      </w:sdtPr>
                      <w:sdtEndPr/>
                      <w:sdtContent>
                        <w:customXmlDelRangeEnd w:id="6910"/>
                        <w:del w:id="6911" w:author="Billy Mitchell" w:date="2021-04-22T13:10:00Z">
                          <w:r w:rsidR="00D2411E">
                            <w:rPr>
                              <w:color w:val="000000"/>
                            </w:rPr>
                            <w:delText>3734</w:delText>
                          </w:r>
                        </w:del>
                        <w:customXmlDelRangeStart w:id="6912" w:author="William Mitchell" w:date="2021-05-19T13:24:00Z"/>
                      </w:sdtContent>
                    </w:sdt>
                    <w:customXmlDelRangeEnd w:id="6912"/>
                  </w:p>
                  <w:customXmlDelRangeStart w:id="6913" w:author="William Mitchell" w:date="2021-05-19T13:24:00Z"/>
                </w:sdtContent>
              </w:sdt>
              <w:customXmlDelRangeEnd w:id="6913"/>
            </w:tc>
            <w:tc>
              <w:tcPr>
                <w:tcW w:w="1890" w:type="dxa"/>
                <w:tcBorders>
                  <w:top w:val="nil"/>
                  <w:left w:val="nil"/>
                  <w:bottom w:val="nil"/>
                  <w:right w:val="nil"/>
                </w:tcBorders>
                <w:shd w:val="clear" w:color="auto" w:fill="auto"/>
                <w:vAlign w:val="center"/>
              </w:tcPr>
              <w:customXmlDelRangeStart w:id="6914" w:author="William Mitchell" w:date="2021-05-19T13:24:00Z"/>
              <w:sdt>
                <w:sdtPr>
                  <w:tag w:val="goog_rdk_1199"/>
                  <w:id w:val="659421164"/>
                </w:sdtPr>
                <w:sdtEndPr/>
                <w:sdtContent>
                  <w:customXmlDelRangeEnd w:id="6914"/>
                  <w:p w14:paraId="0000020A" w14:textId="3AD6365F" w:rsidR="001D5C46" w:rsidRDefault="00C146F4">
                    <w:pPr>
                      <w:spacing w:line="480" w:lineRule="auto"/>
                      <w:jc w:val="center"/>
                      <w:rPr>
                        <w:del w:id="6915" w:author="Billy Mitchell" w:date="2021-04-22T13:10:00Z"/>
                        <w:color w:val="000000"/>
                      </w:rPr>
                    </w:pPr>
                    <w:customXmlDelRangeStart w:id="6916" w:author="William Mitchell" w:date="2021-05-19T13:24:00Z"/>
                    <w:sdt>
                      <w:sdtPr>
                        <w:tag w:val="goog_rdk_1198"/>
                        <w:id w:val="-443381324"/>
                      </w:sdtPr>
                      <w:sdtEndPr/>
                      <w:sdtContent>
                        <w:customXmlDelRangeEnd w:id="6916"/>
                        <w:del w:id="6917" w:author="Billy Mitchell" w:date="2021-04-22T13:10:00Z">
                          <w:r w:rsidR="00D2411E">
                            <w:rPr>
                              <w:color w:val="000000"/>
                            </w:rPr>
                            <w:delText>-1854</w:delText>
                          </w:r>
                        </w:del>
                        <w:customXmlDelRangeStart w:id="6918" w:author="William Mitchell" w:date="2021-05-19T13:24:00Z"/>
                      </w:sdtContent>
                    </w:sdt>
                    <w:customXmlDelRangeEnd w:id="6918"/>
                  </w:p>
                  <w:customXmlDelRangeStart w:id="6919" w:author="William Mitchell" w:date="2021-05-19T13:24:00Z"/>
                </w:sdtContent>
              </w:sdt>
              <w:customXmlDelRangeEnd w:id="6919"/>
            </w:tc>
            <w:tc>
              <w:tcPr>
                <w:tcW w:w="1260" w:type="dxa"/>
                <w:tcBorders>
                  <w:top w:val="nil"/>
                  <w:left w:val="nil"/>
                  <w:bottom w:val="nil"/>
                  <w:right w:val="nil"/>
                </w:tcBorders>
                <w:shd w:val="clear" w:color="auto" w:fill="auto"/>
                <w:vAlign w:val="bottom"/>
              </w:tcPr>
              <w:customXmlDelRangeStart w:id="6920" w:author="William Mitchell" w:date="2021-05-19T13:24:00Z"/>
              <w:sdt>
                <w:sdtPr>
                  <w:tag w:val="goog_rdk_1201"/>
                  <w:id w:val="-455026117"/>
                </w:sdtPr>
                <w:sdtEndPr/>
                <w:sdtContent>
                  <w:customXmlDelRangeEnd w:id="6920"/>
                  <w:p w14:paraId="0000020B" w14:textId="23E1C7D2" w:rsidR="001D5C46" w:rsidRDefault="00C146F4">
                    <w:pPr>
                      <w:spacing w:line="480" w:lineRule="auto"/>
                      <w:jc w:val="center"/>
                      <w:rPr>
                        <w:del w:id="6921" w:author="Billy Mitchell" w:date="2021-04-22T13:10:00Z"/>
                        <w:color w:val="000000"/>
                      </w:rPr>
                    </w:pPr>
                    <w:customXmlDelRangeStart w:id="6922" w:author="William Mitchell" w:date="2021-05-19T13:24:00Z"/>
                    <w:sdt>
                      <w:sdtPr>
                        <w:tag w:val="goog_rdk_1200"/>
                        <w:id w:val="2047640513"/>
                      </w:sdtPr>
                      <w:sdtEndPr/>
                      <w:sdtContent>
                        <w:customXmlDelRangeEnd w:id="6922"/>
                        <w:del w:id="6923" w:author="Billy Mitchell" w:date="2021-04-22T13:10:00Z">
                          <w:r w:rsidR="00D2411E">
                            <w:rPr>
                              <w:color w:val="000000"/>
                            </w:rPr>
                            <w:delText>3709</w:delText>
                          </w:r>
                        </w:del>
                        <w:customXmlDelRangeStart w:id="6924" w:author="William Mitchell" w:date="2021-05-19T13:24:00Z"/>
                      </w:sdtContent>
                    </w:sdt>
                    <w:customXmlDelRangeEnd w:id="6924"/>
                  </w:p>
                  <w:customXmlDelRangeStart w:id="6925" w:author="William Mitchell" w:date="2021-05-19T13:24:00Z"/>
                </w:sdtContent>
              </w:sdt>
              <w:customXmlDelRangeEnd w:id="6925"/>
            </w:tc>
            <w:tc>
              <w:tcPr>
                <w:tcW w:w="817" w:type="dxa"/>
                <w:tcBorders>
                  <w:top w:val="nil"/>
                  <w:left w:val="nil"/>
                  <w:bottom w:val="nil"/>
                  <w:right w:val="nil"/>
                </w:tcBorders>
                <w:shd w:val="clear" w:color="auto" w:fill="auto"/>
                <w:vAlign w:val="bottom"/>
              </w:tcPr>
              <w:customXmlDelRangeStart w:id="6926" w:author="William Mitchell" w:date="2021-05-19T13:24:00Z"/>
              <w:sdt>
                <w:sdtPr>
                  <w:tag w:val="goog_rdk_1203"/>
                  <w:id w:val="-464503217"/>
                </w:sdtPr>
                <w:sdtEndPr/>
                <w:sdtContent>
                  <w:customXmlDelRangeEnd w:id="6926"/>
                  <w:p w14:paraId="0000020C" w14:textId="055CAB96" w:rsidR="001D5C46" w:rsidRDefault="00C146F4">
                    <w:pPr>
                      <w:spacing w:line="480" w:lineRule="auto"/>
                      <w:jc w:val="center"/>
                      <w:rPr>
                        <w:del w:id="6927" w:author="Billy Mitchell" w:date="2021-04-22T13:10:00Z"/>
                        <w:color w:val="000000"/>
                      </w:rPr>
                    </w:pPr>
                    <w:customXmlDelRangeStart w:id="6928" w:author="William Mitchell" w:date="2021-05-19T13:24:00Z"/>
                    <w:sdt>
                      <w:sdtPr>
                        <w:tag w:val="goog_rdk_1202"/>
                        <w:id w:val="1839956936"/>
                      </w:sdtPr>
                      <w:sdtEndPr/>
                      <w:sdtContent>
                        <w:customXmlDelRangeEnd w:id="6928"/>
                        <w:customXmlDelRangeStart w:id="6929" w:author="William Mitchell" w:date="2021-05-19T13:24:00Z"/>
                      </w:sdtContent>
                    </w:sdt>
                    <w:customXmlDelRangeEnd w:id="6929"/>
                  </w:p>
                  <w:customXmlDelRangeStart w:id="6930" w:author="William Mitchell" w:date="2021-05-19T13:24:00Z"/>
                </w:sdtContent>
              </w:sdt>
              <w:customXmlDelRangeEnd w:id="6930"/>
            </w:tc>
            <w:tc>
              <w:tcPr>
                <w:tcW w:w="630" w:type="dxa"/>
                <w:tcBorders>
                  <w:top w:val="nil"/>
                  <w:left w:val="nil"/>
                  <w:bottom w:val="nil"/>
                  <w:right w:val="nil"/>
                </w:tcBorders>
                <w:shd w:val="clear" w:color="auto" w:fill="auto"/>
                <w:vAlign w:val="bottom"/>
              </w:tcPr>
              <w:customXmlDelRangeStart w:id="6931" w:author="William Mitchell" w:date="2021-05-19T13:24:00Z"/>
              <w:sdt>
                <w:sdtPr>
                  <w:tag w:val="goog_rdk_1205"/>
                  <w:id w:val="1602842131"/>
                </w:sdtPr>
                <w:sdtEndPr/>
                <w:sdtContent>
                  <w:customXmlDelRangeEnd w:id="6931"/>
                  <w:p w14:paraId="0000020D" w14:textId="721B6B11" w:rsidR="001D5C46" w:rsidRDefault="00C146F4">
                    <w:pPr>
                      <w:spacing w:line="480" w:lineRule="auto"/>
                      <w:jc w:val="center"/>
                      <w:rPr>
                        <w:del w:id="6932" w:author="Billy Mitchell" w:date="2021-04-22T13:10:00Z"/>
                        <w:rFonts w:ascii="Times New Roman" w:eastAsia="Times New Roman" w:hAnsi="Times New Roman" w:cs="Times New Roman"/>
                        <w:sz w:val="20"/>
                        <w:szCs w:val="20"/>
                      </w:rPr>
                    </w:pPr>
                    <w:customXmlDelRangeStart w:id="6933" w:author="William Mitchell" w:date="2021-05-19T13:24:00Z"/>
                    <w:sdt>
                      <w:sdtPr>
                        <w:tag w:val="goog_rdk_1204"/>
                        <w:id w:val="-1343392489"/>
                      </w:sdtPr>
                      <w:sdtEndPr/>
                      <w:sdtContent>
                        <w:customXmlDelRangeEnd w:id="6933"/>
                        <w:customXmlDelRangeStart w:id="6934" w:author="William Mitchell" w:date="2021-05-19T13:24:00Z"/>
                      </w:sdtContent>
                    </w:sdt>
                    <w:customXmlDelRangeEnd w:id="6934"/>
                  </w:p>
                  <w:customXmlDelRangeStart w:id="6935" w:author="William Mitchell" w:date="2021-05-19T13:24:00Z"/>
                </w:sdtContent>
              </w:sdt>
              <w:customXmlDelRangeEnd w:id="6935"/>
            </w:tc>
            <w:tc>
              <w:tcPr>
                <w:tcW w:w="817" w:type="dxa"/>
                <w:tcBorders>
                  <w:top w:val="nil"/>
                  <w:left w:val="nil"/>
                  <w:bottom w:val="nil"/>
                  <w:right w:val="nil"/>
                </w:tcBorders>
                <w:shd w:val="clear" w:color="auto" w:fill="auto"/>
                <w:vAlign w:val="bottom"/>
              </w:tcPr>
              <w:customXmlDelRangeStart w:id="6936" w:author="William Mitchell" w:date="2021-05-19T13:24:00Z"/>
              <w:sdt>
                <w:sdtPr>
                  <w:tag w:val="goog_rdk_1207"/>
                  <w:id w:val="-1732992407"/>
                </w:sdtPr>
                <w:sdtEndPr/>
                <w:sdtContent>
                  <w:customXmlDelRangeEnd w:id="6936"/>
                  <w:p w14:paraId="0000020E" w14:textId="4CEBC5D1" w:rsidR="001D5C46" w:rsidRDefault="00C146F4">
                    <w:pPr>
                      <w:spacing w:line="480" w:lineRule="auto"/>
                      <w:jc w:val="center"/>
                      <w:rPr>
                        <w:del w:id="6937" w:author="Billy Mitchell" w:date="2021-04-22T13:10:00Z"/>
                        <w:rFonts w:ascii="Times New Roman" w:eastAsia="Times New Roman" w:hAnsi="Times New Roman" w:cs="Times New Roman"/>
                        <w:sz w:val="20"/>
                        <w:szCs w:val="20"/>
                      </w:rPr>
                    </w:pPr>
                    <w:customXmlDelRangeStart w:id="6938" w:author="William Mitchell" w:date="2021-05-19T13:24:00Z"/>
                    <w:sdt>
                      <w:sdtPr>
                        <w:tag w:val="goog_rdk_1206"/>
                        <w:id w:val="735749898"/>
                      </w:sdtPr>
                      <w:sdtEndPr/>
                      <w:sdtContent>
                        <w:customXmlDelRangeEnd w:id="6938"/>
                        <w:customXmlDelRangeStart w:id="6939" w:author="William Mitchell" w:date="2021-05-19T13:24:00Z"/>
                      </w:sdtContent>
                    </w:sdt>
                    <w:customXmlDelRangeEnd w:id="6939"/>
                  </w:p>
                  <w:customXmlDelRangeStart w:id="6940" w:author="William Mitchell" w:date="2021-05-19T13:24:00Z"/>
                </w:sdtContent>
              </w:sdt>
              <w:customXmlDelRangeEnd w:id="6940"/>
            </w:tc>
          </w:tr>
          <w:customXmlDelRangeStart w:id="6941" w:author="William Mitchell" w:date="2021-05-19T13:24:00Z"/>
        </w:sdtContent>
      </w:sdt>
      <w:customXmlDelRangeEnd w:id="6941"/>
      <w:customXmlDelRangeStart w:id="6942" w:author="William Mitchell" w:date="2021-05-19T13:24:00Z"/>
      <w:sdt>
        <w:sdtPr>
          <w:tag w:val="goog_rdk_1209"/>
          <w:id w:val="-1294048565"/>
        </w:sdtPr>
        <w:sdtEndPr/>
        <w:sdtContent>
          <w:customXmlDelRangeEnd w:id="6942"/>
          <w:tr w:rsidR="001D5C46" w14:paraId="034717FC" w14:textId="77777777">
            <w:trPr>
              <w:trHeight w:val="330"/>
              <w:del w:id="6943" w:author="Billy Mitchell" w:date="2021-04-22T13:10:00Z"/>
            </w:trPr>
            <w:tc>
              <w:tcPr>
                <w:tcW w:w="1710" w:type="dxa"/>
                <w:tcBorders>
                  <w:top w:val="single" w:sz="4" w:space="0" w:color="000000"/>
                  <w:left w:val="nil"/>
                  <w:bottom w:val="single" w:sz="8" w:space="0" w:color="000000"/>
                  <w:right w:val="nil"/>
                </w:tcBorders>
                <w:shd w:val="clear" w:color="auto" w:fill="auto"/>
                <w:vAlign w:val="bottom"/>
              </w:tcPr>
              <w:customXmlDelRangeStart w:id="6944" w:author="William Mitchell" w:date="2021-05-19T13:24:00Z"/>
              <w:sdt>
                <w:sdtPr>
                  <w:tag w:val="goog_rdk_1211"/>
                  <w:id w:val="1941942441"/>
                </w:sdtPr>
                <w:sdtEndPr/>
                <w:sdtContent>
                  <w:customXmlDelRangeEnd w:id="6944"/>
                  <w:p w14:paraId="0000020F" w14:textId="6A326368" w:rsidR="001D5C46" w:rsidRDefault="00C146F4">
                    <w:pPr>
                      <w:spacing w:line="480" w:lineRule="auto"/>
                      <w:jc w:val="center"/>
                      <w:rPr>
                        <w:del w:id="6945" w:author="Billy Mitchell" w:date="2021-04-22T13:10:00Z"/>
                        <w:color w:val="000000"/>
                      </w:rPr>
                    </w:pPr>
                    <w:customXmlDelRangeStart w:id="6946" w:author="William Mitchell" w:date="2021-05-19T13:24:00Z"/>
                    <w:sdt>
                      <w:sdtPr>
                        <w:tag w:val="goog_rdk_1210"/>
                        <w:id w:val="1767265257"/>
                      </w:sdtPr>
                      <w:sdtEndPr/>
                      <w:sdtContent>
                        <w:customXmlDelRangeEnd w:id="6946"/>
                        <w:del w:id="6947" w:author="Billy Mitchell" w:date="2021-04-22T13:10:00Z">
                          <w:r w:rsidR="00D2411E">
                            <w:rPr>
                              <w:color w:val="000000"/>
                            </w:rPr>
                            <w:delText>Exper. Model</w:delText>
                          </w:r>
                        </w:del>
                        <w:customXmlDelRangeStart w:id="6948" w:author="William Mitchell" w:date="2021-05-19T13:24:00Z"/>
                      </w:sdtContent>
                    </w:sdt>
                    <w:customXmlDelRangeEnd w:id="6948"/>
                  </w:p>
                  <w:customXmlDelRangeStart w:id="6949" w:author="William Mitchell" w:date="2021-05-19T13:24:00Z"/>
                </w:sdtContent>
              </w:sdt>
              <w:customXmlDelRangeEnd w:id="6949"/>
            </w:tc>
            <w:tc>
              <w:tcPr>
                <w:tcW w:w="1800" w:type="dxa"/>
                <w:tcBorders>
                  <w:top w:val="single" w:sz="4" w:space="0" w:color="000000"/>
                  <w:left w:val="nil"/>
                  <w:bottom w:val="single" w:sz="8" w:space="0" w:color="000000"/>
                  <w:right w:val="nil"/>
                </w:tcBorders>
                <w:shd w:val="clear" w:color="auto" w:fill="auto"/>
                <w:vAlign w:val="center"/>
              </w:tcPr>
              <w:customXmlDelRangeStart w:id="6950" w:author="William Mitchell" w:date="2021-05-19T13:24:00Z"/>
              <w:sdt>
                <w:sdtPr>
                  <w:tag w:val="goog_rdk_1213"/>
                  <w:id w:val="413365488"/>
                </w:sdtPr>
                <w:sdtEndPr/>
                <w:sdtContent>
                  <w:customXmlDelRangeEnd w:id="6950"/>
                  <w:p w14:paraId="00000210" w14:textId="60921F7D" w:rsidR="001D5C46" w:rsidRDefault="00C146F4">
                    <w:pPr>
                      <w:spacing w:line="480" w:lineRule="auto"/>
                      <w:jc w:val="center"/>
                      <w:rPr>
                        <w:del w:id="6951" w:author="Billy Mitchell" w:date="2021-04-22T13:10:00Z"/>
                        <w:color w:val="000000"/>
                      </w:rPr>
                    </w:pPr>
                    <w:customXmlDelRangeStart w:id="6952" w:author="William Mitchell" w:date="2021-05-19T13:24:00Z"/>
                    <w:sdt>
                      <w:sdtPr>
                        <w:tag w:val="goog_rdk_1212"/>
                        <w:id w:val="-1319098853"/>
                      </w:sdtPr>
                      <w:sdtEndPr/>
                      <w:sdtContent>
                        <w:customXmlDelRangeEnd w:id="6952"/>
                        <w:del w:id="6953" w:author="Billy Mitchell" w:date="2021-04-22T13:10:00Z">
                          <w:r w:rsidR="00D2411E">
                            <w:rPr>
                              <w:color w:val="000000"/>
                            </w:rPr>
                            <w:delText>4</w:delText>
                          </w:r>
                        </w:del>
                        <w:customXmlDelRangeStart w:id="6954" w:author="William Mitchell" w:date="2021-05-19T13:24:00Z"/>
                      </w:sdtContent>
                    </w:sdt>
                    <w:customXmlDelRangeEnd w:id="6954"/>
                  </w:p>
                  <w:customXmlDelRangeStart w:id="6955" w:author="William Mitchell" w:date="2021-05-19T13:24:00Z"/>
                </w:sdtContent>
              </w:sdt>
              <w:customXmlDelRangeEnd w:id="6955"/>
            </w:tc>
            <w:tc>
              <w:tcPr>
                <w:tcW w:w="900" w:type="dxa"/>
                <w:tcBorders>
                  <w:top w:val="single" w:sz="4" w:space="0" w:color="000000"/>
                  <w:left w:val="nil"/>
                  <w:bottom w:val="single" w:sz="8" w:space="0" w:color="000000"/>
                  <w:right w:val="nil"/>
                </w:tcBorders>
                <w:shd w:val="clear" w:color="auto" w:fill="auto"/>
                <w:vAlign w:val="center"/>
              </w:tcPr>
              <w:customXmlDelRangeStart w:id="6956" w:author="William Mitchell" w:date="2021-05-19T13:24:00Z"/>
              <w:sdt>
                <w:sdtPr>
                  <w:tag w:val="goog_rdk_1215"/>
                  <w:id w:val="2010630707"/>
                </w:sdtPr>
                <w:sdtEndPr/>
                <w:sdtContent>
                  <w:customXmlDelRangeEnd w:id="6956"/>
                  <w:p w14:paraId="00000211" w14:textId="04450AEC" w:rsidR="001D5C46" w:rsidRDefault="00C146F4">
                    <w:pPr>
                      <w:spacing w:line="480" w:lineRule="auto"/>
                      <w:jc w:val="center"/>
                      <w:rPr>
                        <w:del w:id="6957" w:author="Billy Mitchell" w:date="2021-04-22T13:10:00Z"/>
                        <w:color w:val="000000"/>
                      </w:rPr>
                    </w:pPr>
                    <w:customXmlDelRangeStart w:id="6958" w:author="William Mitchell" w:date="2021-05-19T13:24:00Z"/>
                    <w:sdt>
                      <w:sdtPr>
                        <w:tag w:val="goog_rdk_1214"/>
                        <w:id w:val="1974858988"/>
                      </w:sdtPr>
                      <w:sdtEndPr/>
                      <w:sdtContent>
                        <w:customXmlDelRangeEnd w:id="6958"/>
                        <w:del w:id="6959" w:author="Billy Mitchell" w:date="2021-04-22T13:10:00Z">
                          <w:r w:rsidR="00D2411E">
                            <w:rPr>
                              <w:color w:val="000000"/>
                            </w:rPr>
                            <w:delText>3717</w:delText>
                          </w:r>
                        </w:del>
                        <w:customXmlDelRangeStart w:id="6960" w:author="William Mitchell" w:date="2021-05-19T13:24:00Z"/>
                      </w:sdtContent>
                    </w:sdt>
                    <w:customXmlDelRangeEnd w:id="6960"/>
                  </w:p>
                  <w:customXmlDelRangeStart w:id="6961" w:author="William Mitchell" w:date="2021-05-19T13:24:00Z"/>
                </w:sdtContent>
              </w:sdt>
              <w:customXmlDelRangeEnd w:id="6961"/>
            </w:tc>
            <w:tc>
              <w:tcPr>
                <w:tcW w:w="1170" w:type="dxa"/>
                <w:tcBorders>
                  <w:top w:val="single" w:sz="4" w:space="0" w:color="000000"/>
                  <w:left w:val="nil"/>
                  <w:bottom w:val="single" w:sz="8" w:space="0" w:color="000000"/>
                  <w:right w:val="nil"/>
                </w:tcBorders>
                <w:shd w:val="clear" w:color="auto" w:fill="auto"/>
                <w:vAlign w:val="center"/>
              </w:tcPr>
              <w:customXmlDelRangeStart w:id="6962" w:author="William Mitchell" w:date="2021-05-19T13:24:00Z"/>
              <w:sdt>
                <w:sdtPr>
                  <w:tag w:val="goog_rdk_1217"/>
                  <w:id w:val="2081949326"/>
                </w:sdtPr>
                <w:sdtEndPr/>
                <w:sdtContent>
                  <w:customXmlDelRangeEnd w:id="6962"/>
                  <w:p w14:paraId="00000212" w14:textId="34090E0B" w:rsidR="001D5C46" w:rsidRDefault="00C146F4">
                    <w:pPr>
                      <w:spacing w:line="480" w:lineRule="auto"/>
                      <w:jc w:val="center"/>
                      <w:rPr>
                        <w:del w:id="6963" w:author="Billy Mitchell" w:date="2021-04-22T13:10:00Z"/>
                        <w:color w:val="000000"/>
                      </w:rPr>
                    </w:pPr>
                    <w:customXmlDelRangeStart w:id="6964" w:author="William Mitchell" w:date="2021-05-19T13:24:00Z"/>
                    <w:sdt>
                      <w:sdtPr>
                        <w:tag w:val="goog_rdk_1216"/>
                        <w:id w:val="1698119106"/>
                      </w:sdtPr>
                      <w:sdtEndPr/>
                      <w:sdtContent>
                        <w:customXmlDelRangeEnd w:id="6964"/>
                        <w:del w:id="6965" w:author="Billy Mitchell" w:date="2021-04-22T13:10:00Z">
                          <w:r w:rsidR="00D2411E">
                            <w:rPr>
                              <w:color w:val="000000"/>
                            </w:rPr>
                            <w:delText>3742</w:delText>
                          </w:r>
                        </w:del>
                        <w:customXmlDelRangeStart w:id="6966" w:author="William Mitchell" w:date="2021-05-19T13:24:00Z"/>
                      </w:sdtContent>
                    </w:sdt>
                    <w:customXmlDelRangeEnd w:id="6966"/>
                  </w:p>
                  <w:customXmlDelRangeStart w:id="6967" w:author="William Mitchell" w:date="2021-05-19T13:24:00Z"/>
                </w:sdtContent>
              </w:sdt>
              <w:customXmlDelRangeEnd w:id="6967"/>
            </w:tc>
            <w:tc>
              <w:tcPr>
                <w:tcW w:w="1890" w:type="dxa"/>
                <w:tcBorders>
                  <w:top w:val="single" w:sz="4" w:space="0" w:color="000000"/>
                  <w:left w:val="nil"/>
                  <w:bottom w:val="single" w:sz="8" w:space="0" w:color="000000"/>
                  <w:right w:val="nil"/>
                </w:tcBorders>
                <w:shd w:val="clear" w:color="auto" w:fill="auto"/>
                <w:vAlign w:val="center"/>
              </w:tcPr>
              <w:customXmlDelRangeStart w:id="6968" w:author="William Mitchell" w:date="2021-05-19T13:24:00Z"/>
              <w:sdt>
                <w:sdtPr>
                  <w:tag w:val="goog_rdk_1219"/>
                  <w:id w:val="1058899571"/>
                </w:sdtPr>
                <w:sdtEndPr/>
                <w:sdtContent>
                  <w:customXmlDelRangeEnd w:id="6968"/>
                  <w:p w14:paraId="00000213" w14:textId="3446ADCA" w:rsidR="001D5C46" w:rsidRDefault="00C146F4">
                    <w:pPr>
                      <w:spacing w:line="480" w:lineRule="auto"/>
                      <w:jc w:val="center"/>
                      <w:rPr>
                        <w:del w:id="6969" w:author="Billy Mitchell" w:date="2021-04-22T13:10:00Z"/>
                        <w:color w:val="000000"/>
                      </w:rPr>
                    </w:pPr>
                    <w:customXmlDelRangeStart w:id="6970" w:author="William Mitchell" w:date="2021-05-19T13:24:00Z"/>
                    <w:sdt>
                      <w:sdtPr>
                        <w:tag w:val="goog_rdk_1218"/>
                        <w:id w:val="-1009915907"/>
                      </w:sdtPr>
                      <w:sdtEndPr/>
                      <w:sdtContent>
                        <w:customXmlDelRangeEnd w:id="6970"/>
                        <w:del w:id="6971" w:author="Billy Mitchell" w:date="2021-04-22T13:10:00Z">
                          <w:r w:rsidR="00D2411E">
                            <w:rPr>
                              <w:color w:val="000000"/>
                            </w:rPr>
                            <w:delText>-1854.000</w:delText>
                          </w:r>
                        </w:del>
                        <w:customXmlDelRangeStart w:id="6972" w:author="William Mitchell" w:date="2021-05-19T13:24:00Z"/>
                      </w:sdtContent>
                    </w:sdt>
                    <w:customXmlDelRangeEnd w:id="6972"/>
                  </w:p>
                  <w:customXmlDelRangeStart w:id="6973" w:author="William Mitchell" w:date="2021-05-19T13:24:00Z"/>
                </w:sdtContent>
              </w:sdt>
              <w:customXmlDelRangeEnd w:id="6973"/>
            </w:tc>
            <w:tc>
              <w:tcPr>
                <w:tcW w:w="1260" w:type="dxa"/>
                <w:tcBorders>
                  <w:top w:val="single" w:sz="4" w:space="0" w:color="000000"/>
                  <w:left w:val="nil"/>
                  <w:bottom w:val="single" w:sz="8" w:space="0" w:color="000000"/>
                  <w:right w:val="nil"/>
                </w:tcBorders>
                <w:shd w:val="clear" w:color="auto" w:fill="auto"/>
                <w:vAlign w:val="bottom"/>
              </w:tcPr>
              <w:customXmlDelRangeStart w:id="6974" w:author="William Mitchell" w:date="2021-05-19T13:24:00Z"/>
              <w:sdt>
                <w:sdtPr>
                  <w:tag w:val="goog_rdk_1221"/>
                  <w:id w:val="72084685"/>
                </w:sdtPr>
                <w:sdtEndPr/>
                <w:sdtContent>
                  <w:customXmlDelRangeEnd w:id="6974"/>
                  <w:p w14:paraId="00000214" w14:textId="2BD8A9B6" w:rsidR="001D5C46" w:rsidRDefault="00C146F4">
                    <w:pPr>
                      <w:spacing w:line="480" w:lineRule="auto"/>
                      <w:jc w:val="center"/>
                      <w:rPr>
                        <w:del w:id="6975" w:author="Billy Mitchell" w:date="2021-04-22T13:10:00Z"/>
                        <w:color w:val="000000"/>
                      </w:rPr>
                    </w:pPr>
                    <w:customXmlDelRangeStart w:id="6976" w:author="William Mitchell" w:date="2021-05-19T13:24:00Z"/>
                    <w:sdt>
                      <w:sdtPr>
                        <w:tag w:val="goog_rdk_1220"/>
                        <w:id w:val="1155491506"/>
                      </w:sdtPr>
                      <w:sdtEndPr/>
                      <w:sdtContent>
                        <w:customXmlDelRangeEnd w:id="6976"/>
                        <w:del w:id="6977" w:author="Billy Mitchell" w:date="2021-04-22T13:10:00Z">
                          <w:r w:rsidR="00D2411E">
                            <w:rPr>
                              <w:color w:val="000000"/>
                            </w:rPr>
                            <w:delText>3709</w:delText>
                          </w:r>
                        </w:del>
                        <w:customXmlDelRangeStart w:id="6978" w:author="William Mitchell" w:date="2021-05-19T13:24:00Z"/>
                      </w:sdtContent>
                    </w:sdt>
                    <w:customXmlDelRangeEnd w:id="6978"/>
                  </w:p>
                  <w:customXmlDelRangeStart w:id="6979" w:author="William Mitchell" w:date="2021-05-19T13:24:00Z"/>
                </w:sdtContent>
              </w:sdt>
              <w:customXmlDelRangeEnd w:id="6979"/>
            </w:tc>
            <w:tc>
              <w:tcPr>
                <w:tcW w:w="817" w:type="dxa"/>
                <w:tcBorders>
                  <w:top w:val="single" w:sz="4" w:space="0" w:color="000000"/>
                  <w:left w:val="nil"/>
                  <w:bottom w:val="single" w:sz="8" w:space="0" w:color="000000"/>
                  <w:right w:val="nil"/>
                </w:tcBorders>
                <w:shd w:val="clear" w:color="auto" w:fill="auto"/>
                <w:vAlign w:val="bottom"/>
              </w:tcPr>
              <w:customXmlDelRangeStart w:id="6980" w:author="William Mitchell" w:date="2021-05-19T13:24:00Z"/>
              <w:sdt>
                <w:sdtPr>
                  <w:tag w:val="goog_rdk_1223"/>
                  <w:id w:val="1672913059"/>
                </w:sdtPr>
                <w:sdtEndPr/>
                <w:sdtContent>
                  <w:customXmlDelRangeEnd w:id="6980"/>
                  <w:p w14:paraId="00000215" w14:textId="0CC6109A" w:rsidR="001D5C46" w:rsidRDefault="00C146F4">
                    <w:pPr>
                      <w:spacing w:line="480" w:lineRule="auto"/>
                      <w:jc w:val="center"/>
                      <w:rPr>
                        <w:del w:id="6981" w:author="Billy Mitchell" w:date="2021-04-22T13:10:00Z"/>
                        <w:color w:val="000000"/>
                      </w:rPr>
                    </w:pPr>
                    <w:customXmlDelRangeStart w:id="6982" w:author="William Mitchell" w:date="2021-05-19T13:24:00Z"/>
                    <w:sdt>
                      <w:sdtPr>
                        <w:tag w:val="goog_rdk_1222"/>
                        <w:id w:val="-480929960"/>
                      </w:sdtPr>
                      <w:sdtEndPr/>
                      <w:sdtContent>
                        <w:customXmlDelRangeEnd w:id="6982"/>
                        <w:del w:id="6983" w:author="Billy Mitchell" w:date="2021-04-22T13:10:00Z">
                          <w:r w:rsidR="00D2411E">
                            <w:rPr>
                              <w:color w:val="000000"/>
                            </w:rPr>
                            <w:delText>0.040</w:delText>
                          </w:r>
                        </w:del>
                        <w:customXmlDelRangeStart w:id="6984" w:author="William Mitchell" w:date="2021-05-19T13:24:00Z"/>
                      </w:sdtContent>
                    </w:sdt>
                    <w:customXmlDelRangeEnd w:id="6984"/>
                  </w:p>
                  <w:customXmlDelRangeStart w:id="6985" w:author="William Mitchell" w:date="2021-05-19T13:24:00Z"/>
                </w:sdtContent>
              </w:sdt>
              <w:customXmlDelRangeEnd w:id="6985"/>
            </w:tc>
            <w:tc>
              <w:tcPr>
                <w:tcW w:w="630" w:type="dxa"/>
                <w:tcBorders>
                  <w:top w:val="single" w:sz="4" w:space="0" w:color="000000"/>
                  <w:left w:val="nil"/>
                  <w:bottom w:val="single" w:sz="8" w:space="0" w:color="000000"/>
                  <w:right w:val="nil"/>
                </w:tcBorders>
                <w:shd w:val="clear" w:color="auto" w:fill="auto"/>
                <w:vAlign w:val="bottom"/>
              </w:tcPr>
              <w:customXmlDelRangeStart w:id="6986" w:author="William Mitchell" w:date="2021-05-19T13:24:00Z"/>
              <w:sdt>
                <w:sdtPr>
                  <w:tag w:val="goog_rdk_1225"/>
                  <w:id w:val="525299723"/>
                </w:sdtPr>
                <w:sdtEndPr/>
                <w:sdtContent>
                  <w:customXmlDelRangeEnd w:id="6986"/>
                  <w:p w14:paraId="00000216" w14:textId="4D5C4CE1" w:rsidR="001D5C46" w:rsidRDefault="00C146F4">
                    <w:pPr>
                      <w:spacing w:line="480" w:lineRule="auto"/>
                      <w:jc w:val="center"/>
                      <w:rPr>
                        <w:del w:id="6987" w:author="Billy Mitchell" w:date="2021-04-22T13:10:00Z"/>
                        <w:color w:val="000000"/>
                      </w:rPr>
                    </w:pPr>
                    <w:customXmlDelRangeStart w:id="6988" w:author="William Mitchell" w:date="2021-05-19T13:24:00Z"/>
                    <w:sdt>
                      <w:sdtPr>
                        <w:tag w:val="goog_rdk_1224"/>
                        <w:id w:val="1357765971"/>
                      </w:sdtPr>
                      <w:sdtEndPr/>
                      <w:sdtContent>
                        <w:customXmlDelRangeEnd w:id="6988"/>
                        <w:del w:id="6989" w:author="Billy Mitchell" w:date="2021-04-22T13:10:00Z">
                          <w:r w:rsidR="00D2411E">
                            <w:rPr>
                              <w:color w:val="000000"/>
                            </w:rPr>
                            <w:delText>1</w:delText>
                          </w:r>
                        </w:del>
                        <w:customXmlDelRangeStart w:id="6990" w:author="William Mitchell" w:date="2021-05-19T13:24:00Z"/>
                      </w:sdtContent>
                    </w:sdt>
                    <w:customXmlDelRangeEnd w:id="6990"/>
                  </w:p>
                  <w:customXmlDelRangeStart w:id="6991" w:author="William Mitchell" w:date="2021-05-19T13:24:00Z"/>
                </w:sdtContent>
              </w:sdt>
              <w:customXmlDelRangeEnd w:id="6991"/>
            </w:tc>
            <w:tc>
              <w:tcPr>
                <w:tcW w:w="817" w:type="dxa"/>
                <w:tcBorders>
                  <w:top w:val="single" w:sz="4" w:space="0" w:color="000000"/>
                  <w:left w:val="nil"/>
                  <w:bottom w:val="single" w:sz="8" w:space="0" w:color="000000"/>
                  <w:right w:val="nil"/>
                </w:tcBorders>
                <w:shd w:val="clear" w:color="auto" w:fill="auto"/>
                <w:vAlign w:val="bottom"/>
              </w:tcPr>
              <w:customXmlDelRangeStart w:id="6992" w:author="William Mitchell" w:date="2021-05-19T13:24:00Z"/>
              <w:sdt>
                <w:sdtPr>
                  <w:tag w:val="goog_rdk_1227"/>
                  <w:id w:val="1269733032"/>
                </w:sdtPr>
                <w:sdtEndPr/>
                <w:sdtContent>
                  <w:customXmlDelRangeEnd w:id="6992"/>
                  <w:p w14:paraId="00000217" w14:textId="67740D62" w:rsidR="001D5C46" w:rsidRDefault="00C146F4">
                    <w:pPr>
                      <w:spacing w:line="480" w:lineRule="auto"/>
                      <w:jc w:val="center"/>
                      <w:rPr>
                        <w:del w:id="6993" w:author="Billy Mitchell" w:date="2021-04-22T13:10:00Z"/>
                        <w:color w:val="000000"/>
                      </w:rPr>
                    </w:pPr>
                    <w:customXmlDelRangeStart w:id="6994" w:author="William Mitchell" w:date="2021-05-19T13:24:00Z"/>
                    <w:sdt>
                      <w:sdtPr>
                        <w:tag w:val="goog_rdk_1226"/>
                        <w:id w:val="-1248718473"/>
                      </w:sdtPr>
                      <w:sdtEndPr/>
                      <w:sdtContent>
                        <w:customXmlDelRangeEnd w:id="6994"/>
                        <w:del w:id="6995" w:author="Billy Mitchell" w:date="2021-04-22T13:10:00Z">
                          <w:r w:rsidR="00D2411E">
                            <w:rPr>
                              <w:color w:val="000000"/>
                            </w:rPr>
                            <w:delText>0.840</w:delText>
                          </w:r>
                        </w:del>
                        <w:customXmlDelRangeStart w:id="6996" w:author="William Mitchell" w:date="2021-05-19T13:24:00Z"/>
                      </w:sdtContent>
                    </w:sdt>
                    <w:customXmlDelRangeEnd w:id="6996"/>
                  </w:p>
                  <w:customXmlDelRangeStart w:id="6997" w:author="William Mitchell" w:date="2021-05-19T13:24:00Z"/>
                </w:sdtContent>
              </w:sdt>
              <w:customXmlDelRangeEnd w:id="6997"/>
            </w:tc>
          </w:tr>
          <w:customXmlDelRangeStart w:id="6998" w:author="William Mitchell" w:date="2021-05-19T13:24:00Z"/>
        </w:sdtContent>
      </w:sdt>
      <w:customXmlDelRangeEnd w:id="6998"/>
    </w:tbl>
    <w:customXmlDelRangeStart w:id="6999" w:author="William Mitchell" w:date="2021-05-19T13:24:00Z"/>
    <w:sdt>
      <w:sdtPr>
        <w:tag w:val="goog_rdk_1230"/>
        <w:id w:val="1448895862"/>
      </w:sdtPr>
      <w:sdtEndPr/>
      <w:sdtContent>
        <w:customXmlDelRangeEnd w:id="6999"/>
        <w:p w14:paraId="00000218" w14:textId="38FC9A1D" w:rsidR="001D5C46" w:rsidRPr="001D5C46" w:rsidRDefault="00C146F4">
          <w:pPr>
            <w:spacing w:line="480" w:lineRule="auto"/>
            <w:rPr>
              <w:del w:id="7000" w:author="Billy Mitchell" w:date="2021-04-22T13:10:00Z"/>
              <w:rPrChange w:id="7001" w:author="Billy Mitchell" w:date="2021-04-22T13:13:00Z">
                <w:rPr>
                  <w:del w:id="7002" w:author="Billy Mitchell" w:date="2021-04-22T13:10:00Z"/>
                  <w:b/>
                  <w:color w:val="000000"/>
                </w:rPr>
              </w:rPrChange>
            </w:rPr>
          </w:pPr>
          <w:customXmlDelRangeStart w:id="7003" w:author="William Mitchell" w:date="2021-05-19T13:24:00Z"/>
          <w:sdt>
            <w:sdtPr>
              <w:tag w:val="goog_rdk_1229"/>
              <w:id w:val="1683007441"/>
            </w:sdtPr>
            <w:sdtEndPr/>
            <w:sdtContent>
              <w:customXmlDelRangeEnd w:id="7003"/>
              <w:customXmlDelRangeStart w:id="7004" w:author="William Mitchell" w:date="2021-05-19T13:24:00Z"/>
            </w:sdtContent>
          </w:sdt>
          <w:customXmlDelRangeEnd w:id="7004"/>
        </w:p>
        <w:customXmlDelRangeStart w:id="7005" w:author="William Mitchell" w:date="2021-05-19T13:24:00Z"/>
      </w:sdtContent>
    </w:sdt>
    <w:customXmlDelRangeEnd w:id="7005"/>
    <w:customXmlDelRangeStart w:id="7006" w:author="William Mitchell" w:date="2021-05-19T13:24:00Z"/>
    <w:sdt>
      <w:sdtPr>
        <w:tag w:val="goog_rdk_1234"/>
        <w:id w:val="-1986311045"/>
      </w:sdtPr>
      <w:sdtEndPr/>
      <w:sdtContent>
        <w:customXmlDelRangeEnd w:id="7006"/>
        <w:p w14:paraId="00000219" w14:textId="683B46B7" w:rsidR="001D5C46" w:rsidRPr="001D5C46" w:rsidRDefault="00C146F4">
          <w:pPr>
            <w:spacing w:line="480" w:lineRule="auto"/>
            <w:rPr>
              <w:del w:id="7007" w:author="Billy Mitchell" w:date="2021-04-22T13:10:00Z"/>
              <w:rPrChange w:id="7008" w:author="Billy Mitchell" w:date="2021-04-22T13:13:00Z">
                <w:rPr>
                  <w:del w:id="7009" w:author="Billy Mitchell" w:date="2021-04-22T13:10:00Z"/>
                  <w:b/>
                  <w:color w:val="000000"/>
                  <w:sz w:val="20"/>
                  <w:szCs w:val="20"/>
                </w:rPr>
              </w:rPrChange>
            </w:rPr>
          </w:pPr>
          <w:customXmlDelRangeStart w:id="7010" w:author="William Mitchell" w:date="2021-05-19T13:24:00Z"/>
          <w:sdt>
            <w:sdtPr>
              <w:tag w:val="goog_rdk_1232"/>
              <w:id w:val="-1102412234"/>
            </w:sdtPr>
            <w:sdtEndPr/>
            <w:sdtContent>
              <w:customXmlDelRangeEnd w:id="7010"/>
              <w:del w:id="7011" w:author="Billy Mitchell" w:date="2021-04-22T13:10:00Z">
                <w:r w:rsidR="00D2411E">
                  <w:rPr>
                    <w:b/>
                    <w:color w:val="000000"/>
                    <w:sz w:val="20"/>
                    <w:szCs w:val="20"/>
                  </w:rPr>
                  <w:delText>Supplemental Table 2:</w:delText>
                </w:r>
                <w:r w:rsidR="00D2411E">
                  <w:rPr>
                    <w:color w:val="000000"/>
                    <w:sz w:val="20"/>
                    <w:szCs w:val="20"/>
                  </w:rPr>
                  <w:delText xml:space="preserve"> Multilevel Model Comparison Results</w:delText>
                </w:r>
              </w:del>
              <w:customXmlDelRangeStart w:id="7012" w:author="William Mitchell" w:date="2021-05-19T13:24:00Z"/>
            </w:sdtContent>
          </w:sdt>
          <w:customXmlDelRangeEnd w:id="7012"/>
          <w:customXmlDelRangeStart w:id="7013" w:author="William Mitchell" w:date="2021-05-19T13:24:00Z"/>
          <w:sdt>
            <w:sdtPr>
              <w:tag w:val="goog_rdk_1233"/>
              <w:id w:val="537792835"/>
            </w:sdtPr>
            <w:sdtEndPr/>
            <w:sdtContent>
              <w:customXmlDelRangeEnd w:id="7013"/>
              <w:customXmlDelRangeStart w:id="7014" w:author="William Mitchell" w:date="2021-05-19T13:24:00Z"/>
            </w:sdtContent>
          </w:sdt>
          <w:customXmlDelRangeEnd w:id="7014"/>
        </w:p>
        <w:customXmlDelRangeStart w:id="7015" w:author="William Mitchell" w:date="2021-05-19T13:24:00Z"/>
      </w:sdtContent>
    </w:sdt>
    <w:customXmlDelRangeEnd w:id="7015"/>
    <w:customXmlDelRangeStart w:id="7016" w:author="William Mitchell" w:date="2021-05-19T13:24:00Z"/>
    <w:sdt>
      <w:sdtPr>
        <w:tag w:val="goog_rdk_1237"/>
        <w:id w:val="1174618132"/>
      </w:sdtPr>
      <w:sdtEndPr/>
      <w:sdtContent>
        <w:customXmlDelRangeEnd w:id="7016"/>
        <w:p w14:paraId="0000021A" w14:textId="14365323" w:rsidR="001D5C46" w:rsidRPr="001D5C46" w:rsidRDefault="00C146F4">
          <w:pPr>
            <w:spacing w:line="480" w:lineRule="auto"/>
            <w:rPr>
              <w:del w:id="7017" w:author="Billy Mitchell" w:date="2021-04-22T13:10:00Z"/>
              <w:rPrChange w:id="7018" w:author="Billy Mitchell" w:date="2021-04-22T13:13:00Z">
                <w:rPr>
                  <w:del w:id="7019" w:author="Billy Mitchell" w:date="2021-04-22T13:10:00Z"/>
                  <w:color w:val="000000"/>
                </w:rPr>
              </w:rPrChange>
            </w:rPr>
          </w:pPr>
          <w:customXmlDelRangeStart w:id="7020" w:author="William Mitchell" w:date="2021-05-19T13:24:00Z"/>
          <w:sdt>
            <w:sdtPr>
              <w:tag w:val="goog_rdk_1236"/>
              <w:id w:val="1416128373"/>
            </w:sdtPr>
            <w:sdtEndPr/>
            <w:sdtContent>
              <w:customXmlDelRangeEnd w:id="7020"/>
              <w:customXmlDelRangeStart w:id="7021" w:author="William Mitchell" w:date="2021-05-19T13:24:00Z"/>
            </w:sdtContent>
          </w:sdt>
          <w:customXmlDelRangeEnd w:id="7021"/>
        </w:p>
        <w:customXmlDelRangeStart w:id="7022" w:author="William Mitchell" w:date="2021-05-19T13:24:00Z"/>
      </w:sdtContent>
    </w:sdt>
    <w:customXmlDelRangeEnd w:id="7022"/>
    <w:customXmlDelRangeStart w:id="7023" w:author="William Mitchell" w:date="2021-05-19T13:24:00Z"/>
    <w:sdt>
      <w:sdtPr>
        <w:tag w:val="goog_rdk_1240"/>
        <w:id w:val="-2136633913"/>
      </w:sdtPr>
      <w:sdtEndPr/>
      <w:sdtContent>
        <w:customXmlDelRangeEnd w:id="7023"/>
        <w:p w14:paraId="0000021B" w14:textId="2D6B7DB5" w:rsidR="001D5C46" w:rsidRPr="001D5C46" w:rsidRDefault="00C146F4">
          <w:pPr>
            <w:spacing w:line="480" w:lineRule="auto"/>
            <w:rPr>
              <w:del w:id="7024" w:author="Billy Mitchell" w:date="2021-04-22T13:10:00Z"/>
              <w:rPrChange w:id="7025" w:author="Billy Mitchell" w:date="2021-04-22T13:13:00Z">
                <w:rPr>
                  <w:del w:id="7026" w:author="Billy Mitchell" w:date="2021-04-22T13:10:00Z"/>
                  <w:color w:val="000000"/>
                </w:rPr>
              </w:rPrChange>
            </w:rPr>
          </w:pPr>
          <w:customXmlDelRangeStart w:id="7027" w:author="William Mitchell" w:date="2021-05-19T13:24:00Z"/>
          <w:sdt>
            <w:sdtPr>
              <w:tag w:val="goog_rdk_1239"/>
              <w:id w:val="-1876533420"/>
            </w:sdtPr>
            <w:sdtEndPr/>
            <w:sdtContent>
              <w:customXmlDelRangeEnd w:id="7027"/>
              <w:customXmlDelRangeStart w:id="7028" w:author="William Mitchell" w:date="2021-05-19T13:24:00Z"/>
            </w:sdtContent>
          </w:sdt>
          <w:customXmlDelRangeEnd w:id="7028"/>
        </w:p>
        <w:customXmlDelRangeStart w:id="7029" w:author="William Mitchell" w:date="2021-05-19T13:24:00Z"/>
      </w:sdtContent>
    </w:sdt>
    <w:customXmlDelRangeEnd w:id="7029"/>
    <w:customXmlDelRangeStart w:id="7030" w:author="William Mitchell" w:date="2021-05-19T13:24:00Z"/>
    <w:sdt>
      <w:sdtPr>
        <w:tag w:val="goog_rdk_1243"/>
        <w:id w:val="-1950147873"/>
      </w:sdtPr>
      <w:sdtEndPr/>
      <w:sdtContent>
        <w:customXmlDelRangeEnd w:id="7030"/>
        <w:p w14:paraId="0000021C" w14:textId="30E7A6BD" w:rsidR="001D5C46" w:rsidRPr="001D5C46" w:rsidRDefault="00C146F4">
          <w:pPr>
            <w:spacing w:line="480" w:lineRule="auto"/>
            <w:rPr>
              <w:del w:id="7031" w:author="Billy Mitchell" w:date="2021-04-22T13:10:00Z"/>
              <w:rPrChange w:id="7032" w:author="Billy Mitchell" w:date="2021-04-22T13:13:00Z">
                <w:rPr>
                  <w:del w:id="7033" w:author="Billy Mitchell" w:date="2021-04-22T13:10:00Z"/>
                  <w:color w:val="000000"/>
                </w:rPr>
              </w:rPrChange>
            </w:rPr>
          </w:pPr>
          <w:customXmlDelRangeStart w:id="7034" w:author="William Mitchell" w:date="2021-05-19T13:24:00Z"/>
          <w:sdt>
            <w:sdtPr>
              <w:tag w:val="goog_rdk_1242"/>
              <w:id w:val="1528760509"/>
            </w:sdtPr>
            <w:sdtEndPr/>
            <w:sdtContent>
              <w:customXmlDelRangeEnd w:id="7034"/>
              <w:customXmlDelRangeStart w:id="7035" w:author="William Mitchell" w:date="2021-05-19T13:24:00Z"/>
            </w:sdtContent>
          </w:sdt>
          <w:customXmlDelRangeEnd w:id="7035"/>
        </w:p>
        <w:customXmlDelRangeStart w:id="7036" w:author="William Mitchell" w:date="2021-05-19T13:24:00Z"/>
      </w:sdtContent>
    </w:sdt>
    <w:customXmlDelRangeEnd w:id="7036"/>
    <w:customXmlDelRangeStart w:id="7037" w:author="William Mitchell" w:date="2021-05-19T13:24:00Z"/>
    <w:sdt>
      <w:sdtPr>
        <w:tag w:val="goog_rdk_1246"/>
        <w:id w:val="-915168934"/>
      </w:sdtPr>
      <w:sdtEndPr/>
      <w:sdtContent>
        <w:customXmlDelRangeEnd w:id="7037"/>
        <w:p w14:paraId="0000021D" w14:textId="12EC8917" w:rsidR="001D5C46" w:rsidRPr="001D5C46" w:rsidRDefault="00C146F4">
          <w:pPr>
            <w:spacing w:line="480" w:lineRule="auto"/>
            <w:rPr>
              <w:del w:id="7038" w:author="Billy Mitchell" w:date="2021-04-22T13:10:00Z"/>
              <w:rPrChange w:id="7039" w:author="Billy Mitchell" w:date="2021-04-22T13:13:00Z">
                <w:rPr>
                  <w:del w:id="7040" w:author="Billy Mitchell" w:date="2021-04-22T13:10:00Z"/>
                  <w:color w:val="000000"/>
                </w:rPr>
              </w:rPrChange>
            </w:rPr>
          </w:pPr>
          <w:customXmlDelRangeStart w:id="7041" w:author="William Mitchell" w:date="2021-05-19T13:24:00Z"/>
          <w:sdt>
            <w:sdtPr>
              <w:tag w:val="goog_rdk_1245"/>
              <w:id w:val="883597327"/>
            </w:sdtPr>
            <w:sdtEndPr/>
            <w:sdtContent>
              <w:customXmlDelRangeEnd w:id="7041"/>
              <w:customXmlDelRangeStart w:id="7042" w:author="William Mitchell" w:date="2021-05-19T13:24:00Z"/>
            </w:sdtContent>
          </w:sdt>
          <w:customXmlDelRangeEnd w:id="7042"/>
        </w:p>
        <w:customXmlDelRangeStart w:id="7043" w:author="William Mitchell" w:date="2021-05-19T13:24:00Z"/>
      </w:sdtContent>
    </w:sdt>
    <w:customXmlDelRangeEnd w:id="7043"/>
    <w:customXmlDelRangeStart w:id="7044" w:author="William Mitchell" w:date="2021-05-19T13:24:00Z"/>
    <w:sdt>
      <w:sdtPr>
        <w:tag w:val="goog_rdk_1249"/>
        <w:id w:val="-1894182174"/>
      </w:sdtPr>
      <w:sdtEndPr/>
      <w:sdtContent>
        <w:customXmlDelRangeEnd w:id="7044"/>
        <w:p w14:paraId="0000021E" w14:textId="329F235E" w:rsidR="001D5C46" w:rsidRPr="001D5C46" w:rsidRDefault="00C146F4">
          <w:pPr>
            <w:spacing w:line="480" w:lineRule="auto"/>
            <w:rPr>
              <w:del w:id="7045" w:author="Billy Mitchell" w:date="2021-04-22T13:10:00Z"/>
              <w:rPrChange w:id="7046" w:author="Billy Mitchell" w:date="2021-04-22T13:13:00Z">
                <w:rPr>
                  <w:del w:id="7047" w:author="Billy Mitchell" w:date="2021-04-22T13:10:00Z"/>
                  <w:color w:val="000000"/>
                </w:rPr>
              </w:rPrChange>
            </w:rPr>
          </w:pPr>
          <w:customXmlDelRangeStart w:id="7048" w:author="William Mitchell" w:date="2021-05-19T13:24:00Z"/>
          <w:sdt>
            <w:sdtPr>
              <w:tag w:val="goog_rdk_1248"/>
              <w:id w:val="1761413823"/>
            </w:sdtPr>
            <w:sdtEndPr/>
            <w:sdtContent>
              <w:customXmlDelRangeEnd w:id="7048"/>
              <w:customXmlDelRangeStart w:id="7049" w:author="William Mitchell" w:date="2021-05-19T13:24:00Z"/>
            </w:sdtContent>
          </w:sdt>
          <w:customXmlDelRangeEnd w:id="7049"/>
        </w:p>
        <w:customXmlDelRangeStart w:id="7050" w:author="William Mitchell" w:date="2021-05-19T13:24:00Z"/>
      </w:sdtContent>
    </w:sdt>
    <w:customXmlDelRangeEnd w:id="7050"/>
    <w:customXmlDelRangeStart w:id="7051" w:author="William Mitchell" w:date="2021-05-19T13:24:00Z"/>
    <w:sdt>
      <w:sdtPr>
        <w:tag w:val="goog_rdk_1253"/>
        <w:id w:val="294029982"/>
      </w:sdtPr>
      <w:sdtEndPr/>
      <w:sdtContent>
        <w:customXmlDelRangeEnd w:id="7051"/>
        <w:p w14:paraId="0000021F" w14:textId="0F13BAB9" w:rsidR="001D5C46" w:rsidRPr="001D5C46" w:rsidRDefault="00C146F4">
          <w:pPr>
            <w:spacing w:line="480" w:lineRule="auto"/>
            <w:rPr>
              <w:del w:id="7052" w:author="Billy Mitchell" w:date="2021-04-22T13:10:00Z"/>
              <w:rPrChange w:id="7053" w:author="Billy Mitchell" w:date="2021-04-22T13:13:00Z">
                <w:rPr>
                  <w:del w:id="7054" w:author="Billy Mitchell" w:date="2021-04-22T13:10:00Z"/>
                  <w:color w:val="000000"/>
                </w:rPr>
              </w:rPrChange>
            </w:rPr>
            <w:pPrChange w:id="7055" w:author="Billy Mitchell" w:date="2021-04-22T13:13:00Z">
              <w:pPr/>
            </w:pPrChange>
          </w:pPr>
          <w:customXmlDelRangeStart w:id="7056" w:author="William Mitchell" w:date="2021-05-19T13:24:00Z"/>
          <w:sdt>
            <w:sdtPr>
              <w:tag w:val="goog_rdk_1251"/>
              <w:id w:val="-1551304219"/>
            </w:sdtPr>
            <w:sdtEndPr/>
            <w:sdtContent>
              <w:customXmlDelRangeEnd w:id="7056"/>
              <w:del w:id="7057" w:author="Billy Mitchell" w:date="2021-04-22T13:10:00Z">
                <w:r w:rsidR="00D2411E">
                  <w:br w:type="page"/>
                </w:r>
              </w:del>
              <w:customXmlDelRangeStart w:id="7058" w:author="William Mitchell" w:date="2021-05-19T13:24:00Z"/>
            </w:sdtContent>
          </w:sdt>
          <w:customXmlDelRangeEnd w:id="7058"/>
          <w:customXmlDelRangeStart w:id="7059" w:author="William Mitchell" w:date="2021-05-19T13:24:00Z"/>
          <w:sdt>
            <w:sdtPr>
              <w:tag w:val="goog_rdk_1252"/>
              <w:id w:val="752559769"/>
            </w:sdtPr>
            <w:sdtEndPr/>
            <w:sdtContent>
              <w:customXmlDelRangeEnd w:id="7059"/>
              <w:customXmlDelRangeStart w:id="7060" w:author="William Mitchell" w:date="2021-05-19T13:24:00Z"/>
            </w:sdtContent>
          </w:sdt>
          <w:customXmlDelRangeEnd w:id="7060"/>
        </w:p>
        <w:customXmlDelRangeStart w:id="7061" w:author="William Mitchell" w:date="2021-05-19T13:24:00Z"/>
      </w:sdtContent>
    </w:sdt>
    <w:customXmlDelRangeEnd w:id="7061"/>
    <w:customXmlDelRangeStart w:id="7062" w:author="William Mitchell" w:date="2021-05-19T13:24:00Z"/>
    <w:sdt>
      <w:sdtPr>
        <w:tag w:val="goog_rdk_1254"/>
        <w:id w:val="761877037"/>
      </w:sdtPr>
      <w:sdtEndPr/>
      <w:sdtContent>
        <w:customXmlDelRangeEnd w:id="7062"/>
        <w:p w14:paraId="00000220" w14:textId="2E1406DC" w:rsidR="001D5C46" w:rsidRPr="001D5C46" w:rsidDel="008C1CD8" w:rsidRDefault="00C146F4">
          <w:pPr>
            <w:spacing w:line="480" w:lineRule="auto"/>
            <w:rPr>
              <w:del w:id="7063" w:author="Billy Mitchell" w:date="2021-05-18T09:53:00Z"/>
              <w:rPrChange w:id="7064" w:author="Billy Mitchell" w:date="2021-04-22T13:13:00Z">
                <w:rPr>
                  <w:del w:id="7065" w:author="Billy Mitchell" w:date="2021-05-18T09:53:00Z"/>
                  <w:color w:val="000000"/>
                </w:rPr>
              </w:rPrChange>
            </w:rPr>
          </w:pPr>
        </w:p>
        <w:customXmlDelRangeStart w:id="7066" w:author="William Mitchell" w:date="2021-05-19T13:24:00Z"/>
      </w:sdtContent>
    </w:sdt>
    <w:customXmlDelRangeEnd w:id="7066"/>
    <w:tbl>
      <w:tblPr>
        <w:tblStyle w:val="ab"/>
        <w:tblW w:w="11134" w:type="dxa"/>
        <w:tblInd w:w="-810" w:type="dxa"/>
        <w:tblLayout w:type="fixed"/>
        <w:tblLook w:val="0400" w:firstRow="0" w:lastRow="0" w:firstColumn="0" w:lastColumn="0" w:noHBand="0" w:noVBand="1"/>
      </w:tblPr>
      <w:tblGrid>
        <w:gridCol w:w="3670"/>
        <w:gridCol w:w="1100"/>
        <w:gridCol w:w="706"/>
        <w:gridCol w:w="1158"/>
        <w:gridCol w:w="990"/>
        <w:gridCol w:w="990"/>
        <w:gridCol w:w="1260"/>
        <w:gridCol w:w="1260"/>
      </w:tblGrid>
      <w:customXmlDelRangeStart w:id="7067" w:author="William Mitchell" w:date="2021-05-19T13:24:00Z"/>
      <w:sdt>
        <w:sdtPr>
          <w:tag w:val="goog_rdk_1256"/>
          <w:id w:val="382914879"/>
        </w:sdtPr>
        <w:sdtEndPr/>
        <w:sdtContent>
          <w:customXmlDelRangeEnd w:id="7067"/>
          <w:tr w:rsidR="001D5C46" w14:paraId="67B0F9BB" w14:textId="77777777">
            <w:trPr>
              <w:trHeight w:val="360"/>
              <w:del w:id="7068" w:author="Billy Mitchell" w:date="2021-04-22T13:10:00Z"/>
            </w:trPr>
            <w:tc>
              <w:tcPr>
                <w:tcW w:w="3670" w:type="dxa"/>
                <w:tcBorders>
                  <w:top w:val="nil"/>
                  <w:left w:val="nil"/>
                  <w:bottom w:val="nil"/>
                  <w:right w:val="nil"/>
                </w:tcBorders>
                <w:shd w:val="clear" w:color="auto" w:fill="auto"/>
                <w:vAlign w:val="center"/>
              </w:tcPr>
              <w:customXmlDelRangeStart w:id="7069" w:author="William Mitchell" w:date="2021-05-19T13:24:00Z"/>
              <w:sdt>
                <w:sdtPr>
                  <w:tag w:val="goog_rdk_1258"/>
                  <w:id w:val="-1346470237"/>
                </w:sdtPr>
                <w:sdtEndPr/>
                <w:sdtContent>
                  <w:customXmlDelRangeEnd w:id="7069"/>
                  <w:p w14:paraId="00000221" w14:textId="6D9D6183" w:rsidR="001D5C46" w:rsidRDefault="00C146F4">
                    <w:pPr>
                      <w:spacing w:line="480" w:lineRule="auto"/>
                      <w:rPr>
                        <w:del w:id="7070" w:author="Billy Mitchell" w:date="2021-04-22T13:10:00Z"/>
                        <w:color w:val="000000"/>
                        <w:sz w:val="22"/>
                        <w:szCs w:val="22"/>
                      </w:rPr>
                    </w:pPr>
                    <w:customXmlDelRangeStart w:id="7071" w:author="William Mitchell" w:date="2021-05-19T13:24:00Z"/>
                    <w:sdt>
                      <w:sdtPr>
                        <w:tag w:val="goog_rdk_1257"/>
                        <w:id w:val="-346953201"/>
                      </w:sdtPr>
                      <w:sdtEndPr/>
                      <w:sdtContent>
                        <w:customXmlDelRangeEnd w:id="7071"/>
                        <w:del w:id="7072" w:author="Billy Mitchell" w:date="2021-04-22T13:10:00Z">
                          <w:r w:rsidR="00D2411E">
                            <w:rPr>
                              <w:color w:val="000000"/>
                              <w:sz w:val="22"/>
                              <w:szCs w:val="22"/>
                            </w:rPr>
                            <w:delText xml:space="preserve">Error: Participant </w:delText>
                          </w:r>
                        </w:del>
                        <w:customXmlDelRangeStart w:id="7073" w:author="William Mitchell" w:date="2021-05-19T13:24:00Z"/>
                      </w:sdtContent>
                    </w:sdt>
                    <w:customXmlDelRangeEnd w:id="7073"/>
                  </w:p>
                  <w:customXmlDelRangeStart w:id="7074" w:author="William Mitchell" w:date="2021-05-19T13:24:00Z"/>
                </w:sdtContent>
              </w:sdt>
              <w:customXmlDelRangeEnd w:id="7074"/>
            </w:tc>
            <w:tc>
              <w:tcPr>
                <w:tcW w:w="1100" w:type="dxa"/>
                <w:tcBorders>
                  <w:top w:val="nil"/>
                  <w:left w:val="nil"/>
                  <w:bottom w:val="nil"/>
                  <w:right w:val="nil"/>
                </w:tcBorders>
                <w:shd w:val="clear" w:color="auto" w:fill="auto"/>
                <w:vAlign w:val="center"/>
              </w:tcPr>
              <w:customXmlDelRangeStart w:id="7075" w:author="William Mitchell" w:date="2021-05-19T13:24:00Z"/>
              <w:sdt>
                <w:sdtPr>
                  <w:tag w:val="goog_rdk_1260"/>
                  <w:id w:val="564685743"/>
                </w:sdtPr>
                <w:sdtEndPr/>
                <w:sdtContent>
                  <w:customXmlDelRangeEnd w:id="7075"/>
                  <w:p w14:paraId="00000222" w14:textId="3FBF08B8" w:rsidR="001D5C46" w:rsidRDefault="00C146F4">
                    <w:pPr>
                      <w:spacing w:line="480" w:lineRule="auto"/>
                      <w:rPr>
                        <w:del w:id="7076" w:author="Billy Mitchell" w:date="2021-04-22T13:10:00Z"/>
                        <w:color w:val="000000"/>
                        <w:sz w:val="22"/>
                        <w:szCs w:val="22"/>
                      </w:rPr>
                    </w:pPr>
                    <w:customXmlDelRangeStart w:id="7077" w:author="William Mitchell" w:date="2021-05-19T13:24:00Z"/>
                    <w:sdt>
                      <w:sdtPr>
                        <w:tag w:val="goog_rdk_1259"/>
                        <w:id w:val="2128046213"/>
                      </w:sdtPr>
                      <w:sdtEndPr/>
                      <w:sdtContent>
                        <w:customXmlDelRangeEnd w:id="7077"/>
                        <w:customXmlDelRangeStart w:id="7078" w:author="William Mitchell" w:date="2021-05-19T13:24:00Z"/>
                      </w:sdtContent>
                    </w:sdt>
                    <w:customXmlDelRangeEnd w:id="7078"/>
                  </w:p>
                  <w:customXmlDelRangeStart w:id="7079" w:author="William Mitchell" w:date="2021-05-19T13:24:00Z"/>
                </w:sdtContent>
              </w:sdt>
              <w:customXmlDelRangeEnd w:id="7079"/>
            </w:tc>
            <w:tc>
              <w:tcPr>
                <w:tcW w:w="706" w:type="dxa"/>
                <w:tcBorders>
                  <w:top w:val="nil"/>
                  <w:left w:val="nil"/>
                  <w:bottom w:val="nil"/>
                  <w:right w:val="nil"/>
                </w:tcBorders>
                <w:shd w:val="clear" w:color="auto" w:fill="auto"/>
                <w:vAlign w:val="center"/>
              </w:tcPr>
              <w:customXmlDelRangeStart w:id="7080" w:author="William Mitchell" w:date="2021-05-19T13:24:00Z"/>
              <w:sdt>
                <w:sdtPr>
                  <w:tag w:val="goog_rdk_1262"/>
                  <w:id w:val="-554470090"/>
                </w:sdtPr>
                <w:sdtEndPr/>
                <w:sdtContent>
                  <w:customXmlDelRangeEnd w:id="7080"/>
                  <w:p w14:paraId="00000223" w14:textId="72DA72F0" w:rsidR="001D5C46" w:rsidRDefault="00C146F4">
                    <w:pPr>
                      <w:spacing w:line="480" w:lineRule="auto"/>
                      <w:jc w:val="center"/>
                      <w:rPr>
                        <w:del w:id="7081" w:author="Billy Mitchell" w:date="2021-04-22T13:10:00Z"/>
                        <w:rFonts w:ascii="Times New Roman" w:eastAsia="Times New Roman" w:hAnsi="Times New Roman" w:cs="Times New Roman"/>
                        <w:sz w:val="20"/>
                        <w:szCs w:val="20"/>
                      </w:rPr>
                    </w:pPr>
                    <w:customXmlDelRangeStart w:id="7082" w:author="William Mitchell" w:date="2021-05-19T13:24:00Z"/>
                    <w:sdt>
                      <w:sdtPr>
                        <w:tag w:val="goog_rdk_1261"/>
                        <w:id w:val="-2096009137"/>
                      </w:sdtPr>
                      <w:sdtEndPr/>
                      <w:sdtContent>
                        <w:customXmlDelRangeEnd w:id="7082"/>
                        <w:customXmlDelRangeStart w:id="7083" w:author="William Mitchell" w:date="2021-05-19T13:24:00Z"/>
                      </w:sdtContent>
                    </w:sdt>
                    <w:customXmlDelRangeEnd w:id="7083"/>
                  </w:p>
                  <w:customXmlDelRangeStart w:id="7084" w:author="William Mitchell" w:date="2021-05-19T13:24:00Z"/>
                </w:sdtContent>
              </w:sdt>
              <w:customXmlDelRangeEnd w:id="7084"/>
            </w:tc>
            <w:tc>
              <w:tcPr>
                <w:tcW w:w="1158" w:type="dxa"/>
                <w:tcBorders>
                  <w:top w:val="nil"/>
                  <w:left w:val="nil"/>
                  <w:bottom w:val="nil"/>
                  <w:right w:val="nil"/>
                </w:tcBorders>
                <w:shd w:val="clear" w:color="auto" w:fill="auto"/>
                <w:vAlign w:val="center"/>
              </w:tcPr>
              <w:customXmlDelRangeStart w:id="7085" w:author="William Mitchell" w:date="2021-05-19T13:24:00Z"/>
              <w:sdt>
                <w:sdtPr>
                  <w:tag w:val="goog_rdk_1264"/>
                  <w:id w:val="507176473"/>
                </w:sdtPr>
                <w:sdtEndPr/>
                <w:sdtContent>
                  <w:customXmlDelRangeEnd w:id="7085"/>
                  <w:p w14:paraId="00000224" w14:textId="01B071F4" w:rsidR="001D5C46" w:rsidRDefault="00C146F4">
                    <w:pPr>
                      <w:spacing w:line="480" w:lineRule="auto"/>
                      <w:jc w:val="center"/>
                      <w:rPr>
                        <w:del w:id="7086" w:author="Billy Mitchell" w:date="2021-04-22T13:10:00Z"/>
                        <w:rFonts w:ascii="Times New Roman" w:eastAsia="Times New Roman" w:hAnsi="Times New Roman" w:cs="Times New Roman"/>
                        <w:sz w:val="20"/>
                        <w:szCs w:val="20"/>
                      </w:rPr>
                    </w:pPr>
                    <w:customXmlDelRangeStart w:id="7087" w:author="William Mitchell" w:date="2021-05-19T13:24:00Z"/>
                    <w:sdt>
                      <w:sdtPr>
                        <w:tag w:val="goog_rdk_1263"/>
                        <w:id w:val="-364987056"/>
                      </w:sdtPr>
                      <w:sdtEndPr/>
                      <w:sdtContent>
                        <w:customXmlDelRangeEnd w:id="7087"/>
                        <w:customXmlDelRangeStart w:id="7088" w:author="William Mitchell" w:date="2021-05-19T13:24:00Z"/>
                      </w:sdtContent>
                    </w:sdt>
                    <w:customXmlDelRangeEnd w:id="7088"/>
                  </w:p>
                  <w:customXmlDelRangeStart w:id="7089" w:author="William Mitchell" w:date="2021-05-19T13:24:00Z"/>
                </w:sdtContent>
              </w:sdt>
              <w:customXmlDelRangeEnd w:id="7089"/>
            </w:tc>
            <w:tc>
              <w:tcPr>
                <w:tcW w:w="990" w:type="dxa"/>
                <w:tcBorders>
                  <w:top w:val="nil"/>
                  <w:left w:val="nil"/>
                  <w:bottom w:val="nil"/>
                  <w:right w:val="nil"/>
                </w:tcBorders>
                <w:shd w:val="clear" w:color="auto" w:fill="auto"/>
                <w:vAlign w:val="center"/>
              </w:tcPr>
              <w:customXmlDelRangeStart w:id="7090" w:author="William Mitchell" w:date="2021-05-19T13:24:00Z"/>
              <w:sdt>
                <w:sdtPr>
                  <w:tag w:val="goog_rdk_1266"/>
                  <w:id w:val="757879322"/>
                </w:sdtPr>
                <w:sdtEndPr/>
                <w:sdtContent>
                  <w:customXmlDelRangeEnd w:id="7090"/>
                  <w:p w14:paraId="00000225" w14:textId="595F73ED" w:rsidR="001D5C46" w:rsidRDefault="00C146F4">
                    <w:pPr>
                      <w:spacing w:line="480" w:lineRule="auto"/>
                      <w:jc w:val="center"/>
                      <w:rPr>
                        <w:del w:id="7091" w:author="Billy Mitchell" w:date="2021-04-22T13:10:00Z"/>
                        <w:rFonts w:ascii="Times New Roman" w:eastAsia="Times New Roman" w:hAnsi="Times New Roman" w:cs="Times New Roman"/>
                        <w:sz w:val="20"/>
                        <w:szCs w:val="20"/>
                      </w:rPr>
                    </w:pPr>
                    <w:customXmlDelRangeStart w:id="7092" w:author="William Mitchell" w:date="2021-05-19T13:24:00Z"/>
                    <w:sdt>
                      <w:sdtPr>
                        <w:tag w:val="goog_rdk_1265"/>
                        <w:id w:val="-1404525426"/>
                      </w:sdtPr>
                      <w:sdtEndPr/>
                      <w:sdtContent>
                        <w:customXmlDelRangeEnd w:id="7092"/>
                        <w:customXmlDelRangeStart w:id="7093" w:author="William Mitchell" w:date="2021-05-19T13:24:00Z"/>
                      </w:sdtContent>
                    </w:sdt>
                    <w:customXmlDelRangeEnd w:id="7093"/>
                  </w:p>
                  <w:customXmlDelRangeStart w:id="7094" w:author="William Mitchell" w:date="2021-05-19T13:24:00Z"/>
                </w:sdtContent>
              </w:sdt>
              <w:customXmlDelRangeEnd w:id="7094"/>
            </w:tc>
            <w:tc>
              <w:tcPr>
                <w:tcW w:w="990" w:type="dxa"/>
                <w:tcBorders>
                  <w:top w:val="nil"/>
                  <w:left w:val="nil"/>
                  <w:bottom w:val="nil"/>
                  <w:right w:val="nil"/>
                </w:tcBorders>
                <w:shd w:val="clear" w:color="auto" w:fill="auto"/>
                <w:vAlign w:val="center"/>
              </w:tcPr>
              <w:customXmlDelRangeStart w:id="7095" w:author="William Mitchell" w:date="2021-05-19T13:24:00Z"/>
              <w:sdt>
                <w:sdtPr>
                  <w:tag w:val="goog_rdk_1268"/>
                  <w:id w:val="1570928284"/>
                </w:sdtPr>
                <w:sdtEndPr/>
                <w:sdtContent>
                  <w:customXmlDelRangeEnd w:id="7095"/>
                  <w:p w14:paraId="00000226" w14:textId="58B7282C" w:rsidR="001D5C46" w:rsidRDefault="00C146F4">
                    <w:pPr>
                      <w:spacing w:line="480" w:lineRule="auto"/>
                      <w:jc w:val="center"/>
                      <w:rPr>
                        <w:del w:id="7096" w:author="Billy Mitchell" w:date="2021-04-22T13:10:00Z"/>
                        <w:rFonts w:ascii="Times New Roman" w:eastAsia="Times New Roman" w:hAnsi="Times New Roman" w:cs="Times New Roman"/>
                        <w:sz w:val="20"/>
                        <w:szCs w:val="20"/>
                      </w:rPr>
                    </w:pPr>
                    <w:customXmlDelRangeStart w:id="7097" w:author="William Mitchell" w:date="2021-05-19T13:24:00Z"/>
                    <w:sdt>
                      <w:sdtPr>
                        <w:tag w:val="goog_rdk_1267"/>
                        <w:id w:val="159436275"/>
                      </w:sdtPr>
                      <w:sdtEndPr/>
                      <w:sdtContent>
                        <w:customXmlDelRangeEnd w:id="7097"/>
                        <w:customXmlDelRangeStart w:id="7098" w:author="William Mitchell" w:date="2021-05-19T13:24:00Z"/>
                      </w:sdtContent>
                    </w:sdt>
                    <w:customXmlDelRangeEnd w:id="7098"/>
                  </w:p>
                  <w:customXmlDelRangeStart w:id="7099" w:author="William Mitchell" w:date="2021-05-19T13:24:00Z"/>
                </w:sdtContent>
              </w:sdt>
              <w:customXmlDelRangeEnd w:id="7099"/>
            </w:tc>
            <w:tc>
              <w:tcPr>
                <w:tcW w:w="1260" w:type="dxa"/>
                <w:tcBorders>
                  <w:top w:val="nil"/>
                  <w:left w:val="nil"/>
                  <w:bottom w:val="nil"/>
                  <w:right w:val="nil"/>
                </w:tcBorders>
                <w:shd w:val="clear" w:color="auto" w:fill="auto"/>
                <w:vAlign w:val="center"/>
              </w:tcPr>
              <w:customXmlDelRangeStart w:id="7100" w:author="William Mitchell" w:date="2021-05-19T13:24:00Z"/>
              <w:sdt>
                <w:sdtPr>
                  <w:tag w:val="goog_rdk_1270"/>
                  <w:id w:val="135688360"/>
                </w:sdtPr>
                <w:sdtEndPr/>
                <w:sdtContent>
                  <w:customXmlDelRangeEnd w:id="7100"/>
                  <w:p w14:paraId="00000227" w14:textId="49A99864" w:rsidR="001D5C46" w:rsidRDefault="00C146F4">
                    <w:pPr>
                      <w:spacing w:line="480" w:lineRule="auto"/>
                      <w:jc w:val="center"/>
                      <w:rPr>
                        <w:del w:id="7101" w:author="Billy Mitchell" w:date="2021-04-22T13:10:00Z"/>
                        <w:rFonts w:ascii="Times New Roman" w:eastAsia="Times New Roman" w:hAnsi="Times New Roman" w:cs="Times New Roman"/>
                        <w:sz w:val="20"/>
                        <w:szCs w:val="20"/>
                      </w:rPr>
                    </w:pPr>
                    <w:customXmlDelRangeStart w:id="7102" w:author="William Mitchell" w:date="2021-05-19T13:24:00Z"/>
                    <w:sdt>
                      <w:sdtPr>
                        <w:tag w:val="goog_rdk_1269"/>
                        <w:id w:val="-2033095590"/>
                      </w:sdtPr>
                      <w:sdtEndPr/>
                      <w:sdtContent>
                        <w:customXmlDelRangeEnd w:id="7102"/>
                        <w:customXmlDelRangeStart w:id="7103" w:author="William Mitchell" w:date="2021-05-19T13:24:00Z"/>
                      </w:sdtContent>
                    </w:sdt>
                    <w:customXmlDelRangeEnd w:id="7103"/>
                  </w:p>
                  <w:customXmlDelRangeStart w:id="7104" w:author="William Mitchell" w:date="2021-05-19T13:24:00Z"/>
                </w:sdtContent>
              </w:sdt>
              <w:customXmlDelRangeEnd w:id="7104"/>
            </w:tc>
            <w:tc>
              <w:tcPr>
                <w:tcW w:w="1260" w:type="dxa"/>
                <w:tcBorders>
                  <w:top w:val="nil"/>
                  <w:left w:val="nil"/>
                  <w:bottom w:val="nil"/>
                  <w:right w:val="nil"/>
                </w:tcBorders>
                <w:shd w:val="clear" w:color="auto" w:fill="auto"/>
                <w:vAlign w:val="center"/>
              </w:tcPr>
              <w:customXmlDelRangeStart w:id="7105" w:author="William Mitchell" w:date="2021-05-19T13:24:00Z"/>
              <w:sdt>
                <w:sdtPr>
                  <w:tag w:val="goog_rdk_1272"/>
                  <w:id w:val="-1765604145"/>
                </w:sdtPr>
                <w:sdtEndPr/>
                <w:sdtContent>
                  <w:customXmlDelRangeEnd w:id="7105"/>
                  <w:p w14:paraId="00000228" w14:textId="268C40C4" w:rsidR="001D5C46" w:rsidRDefault="00C146F4">
                    <w:pPr>
                      <w:spacing w:line="480" w:lineRule="auto"/>
                      <w:jc w:val="center"/>
                      <w:rPr>
                        <w:del w:id="7106" w:author="Billy Mitchell" w:date="2021-04-22T13:10:00Z"/>
                        <w:rFonts w:ascii="Times New Roman" w:eastAsia="Times New Roman" w:hAnsi="Times New Roman" w:cs="Times New Roman"/>
                        <w:sz w:val="20"/>
                        <w:szCs w:val="20"/>
                      </w:rPr>
                    </w:pPr>
                    <w:customXmlDelRangeStart w:id="7107" w:author="William Mitchell" w:date="2021-05-19T13:24:00Z"/>
                    <w:sdt>
                      <w:sdtPr>
                        <w:tag w:val="goog_rdk_1271"/>
                        <w:id w:val="698663789"/>
                      </w:sdtPr>
                      <w:sdtEndPr/>
                      <w:sdtContent>
                        <w:customXmlDelRangeEnd w:id="7107"/>
                        <w:customXmlDelRangeStart w:id="7108" w:author="William Mitchell" w:date="2021-05-19T13:24:00Z"/>
                      </w:sdtContent>
                    </w:sdt>
                    <w:customXmlDelRangeEnd w:id="7108"/>
                  </w:p>
                  <w:customXmlDelRangeStart w:id="7109" w:author="William Mitchell" w:date="2021-05-19T13:24:00Z"/>
                </w:sdtContent>
              </w:sdt>
              <w:customXmlDelRangeEnd w:id="7109"/>
            </w:tc>
          </w:tr>
          <w:customXmlDelRangeStart w:id="7110" w:author="William Mitchell" w:date="2021-05-19T13:24:00Z"/>
        </w:sdtContent>
      </w:sdt>
      <w:customXmlDelRangeEnd w:id="7110"/>
      <w:customXmlDelRangeStart w:id="7111" w:author="William Mitchell" w:date="2021-05-19T13:24:00Z"/>
      <w:sdt>
        <w:sdtPr>
          <w:tag w:val="goog_rdk_1274"/>
          <w:id w:val="1754311948"/>
        </w:sdtPr>
        <w:sdtEndPr/>
        <w:sdtContent>
          <w:customXmlDelRangeEnd w:id="7111"/>
          <w:tr w:rsidR="001D5C46" w14:paraId="322799E9" w14:textId="77777777">
            <w:trPr>
              <w:trHeight w:val="720"/>
              <w:del w:id="7112" w:author="Billy Mitchell" w:date="2021-04-22T13:10:00Z"/>
            </w:trPr>
            <w:tc>
              <w:tcPr>
                <w:tcW w:w="3670" w:type="dxa"/>
                <w:tcBorders>
                  <w:top w:val="single" w:sz="4" w:space="0" w:color="000000"/>
                  <w:left w:val="nil"/>
                  <w:bottom w:val="nil"/>
                  <w:right w:val="nil"/>
                </w:tcBorders>
                <w:shd w:val="clear" w:color="auto" w:fill="auto"/>
                <w:vAlign w:val="center"/>
              </w:tcPr>
              <w:customXmlDelRangeStart w:id="7113" w:author="William Mitchell" w:date="2021-05-19T13:24:00Z"/>
              <w:sdt>
                <w:sdtPr>
                  <w:tag w:val="goog_rdk_1276"/>
                  <w:id w:val="238991008"/>
                </w:sdtPr>
                <w:sdtEndPr/>
                <w:sdtContent>
                  <w:customXmlDelRangeEnd w:id="7113"/>
                  <w:p w14:paraId="00000229" w14:textId="375C2065" w:rsidR="001D5C46" w:rsidRDefault="00C146F4">
                    <w:pPr>
                      <w:spacing w:line="480" w:lineRule="auto"/>
                      <w:jc w:val="center"/>
                      <w:rPr>
                        <w:del w:id="7114" w:author="Billy Mitchell" w:date="2021-04-22T13:10:00Z"/>
                        <w:color w:val="000000"/>
                        <w:sz w:val="22"/>
                        <w:szCs w:val="22"/>
                      </w:rPr>
                    </w:pPr>
                    <w:customXmlDelRangeStart w:id="7115" w:author="William Mitchell" w:date="2021-05-19T13:24:00Z"/>
                    <w:sdt>
                      <w:sdtPr>
                        <w:tag w:val="goog_rdk_1275"/>
                        <w:id w:val="-1054694846"/>
                      </w:sdtPr>
                      <w:sdtEndPr/>
                      <w:sdtContent>
                        <w:customXmlDelRangeEnd w:id="7115"/>
                        <w:del w:id="7116" w:author="Billy Mitchell" w:date="2021-04-22T13:10:00Z">
                          <w:r w:rsidR="00D2411E">
                            <w:rPr>
                              <w:color w:val="000000"/>
                              <w:sz w:val="22"/>
                              <w:szCs w:val="22"/>
                            </w:rPr>
                            <w:delText>Variable</w:delText>
                          </w:r>
                        </w:del>
                        <w:customXmlDelRangeStart w:id="7117" w:author="William Mitchell" w:date="2021-05-19T13:24:00Z"/>
                      </w:sdtContent>
                    </w:sdt>
                    <w:customXmlDelRangeEnd w:id="7117"/>
                  </w:p>
                  <w:customXmlDelRangeStart w:id="7118" w:author="William Mitchell" w:date="2021-05-19T13:24:00Z"/>
                </w:sdtContent>
              </w:sdt>
              <w:customXmlDelRangeEnd w:id="7118"/>
            </w:tc>
            <w:tc>
              <w:tcPr>
                <w:tcW w:w="1100" w:type="dxa"/>
                <w:tcBorders>
                  <w:top w:val="single" w:sz="4" w:space="0" w:color="000000"/>
                  <w:left w:val="nil"/>
                  <w:bottom w:val="nil"/>
                  <w:right w:val="nil"/>
                </w:tcBorders>
                <w:shd w:val="clear" w:color="auto" w:fill="auto"/>
                <w:vAlign w:val="center"/>
              </w:tcPr>
              <w:customXmlDelRangeStart w:id="7119" w:author="William Mitchell" w:date="2021-05-19T13:24:00Z"/>
              <w:sdt>
                <w:sdtPr>
                  <w:tag w:val="goog_rdk_1278"/>
                  <w:id w:val="-184057255"/>
                </w:sdtPr>
                <w:sdtEndPr/>
                <w:sdtContent>
                  <w:customXmlDelRangeEnd w:id="7119"/>
                  <w:p w14:paraId="0000022A" w14:textId="456E6C18" w:rsidR="001D5C46" w:rsidRDefault="00C146F4">
                    <w:pPr>
                      <w:spacing w:line="480" w:lineRule="auto"/>
                      <w:jc w:val="center"/>
                      <w:rPr>
                        <w:del w:id="7120" w:author="Billy Mitchell" w:date="2021-04-22T13:10:00Z"/>
                        <w:color w:val="000000"/>
                        <w:sz w:val="22"/>
                        <w:szCs w:val="22"/>
                      </w:rPr>
                    </w:pPr>
                    <w:customXmlDelRangeStart w:id="7121" w:author="William Mitchell" w:date="2021-05-19T13:24:00Z"/>
                    <w:sdt>
                      <w:sdtPr>
                        <w:tag w:val="goog_rdk_1277"/>
                        <w:id w:val="1839730100"/>
                      </w:sdtPr>
                      <w:sdtEndPr/>
                      <w:sdtContent>
                        <w:customXmlDelRangeEnd w:id="7121"/>
                        <w:del w:id="7122" w:author="Billy Mitchell" w:date="2021-04-22T13:10:00Z">
                          <w:r w:rsidR="00D2411E">
                            <w:rPr>
                              <w:color w:val="000000"/>
                              <w:sz w:val="22"/>
                              <w:szCs w:val="22"/>
                            </w:rPr>
                            <w:delText>Sum of Squares</w:delText>
                          </w:r>
                        </w:del>
                        <w:customXmlDelRangeStart w:id="7123" w:author="William Mitchell" w:date="2021-05-19T13:24:00Z"/>
                      </w:sdtContent>
                    </w:sdt>
                    <w:customXmlDelRangeEnd w:id="7123"/>
                  </w:p>
                  <w:customXmlDelRangeStart w:id="7124" w:author="William Mitchell" w:date="2021-05-19T13:24:00Z"/>
                </w:sdtContent>
              </w:sdt>
              <w:customXmlDelRangeEnd w:id="7124"/>
            </w:tc>
            <w:tc>
              <w:tcPr>
                <w:tcW w:w="706" w:type="dxa"/>
                <w:tcBorders>
                  <w:top w:val="single" w:sz="4" w:space="0" w:color="000000"/>
                  <w:left w:val="nil"/>
                  <w:bottom w:val="nil"/>
                  <w:right w:val="nil"/>
                </w:tcBorders>
                <w:shd w:val="clear" w:color="auto" w:fill="auto"/>
                <w:vAlign w:val="center"/>
              </w:tcPr>
              <w:customXmlDelRangeStart w:id="7125" w:author="William Mitchell" w:date="2021-05-19T13:24:00Z"/>
              <w:sdt>
                <w:sdtPr>
                  <w:tag w:val="goog_rdk_1280"/>
                  <w:id w:val="-837774321"/>
                </w:sdtPr>
                <w:sdtEndPr/>
                <w:sdtContent>
                  <w:customXmlDelRangeEnd w:id="7125"/>
                  <w:p w14:paraId="0000022B" w14:textId="4D32CA1E" w:rsidR="001D5C46" w:rsidRDefault="00C146F4">
                    <w:pPr>
                      <w:spacing w:line="480" w:lineRule="auto"/>
                      <w:jc w:val="center"/>
                      <w:rPr>
                        <w:del w:id="7126" w:author="Billy Mitchell" w:date="2021-04-22T13:10:00Z"/>
                        <w:i/>
                        <w:color w:val="000000"/>
                        <w:sz w:val="22"/>
                        <w:szCs w:val="22"/>
                      </w:rPr>
                    </w:pPr>
                    <w:customXmlDelRangeStart w:id="7127" w:author="William Mitchell" w:date="2021-05-19T13:24:00Z"/>
                    <w:sdt>
                      <w:sdtPr>
                        <w:tag w:val="goog_rdk_1279"/>
                        <w:id w:val="-41912648"/>
                      </w:sdtPr>
                      <w:sdtEndPr/>
                      <w:sdtContent>
                        <w:customXmlDelRangeEnd w:id="7127"/>
                        <w:del w:id="7128" w:author="Billy Mitchell" w:date="2021-04-22T13:10:00Z">
                          <w:r w:rsidR="00D2411E">
                            <w:rPr>
                              <w:i/>
                              <w:color w:val="000000"/>
                              <w:sz w:val="22"/>
                              <w:szCs w:val="22"/>
                            </w:rPr>
                            <w:delText>df</w:delText>
                          </w:r>
                        </w:del>
                        <w:customXmlDelRangeStart w:id="7129" w:author="William Mitchell" w:date="2021-05-19T13:24:00Z"/>
                      </w:sdtContent>
                    </w:sdt>
                    <w:customXmlDelRangeEnd w:id="7129"/>
                  </w:p>
                  <w:customXmlDelRangeStart w:id="7130" w:author="William Mitchell" w:date="2021-05-19T13:24:00Z"/>
                </w:sdtContent>
              </w:sdt>
              <w:customXmlDelRangeEnd w:id="7130"/>
            </w:tc>
            <w:tc>
              <w:tcPr>
                <w:tcW w:w="1158" w:type="dxa"/>
                <w:tcBorders>
                  <w:top w:val="single" w:sz="4" w:space="0" w:color="000000"/>
                  <w:left w:val="nil"/>
                  <w:bottom w:val="nil"/>
                  <w:right w:val="nil"/>
                </w:tcBorders>
                <w:shd w:val="clear" w:color="auto" w:fill="auto"/>
                <w:vAlign w:val="center"/>
              </w:tcPr>
              <w:customXmlDelRangeStart w:id="7131" w:author="William Mitchell" w:date="2021-05-19T13:24:00Z"/>
              <w:sdt>
                <w:sdtPr>
                  <w:tag w:val="goog_rdk_1282"/>
                  <w:id w:val="1648781586"/>
                </w:sdtPr>
                <w:sdtEndPr/>
                <w:sdtContent>
                  <w:customXmlDelRangeEnd w:id="7131"/>
                  <w:p w14:paraId="0000022C" w14:textId="7832D05D" w:rsidR="001D5C46" w:rsidRDefault="00C146F4">
                    <w:pPr>
                      <w:spacing w:line="480" w:lineRule="auto"/>
                      <w:jc w:val="center"/>
                      <w:rPr>
                        <w:del w:id="7132" w:author="Billy Mitchell" w:date="2021-04-22T13:10:00Z"/>
                        <w:color w:val="000000"/>
                        <w:sz w:val="22"/>
                        <w:szCs w:val="22"/>
                      </w:rPr>
                    </w:pPr>
                    <w:customXmlDelRangeStart w:id="7133" w:author="William Mitchell" w:date="2021-05-19T13:24:00Z"/>
                    <w:sdt>
                      <w:sdtPr>
                        <w:tag w:val="goog_rdk_1281"/>
                        <w:id w:val="1977480574"/>
                      </w:sdtPr>
                      <w:sdtEndPr/>
                      <w:sdtContent>
                        <w:customXmlDelRangeEnd w:id="7133"/>
                        <w:del w:id="7134" w:author="Billy Mitchell" w:date="2021-04-22T13:10:00Z">
                          <w:r w:rsidR="00D2411E">
                            <w:rPr>
                              <w:color w:val="000000"/>
                              <w:sz w:val="22"/>
                              <w:szCs w:val="22"/>
                            </w:rPr>
                            <w:delText>Mean Square</w:delText>
                          </w:r>
                        </w:del>
                        <w:customXmlDelRangeStart w:id="7135" w:author="William Mitchell" w:date="2021-05-19T13:24:00Z"/>
                      </w:sdtContent>
                    </w:sdt>
                    <w:customXmlDelRangeEnd w:id="7135"/>
                  </w:p>
                  <w:customXmlDelRangeStart w:id="7136" w:author="William Mitchell" w:date="2021-05-19T13:24:00Z"/>
                </w:sdtContent>
              </w:sdt>
              <w:customXmlDelRangeEnd w:id="7136"/>
            </w:tc>
            <w:tc>
              <w:tcPr>
                <w:tcW w:w="990" w:type="dxa"/>
                <w:tcBorders>
                  <w:top w:val="single" w:sz="4" w:space="0" w:color="000000"/>
                  <w:left w:val="nil"/>
                  <w:bottom w:val="nil"/>
                  <w:right w:val="nil"/>
                </w:tcBorders>
                <w:shd w:val="clear" w:color="auto" w:fill="auto"/>
                <w:vAlign w:val="center"/>
              </w:tcPr>
              <w:customXmlDelRangeStart w:id="7137" w:author="William Mitchell" w:date="2021-05-19T13:24:00Z"/>
              <w:sdt>
                <w:sdtPr>
                  <w:tag w:val="goog_rdk_1284"/>
                  <w:id w:val="688570198"/>
                </w:sdtPr>
                <w:sdtEndPr/>
                <w:sdtContent>
                  <w:customXmlDelRangeEnd w:id="7137"/>
                  <w:p w14:paraId="0000022D" w14:textId="41D3759A" w:rsidR="001D5C46" w:rsidRDefault="00C146F4">
                    <w:pPr>
                      <w:spacing w:line="480" w:lineRule="auto"/>
                      <w:jc w:val="center"/>
                      <w:rPr>
                        <w:del w:id="7138" w:author="Billy Mitchell" w:date="2021-04-22T13:10:00Z"/>
                        <w:i/>
                        <w:color w:val="000000"/>
                        <w:sz w:val="22"/>
                        <w:szCs w:val="22"/>
                      </w:rPr>
                    </w:pPr>
                    <w:customXmlDelRangeStart w:id="7139" w:author="William Mitchell" w:date="2021-05-19T13:24:00Z"/>
                    <w:sdt>
                      <w:sdtPr>
                        <w:tag w:val="goog_rdk_1283"/>
                        <w:id w:val="573329353"/>
                      </w:sdtPr>
                      <w:sdtEndPr/>
                      <w:sdtContent>
                        <w:customXmlDelRangeEnd w:id="7139"/>
                        <w:del w:id="7140" w:author="Billy Mitchell" w:date="2021-04-22T13:10:00Z">
                          <w:r w:rsidR="00D2411E">
                            <w:rPr>
                              <w:i/>
                              <w:color w:val="000000"/>
                              <w:sz w:val="22"/>
                              <w:szCs w:val="22"/>
                            </w:rPr>
                            <w:delText>F</w:delText>
                          </w:r>
                        </w:del>
                        <w:customXmlDelRangeStart w:id="7141" w:author="William Mitchell" w:date="2021-05-19T13:24:00Z"/>
                      </w:sdtContent>
                    </w:sdt>
                    <w:customXmlDelRangeEnd w:id="7141"/>
                  </w:p>
                  <w:customXmlDelRangeStart w:id="7142" w:author="William Mitchell" w:date="2021-05-19T13:24:00Z"/>
                </w:sdtContent>
              </w:sdt>
              <w:customXmlDelRangeEnd w:id="7142"/>
            </w:tc>
            <w:tc>
              <w:tcPr>
                <w:tcW w:w="990" w:type="dxa"/>
                <w:tcBorders>
                  <w:top w:val="single" w:sz="4" w:space="0" w:color="000000"/>
                  <w:left w:val="nil"/>
                  <w:bottom w:val="nil"/>
                  <w:right w:val="nil"/>
                </w:tcBorders>
                <w:shd w:val="clear" w:color="auto" w:fill="auto"/>
                <w:vAlign w:val="center"/>
              </w:tcPr>
              <w:customXmlDelRangeStart w:id="7143" w:author="William Mitchell" w:date="2021-05-19T13:24:00Z"/>
              <w:sdt>
                <w:sdtPr>
                  <w:tag w:val="goog_rdk_1286"/>
                  <w:id w:val="-1252429368"/>
                </w:sdtPr>
                <w:sdtEndPr/>
                <w:sdtContent>
                  <w:customXmlDelRangeEnd w:id="7143"/>
                  <w:p w14:paraId="0000022E" w14:textId="583F5345" w:rsidR="001D5C46" w:rsidRDefault="00C146F4">
                    <w:pPr>
                      <w:spacing w:line="480" w:lineRule="auto"/>
                      <w:jc w:val="center"/>
                      <w:rPr>
                        <w:del w:id="7144" w:author="Billy Mitchell" w:date="2021-04-22T13:10:00Z"/>
                        <w:i/>
                        <w:color w:val="000000"/>
                        <w:sz w:val="22"/>
                        <w:szCs w:val="22"/>
                      </w:rPr>
                    </w:pPr>
                    <w:customXmlDelRangeStart w:id="7145" w:author="William Mitchell" w:date="2021-05-19T13:24:00Z"/>
                    <w:sdt>
                      <w:sdtPr>
                        <w:tag w:val="goog_rdk_1285"/>
                        <w:id w:val="-1329511486"/>
                      </w:sdtPr>
                      <w:sdtEndPr/>
                      <w:sdtContent>
                        <w:customXmlDelRangeEnd w:id="7145"/>
                        <w:del w:id="7146" w:author="Billy Mitchell" w:date="2021-04-22T13:10:00Z">
                          <w:r w:rsidR="00D2411E">
                            <w:rPr>
                              <w:i/>
                              <w:color w:val="000000"/>
                              <w:sz w:val="22"/>
                              <w:szCs w:val="22"/>
                            </w:rPr>
                            <w:delText>p</w:delText>
                          </w:r>
                        </w:del>
                        <w:customXmlDelRangeStart w:id="7147" w:author="William Mitchell" w:date="2021-05-19T13:24:00Z"/>
                      </w:sdtContent>
                    </w:sdt>
                    <w:customXmlDelRangeEnd w:id="7147"/>
                  </w:p>
                  <w:customXmlDelRangeStart w:id="7148" w:author="William Mitchell" w:date="2021-05-19T13:24:00Z"/>
                </w:sdtContent>
              </w:sdt>
              <w:customXmlDelRangeEnd w:id="7148"/>
            </w:tc>
            <w:tc>
              <w:tcPr>
                <w:tcW w:w="1260" w:type="dxa"/>
                <w:tcBorders>
                  <w:top w:val="single" w:sz="4" w:space="0" w:color="000000"/>
                  <w:left w:val="nil"/>
                  <w:bottom w:val="nil"/>
                  <w:right w:val="nil"/>
                </w:tcBorders>
                <w:shd w:val="clear" w:color="auto" w:fill="auto"/>
                <w:vAlign w:val="center"/>
              </w:tcPr>
              <w:customXmlDelRangeStart w:id="7149" w:author="William Mitchell" w:date="2021-05-19T13:24:00Z"/>
              <w:sdt>
                <w:sdtPr>
                  <w:tag w:val="goog_rdk_1288"/>
                  <w:id w:val="192120353"/>
                </w:sdtPr>
                <w:sdtEndPr/>
                <w:sdtContent>
                  <w:customXmlDelRangeEnd w:id="7149"/>
                  <w:p w14:paraId="0000022F" w14:textId="0DF45148" w:rsidR="001D5C46" w:rsidRDefault="00C146F4">
                    <w:pPr>
                      <w:spacing w:line="480" w:lineRule="auto"/>
                      <w:jc w:val="center"/>
                      <w:rPr>
                        <w:del w:id="7150" w:author="Billy Mitchell" w:date="2021-04-22T13:10:00Z"/>
                        <w:color w:val="000000"/>
                        <w:sz w:val="22"/>
                        <w:szCs w:val="22"/>
                      </w:rPr>
                    </w:pPr>
                    <w:customXmlDelRangeStart w:id="7151" w:author="William Mitchell" w:date="2021-05-19T13:24:00Z"/>
                    <w:sdt>
                      <w:sdtPr>
                        <w:tag w:val="goog_rdk_1287"/>
                        <w:id w:val="1883279276"/>
                      </w:sdtPr>
                      <w:sdtEndPr/>
                      <w:sdtContent>
                        <w:customXmlDelRangeEnd w:id="7151"/>
                        <w:del w:id="7152" w:author="Billy Mitchell" w:date="2021-04-22T13:10:00Z">
                          <w:r w:rsidR="00D2411E">
                            <w:rPr>
                              <w:color w:val="000000"/>
                              <w:sz w:val="22"/>
                              <w:szCs w:val="22"/>
                            </w:rPr>
                            <w:delText>partial ω</w:delText>
                          </w:r>
                          <w:r w:rsidR="00D2411E">
                            <w:rPr>
                              <w:color w:val="000000"/>
                              <w:sz w:val="22"/>
                              <w:szCs w:val="22"/>
                              <w:vertAlign w:val="superscript"/>
                            </w:rPr>
                            <w:delText>2</w:delText>
                          </w:r>
                        </w:del>
                        <w:customXmlDelRangeStart w:id="7153" w:author="William Mitchell" w:date="2021-05-19T13:24:00Z"/>
                      </w:sdtContent>
                    </w:sdt>
                    <w:customXmlDelRangeEnd w:id="7153"/>
                  </w:p>
                  <w:customXmlDelRangeStart w:id="7154" w:author="William Mitchell" w:date="2021-05-19T13:24:00Z"/>
                </w:sdtContent>
              </w:sdt>
              <w:customXmlDelRangeEnd w:id="7154"/>
            </w:tc>
            <w:tc>
              <w:tcPr>
                <w:tcW w:w="1260" w:type="dxa"/>
                <w:tcBorders>
                  <w:top w:val="single" w:sz="4" w:space="0" w:color="000000"/>
                  <w:left w:val="nil"/>
                  <w:bottom w:val="nil"/>
                  <w:right w:val="nil"/>
                </w:tcBorders>
                <w:shd w:val="clear" w:color="auto" w:fill="auto"/>
                <w:vAlign w:val="center"/>
              </w:tcPr>
              <w:customXmlDelRangeStart w:id="7155" w:author="William Mitchell" w:date="2021-05-19T13:24:00Z"/>
              <w:sdt>
                <w:sdtPr>
                  <w:tag w:val="goog_rdk_1290"/>
                  <w:id w:val="-1423644954"/>
                </w:sdtPr>
                <w:sdtEndPr/>
                <w:sdtContent>
                  <w:customXmlDelRangeEnd w:id="7155"/>
                  <w:p w14:paraId="00000230" w14:textId="27064A46" w:rsidR="001D5C46" w:rsidRDefault="00C146F4">
                    <w:pPr>
                      <w:spacing w:line="480" w:lineRule="auto"/>
                      <w:jc w:val="center"/>
                      <w:rPr>
                        <w:del w:id="7156" w:author="Billy Mitchell" w:date="2021-04-22T13:10:00Z"/>
                        <w:color w:val="000000"/>
                        <w:sz w:val="22"/>
                        <w:szCs w:val="22"/>
                      </w:rPr>
                    </w:pPr>
                    <w:customXmlDelRangeStart w:id="7157" w:author="William Mitchell" w:date="2021-05-19T13:24:00Z"/>
                    <w:sdt>
                      <w:sdtPr>
                        <w:tag w:val="goog_rdk_1289"/>
                        <w:id w:val="259029671"/>
                      </w:sdtPr>
                      <w:sdtEndPr/>
                      <w:sdtContent>
                        <w:customXmlDelRangeEnd w:id="7157"/>
                        <w:del w:id="7158" w:author="Billy Mitchell" w:date="2021-04-22T13:10:00Z">
                          <w:r w:rsidR="00D2411E">
                            <w:rPr>
                              <w:color w:val="000000"/>
                              <w:sz w:val="22"/>
                              <w:szCs w:val="22"/>
                            </w:rPr>
                            <w:delText>Cohen's F</w:delText>
                          </w:r>
                        </w:del>
                        <w:customXmlDelRangeStart w:id="7159" w:author="William Mitchell" w:date="2021-05-19T13:24:00Z"/>
                      </w:sdtContent>
                    </w:sdt>
                    <w:customXmlDelRangeEnd w:id="7159"/>
                  </w:p>
                  <w:customXmlDelRangeStart w:id="7160" w:author="William Mitchell" w:date="2021-05-19T13:24:00Z"/>
                </w:sdtContent>
              </w:sdt>
              <w:customXmlDelRangeEnd w:id="7160"/>
            </w:tc>
          </w:tr>
          <w:customXmlDelRangeStart w:id="7161" w:author="William Mitchell" w:date="2021-05-19T13:24:00Z"/>
        </w:sdtContent>
      </w:sdt>
      <w:customXmlDelRangeEnd w:id="7161"/>
      <w:customXmlDelRangeStart w:id="7162" w:author="William Mitchell" w:date="2021-05-19T13:24:00Z"/>
      <w:sdt>
        <w:sdtPr>
          <w:tag w:val="goog_rdk_1292"/>
          <w:id w:val="-1149205191"/>
        </w:sdtPr>
        <w:sdtEndPr/>
        <w:sdtContent>
          <w:customXmlDelRangeEnd w:id="7162"/>
          <w:tr w:rsidR="001D5C46" w14:paraId="17F644F8" w14:textId="77777777">
            <w:trPr>
              <w:trHeight w:val="360"/>
              <w:del w:id="7163" w:author="Billy Mitchell" w:date="2021-04-22T13:10:00Z"/>
            </w:trPr>
            <w:tc>
              <w:tcPr>
                <w:tcW w:w="3670" w:type="dxa"/>
                <w:tcBorders>
                  <w:top w:val="single" w:sz="4" w:space="0" w:color="000000"/>
                  <w:left w:val="nil"/>
                  <w:bottom w:val="nil"/>
                  <w:right w:val="nil"/>
                </w:tcBorders>
                <w:shd w:val="clear" w:color="auto" w:fill="auto"/>
                <w:vAlign w:val="center"/>
              </w:tcPr>
              <w:customXmlDelRangeStart w:id="7164" w:author="William Mitchell" w:date="2021-05-19T13:24:00Z"/>
              <w:sdt>
                <w:sdtPr>
                  <w:tag w:val="goog_rdk_1294"/>
                  <w:id w:val="-2017533370"/>
                </w:sdtPr>
                <w:sdtEndPr/>
                <w:sdtContent>
                  <w:customXmlDelRangeEnd w:id="7164"/>
                  <w:p w14:paraId="00000231" w14:textId="148994DC" w:rsidR="001D5C46" w:rsidRDefault="00C146F4">
                    <w:pPr>
                      <w:spacing w:line="480" w:lineRule="auto"/>
                      <w:jc w:val="center"/>
                      <w:rPr>
                        <w:del w:id="7165" w:author="Billy Mitchell" w:date="2021-04-22T13:10:00Z"/>
                        <w:color w:val="000000"/>
                        <w:sz w:val="22"/>
                        <w:szCs w:val="22"/>
                      </w:rPr>
                    </w:pPr>
                    <w:customXmlDelRangeStart w:id="7166" w:author="William Mitchell" w:date="2021-05-19T13:24:00Z"/>
                    <w:sdt>
                      <w:sdtPr>
                        <w:tag w:val="goog_rdk_1293"/>
                        <w:id w:val="336113826"/>
                      </w:sdtPr>
                      <w:sdtEndPr/>
                      <w:sdtContent>
                        <w:customXmlDelRangeEnd w:id="7166"/>
                        <w:del w:id="7167" w:author="Billy Mitchell" w:date="2021-04-22T13:10:00Z">
                          <w:r w:rsidR="00D2411E">
                            <w:rPr>
                              <w:color w:val="000000"/>
                              <w:sz w:val="22"/>
                              <w:szCs w:val="22"/>
                            </w:rPr>
                            <w:delText>Age Group</w:delText>
                          </w:r>
                        </w:del>
                        <w:customXmlDelRangeStart w:id="7168" w:author="William Mitchell" w:date="2021-05-19T13:24:00Z"/>
                      </w:sdtContent>
                    </w:sdt>
                    <w:customXmlDelRangeEnd w:id="7168"/>
                  </w:p>
                  <w:customXmlDelRangeStart w:id="7169" w:author="William Mitchell" w:date="2021-05-19T13:24:00Z"/>
                </w:sdtContent>
              </w:sdt>
              <w:customXmlDelRangeEnd w:id="7169"/>
            </w:tc>
            <w:tc>
              <w:tcPr>
                <w:tcW w:w="1100" w:type="dxa"/>
                <w:tcBorders>
                  <w:top w:val="single" w:sz="4" w:space="0" w:color="000000"/>
                  <w:left w:val="nil"/>
                  <w:bottom w:val="nil"/>
                  <w:right w:val="nil"/>
                </w:tcBorders>
                <w:shd w:val="clear" w:color="auto" w:fill="auto"/>
                <w:vAlign w:val="center"/>
              </w:tcPr>
              <w:customXmlDelRangeStart w:id="7170" w:author="William Mitchell" w:date="2021-05-19T13:24:00Z"/>
              <w:sdt>
                <w:sdtPr>
                  <w:tag w:val="goog_rdk_1296"/>
                  <w:id w:val="1887835807"/>
                </w:sdtPr>
                <w:sdtEndPr/>
                <w:sdtContent>
                  <w:customXmlDelRangeEnd w:id="7170"/>
                  <w:p w14:paraId="00000232" w14:textId="08C4C5B2" w:rsidR="001D5C46" w:rsidRDefault="00C146F4">
                    <w:pPr>
                      <w:spacing w:line="480" w:lineRule="auto"/>
                      <w:jc w:val="center"/>
                      <w:rPr>
                        <w:del w:id="7171" w:author="Billy Mitchell" w:date="2021-04-22T13:10:00Z"/>
                        <w:color w:val="000000"/>
                        <w:sz w:val="22"/>
                        <w:szCs w:val="22"/>
                      </w:rPr>
                    </w:pPr>
                    <w:customXmlDelRangeStart w:id="7172" w:author="William Mitchell" w:date="2021-05-19T13:24:00Z"/>
                    <w:sdt>
                      <w:sdtPr>
                        <w:tag w:val="goog_rdk_1295"/>
                        <w:id w:val="146567678"/>
                      </w:sdtPr>
                      <w:sdtEndPr/>
                      <w:sdtContent>
                        <w:customXmlDelRangeEnd w:id="7172"/>
                        <w:del w:id="7173" w:author="Billy Mitchell" w:date="2021-04-22T13:10:00Z">
                          <w:r w:rsidR="00D2411E">
                            <w:rPr>
                              <w:color w:val="000000"/>
                              <w:sz w:val="22"/>
                              <w:szCs w:val="22"/>
                            </w:rPr>
                            <w:delText>21</w:delText>
                          </w:r>
                        </w:del>
                        <w:customXmlDelRangeStart w:id="7174" w:author="William Mitchell" w:date="2021-05-19T13:24:00Z"/>
                      </w:sdtContent>
                    </w:sdt>
                    <w:customXmlDelRangeEnd w:id="7174"/>
                  </w:p>
                  <w:customXmlDelRangeStart w:id="7175" w:author="William Mitchell" w:date="2021-05-19T13:24:00Z"/>
                </w:sdtContent>
              </w:sdt>
              <w:customXmlDelRangeEnd w:id="7175"/>
            </w:tc>
            <w:tc>
              <w:tcPr>
                <w:tcW w:w="706" w:type="dxa"/>
                <w:tcBorders>
                  <w:top w:val="single" w:sz="4" w:space="0" w:color="000000"/>
                  <w:left w:val="nil"/>
                  <w:bottom w:val="nil"/>
                  <w:right w:val="nil"/>
                </w:tcBorders>
                <w:shd w:val="clear" w:color="auto" w:fill="auto"/>
                <w:vAlign w:val="center"/>
              </w:tcPr>
              <w:customXmlDelRangeStart w:id="7176" w:author="William Mitchell" w:date="2021-05-19T13:24:00Z"/>
              <w:sdt>
                <w:sdtPr>
                  <w:tag w:val="goog_rdk_1298"/>
                  <w:id w:val="-2114665726"/>
                </w:sdtPr>
                <w:sdtEndPr/>
                <w:sdtContent>
                  <w:customXmlDelRangeEnd w:id="7176"/>
                  <w:p w14:paraId="00000233" w14:textId="1983527B" w:rsidR="001D5C46" w:rsidRDefault="00C146F4">
                    <w:pPr>
                      <w:spacing w:line="480" w:lineRule="auto"/>
                      <w:jc w:val="center"/>
                      <w:rPr>
                        <w:del w:id="7177" w:author="Billy Mitchell" w:date="2021-04-22T13:10:00Z"/>
                        <w:color w:val="000000"/>
                        <w:sz w:val="22"/>
                        <w:szCs w:val="22"/>
                      </w:rPr>
                    </w:pPr>
                    <w:customXmlDelRangeStart w:id="7178" w:author="William Mitchell" w:date="2021-05-19T13:24:00Z"/>
                    <w:sdt>
                      <w:sdtPr>
                        <w:tag w:val="goog_rdk_1297"/>
                        <w:id w:val="354700752"/>
                      </w:sdtPr>
                      <w:sdtEndPr/>
                      <w:sdtContent>
                        <w:customXmlDelRangeEnd w:id="7178"/>
                        <w:del w:id="7179" w:author="Billy Mitchell" w:date="2021-04-22T13:10:00Z">
                          <w:r w:rsidR="00D2411E">
                            <w:rPr>
                              <w:color w:val="000000"/>
                              <w:sz w:val="22"/>
                              <w:szCs w:val="22"/>
                            </w:rPr>
                            <w:delText>1</w:delText>
                          </w:r>
                        </w:del>
                        <w:customXmlDelRangeStart w:id="7180" w:author="William Mitchell" w:date="2021-05-19T13:24:00Z"/>
                      </w:sdtContent>
                    </w:sdt>
                    <w:customXmlDelRangeEnd w:id="7180"/>
                  </w:p>
                  <w:customXmlDelRangeStart w:id="7181" w:author="William Mitchell" w:date="2021-05-19T13:24:00Z"/>
                </w:sdtContent>
              </w:sdt>
              <w:customXmlDelRangeEnd w:id="7181"/>
            </w:tc>
            <w:tc>
              <w:tcPr>
                <w:tcW w:w="1158" w:type="dxa"/>
                <w:tcBorders>
                  <w:top w:val="single" w:sz="4" w:space="0" w:color="000000"/>
                  <w:left w:val="nil"/>
                  <w:bottom w:val="nil"/>
                  <w:right w:val="nil"/>
                </w:tcBorders>
                <w:shd w:val="clear" w:color="auto" w:fill="auto"/>
                <w:vAlign w:val="center"/>
              </w:tcPr>
              <w:customXmlDelRangeStart w:id="7182" w:author="William Mitchell" w:date="2021-05-19T13:24:00Z"/>
              <w:sdt>
                <w:sdtPr>
                  <w:tag w:val="goog_rdk_1300"/>
                  <w:id w:val="-789813572"/>
                </w:sdtPr>
                <w:sdtEndPr/>
                <w:sdtContent>
                  <w:customXmlDelRangeEnd w:id="7182"/>
                  <w:p w14:paraId="00000234" w14:textId="4E199113" w:rsidR="001D5C46" w:rsidRDefault="00C146F4">
                    <w:pPr>
                      <w:spacing w:line="480" w:lineRule="auto"/>
                      <w:jc w:val="center"/>
                      <w:rPr>
                        <w:del w:id="7183" w:author="Billy Mitchell" w:date="2021-04-22T13:10:00Z"/>
                        <w:color w:val="000000"/>
                        <w:sz w:val="22"/>
                        <w:szCs w:val="22"/>
                      </w:rPr>
                    </w:pPr>
                    <w:customXmlDelRangeStart w:id="7184" w:author="William Mitchell" w:date="2021-05-19T13:24:00Z"/>
                    <w:sdt>
                      <w:sdtPr>
                        <w:tag w:val="goog_rdk_1299"/>
                        <w:id w:val="-1817336072"/>
                      </w:sdtPr>
                      <w:sdtEndPr/>
                      <w:sdtContent>
                        <w:customXmlDelRangeEnd w:id="7184"/>
                        <w:del w:id="7185" w:author="Billy Mitchell" w:date="2021-04-22T13:10:00Z">
                          <w:r w:rsidR="00D2411E">
                            <w:rPr>
                              <w:color w:val="000000"/>
                              <w:sz w:val="22"/>
                              <w:szCs w:val="22"/>
                            </w:rPr>
                            <w:delText>20.96</w:delText>
                          </w:r>
                        </w:del>
                        <w:customXmlDelRangeStart w:id="7186" w:author="William Mitchell" w:date="2021-05-19T13:24:00Z"/>
                      </w:sdtContent>
                    </w:sdt>
                    <w:customXmlDelRangeEnd w:id="7186"/>
                  </w:p>
                  <w:customXmlDelRangeStart w:id="7187" w:author="William Mitchell" w:date="2021-05-19T13:24:00Z"/>
                </w:sdtContent>
              </w:sdt>
              <w:customXmlDelRangeEnd w:id="7187"/>
            </w:tc>
            <w:tc>
              <w:tcPr>
                <w:tcW w:w="990" w:type="dxa"/>
                <w:tcBorders>
                  <w:top w:val="single" w:sz="4" w:space="0" w:color="000000"/>
                  <w:left w:val="nil"/>
                  <w:bottom w:val="nil"/>
                  <w:right w:val="nil"/>
                </w:tcBorders>
                <w:shd w:val="clear" w:color="auto" w:fill="auto"/>
                <w:vAlign w:val="center"/>
              </w:tcPr>
              <w:customXmlDelRangeStart w:id="7188" w:author="William Mitchell" w:date="2021-05-19T13:24:00Z"/>
              <w:sdt>
                <w:sdtPr>
                  <w:tag w:val="goog_rdk_1302"/>
                  <w:id w:val="-1808010041"/>
                </w:sdtPr>
                <w:sdtEndPr/>
                <w:sdtContent>
                  <w:customXmlDelRangeEnd w:id="7188"/>
                  <w:p w14:paraId="00000235" w14:textId="23CC12A4" w:rsidR="001D5C46" w:rsidRDefault="00C146F4">
                    <w:pPr>
                      <w:spacing w:line="480" w:lineRule="auto"/>
                      <w:jc w:val="center"/>
                      <w:rPr>
                        <w:del w:id="7189" w:author="Billy Mitchell" w:date="2021-04-22T13:10:00Z"/>
                        <w:color w:val="000000"/>
                        <w:sz w:val="22"/>
                        <w:szCs w:val="22"/>
                      </w:rPr>
                    </w:pPr>
                    <w:customXmlDelRangeStart w:id="7190" w:author="William Mitchell" w:date="2021-05-19T13:24:00Z"/>
                    <w:sdt>
                      <w:sdtPr>
                        <w:tag w:val="goog_rdk_1301"/>
                        <w:id w:val="-1850942282"/>
                      </w:sdtPr>
                      <w:sdtEndPr/>
                      <w:sdtContent>
                        <w:customXmlDelRangeEnd w:id="7190"/>
                        <w:del w:id="7191" w:author="Billy Mitchell" w:date="2021-04-22T13:10:00Z">
                          <w:r w:rsidR="00D2411E">
                            <w:rPr>
                              <w:color w:val="000000"/>
                              <w:sz w:val="22"/>
                              <w:szCs w:val="22"/>
                            </w:rPr>
                            <w:delText>3.88</w:delText>
                          </w:r>
                        </w:del>
                        <w:customXmlDelRangeStart w:id="7192" w:author="William Mitchell" w:date="2021-05-19T13:24:00Z"/>
                      </w:sdtContent>
                    </w:sdt>
                    <w:customXmlDelRangeEnd w:id="7192"/>
                  </w:p>
                  <w:customXmlDelRangeStart w:id="7193" w:author="William Mitchell" w:date="2021-05-19T13:24:00Z"/>
                </w:sdtContent>
              </w:sdt>
              <w:customXmlDelRangeEnd w:id="7193"/>
            </w:tc>
            <w:tc>
              <w:tcPr>
                <w:tcW w:w="990" w:type="dxa"/>
                <w:tcBorders>
                  <w:top w:val="single" w:sz="4" w:space="0" w:color="000000"/>
                  <w:left w:val="nil"/>
                  <w:bottom w:val="nil"/>
                  <w:right w:val="nil"/>
                </w:tcBorders>
                <w:shd w:val="clear" w:color="auto" w:fill="auto"/>
                <w:vAlign w:val="center"/>
              </w:tcPr>
              <w:customXmlDelRangeStart w:id="7194" w:author="William Mitchell" w:date="2021-05-19T13:24:00Z"/>
              <w:sdt>
                <w:sdtPr>
                  <w:tag w:val="goog_rdk_1304"/>
                  <w:id w:val="1838117018"/>
                </w:sdtPr>
                <w:sdtEndPr/>
                <w:sdtContent>
                  <w:customXmlDelRangeEnd w:id="7194"/>
                  <w:p w14:paraId="00000236" w14:textId="2019A56F" w:rsidR="001D5C46" w:rsidRDefault="00C146F4">
                    <w:pPr>
                      <w:spacing w:line="480" w:lineRule="auto"/>
                      <w:jc w:val="center"/>
                      <w:rPr>
                        <w:del w:id="7195" w:author="Billy Mitchell" w:date="2021-04-22T13:10:00Z"/>
                        <w:color w:val="000000"/>
                        <w:sz w:val="22"/>
                        <w:szCs w:val="22"/>
                      </w:rPr>
                    </w:pPr>
                    <w:customXmlDelRangeStart w:id="7196" w:author="William Mitchell" w:date="2021-05-19T13:24:00Z"/>
                    <w:sdt>
                      <w:sdtPr>
                        <w:tag w:val="goog_rdk_1303"/>
                        <w:id w:val="-372463609"/>
                      </w:sdtPr>
                      <w:sdtEndPr/>
                      <w:sdtContent>
                        <w:customXmlDelRangeEnd w:id="7196"/>
                        <w:del w:id="7197" w:author="Billy Mitchell" w:date="2021-04-22T13:10:00Z">
                          <w:r w:rsidR="00D2411E">
                            <w:rPr>
                              <w:color w:val="000000"/>
                              <w:sz w:val="22"/>
                              <w:szCs w:val="22"/>
                            </w:rPr>
                            <w:delText>0.055</w:delText>
                          </w:r>
                        </w:del>
                        <w:customXmlDelRangeStart w:id="7198" w:author="William Mitchell" w:date="2021-05-19T13:24:00Z"/>
                      </w:sdtContent>
                    </w:sdt>
                    <w:customXmlDelRangeEnd w:id="7198"/>
                  </w:p>
                  <w:customXmlDelRangeStart w:id="7199" w:author="William Mitchell" w:date="2021-05-19T13:24:00Z"/>
                </w:sdtContent>
              </w:sdt>
              <w:customXmlDelRangeEnd w:id="7199"/>
            </w:tc>
            <w:tc>
              <w:tcPr>
                <w:tcW w:w="1260" w:type="dxa"/>
                <w:tcBorders>
                  <w:top w:val="single" w:sz="4" w:space="0" w:color="000000"/>
                  <w:left w:val="nil"/>
                  <w:bottom w:val="nil"/>
                  <w:right w:val="nil"/>
                </w:tcBorders>
                <w:shd w:val="clear" w:color="auto" w:fill="auto"/>
                <w:vAlign w:val="center"/>
              </w:tcPr>
              <w:customXmlDelRangeStart w:id="7200" w:author="William Mitchell" w:date="2021-05-19T13:24:00Z"/>
              <w:sdt>
                <w:sdtPr>
                  <w:tag w:val="goog_rdk_1306"/>
                  <w:id w:val="1498460970"/>
                </w:sdtPr>
                <w:sdtEndPr/>
                <w:sdtContent>
                  <w:customXmlDelRangeEnd w:id="7200"/>
                  <w:p w14:paraId="00000237" w14:textId="205DEADD" w:rsidR="001D5C46" w:rsidRDefault="00C146F4">
                    <w:pPr>
                      <w:spacing w:line="480" w:lineRule="auto"/>
                      <w:jc w:val="center"/>
                      <w:rPr>
                        <w:del w:id="7201" w:author="Billy Mitchell" w:date="2021-04-22T13:10:00Z"/>
                        <w:color w:val="000000"/>
                        <w:sz w:val="22"/>
                        <w:szCs w:val="22"/>
                      </w:rPr>
                    </w:pPr>
                    <w:customXmlDelRangeStart w:id="7202" w:author="William Mitchell" w:date="2021-05-19T13:24:00Z"/>
                    <w:sdt>
                      <w:sdtPr>
                        <w:tag w:val="goog_rdk_1305"/>
                        <w:id w:val="518124739"/>
                      </w:sdtPr>
                      <w:sdtEndPr/>
                      <w:sdtContent>
                        <w:customXmlDelRangeEnd w:id="7202"/>
                        <w:del w:id="7203" w:author="Billy Mitchell" w:date="2021-04-22T13:10:00Z">
                          <w:r w:rsidR="00D2411E">
                            <w:rPr>
                              <w:color w:val="000000"/>
                              <w:sz w:val="22"/>
                              <w:szCs w:val="22"/>
                            </w:rPr>
                            <w:delText>0.008</w:delText>
                          </w:r>
                        </w:del>
                        <w:customXmlDelRangeStart w:id="7204" w:author="William Mitchell" w:date="2021-05-19T13:24:00Z"/>
                      </w:sdtContent>
                    </w:sdt>
                    <w:customXmlDelRangeEnd w:id="7204"/>
                  </w:p>
                  <w:customXmlDelRangeStart w:id="7205" w:author="William Mitchell" w:date="2021-05-19T13:24:00Z"/>
                </w:sdtContent>
              </w:sdt>
              <w:customXmlDelRangeEnd w:id="7205"/>
            </w:tc>
            <w:tc>
              <w:tcPr>
                <w:tcW w:w="1260" w:type="dxa"/>
                <w:tcBorders>
                  <w:top w:val="single" w:sz="4" w:space="0" w:color="000000"/>
                  <w:left w:val="nil"/>
                  <w:bottom w:val="nil"/>
                  <w:right w:val="nil"/>
                </w:tcBorders>
                <w:shd w:val="clear" w:color="auto" w:fill="auto"/>
                <w:vAlign w:val="center"/>
              </w:tcPr>
              <w:customXmlDelRangeStart w:id="7206" w:author="William Mitchell" w:date="2021-05-19T13:24:00Z"/>
              <w:sdt>
                <w:sdtPr>
                  <w:tag w:val="goog_rdk_1308"/>
                  <w:id w:val="-136875217"/>
                </w:sdtPr>
                <w:sdtEndPr/>
                <w:sdtContent>
                  <w:customXmlDelRangeEnd w:id="7206"/>
                  <w:p w14:paraId="00000238" w14:textId="78E56CBD" w:rsidR="001D5C46" w:rsidRDefault="00C146F4">
                    <w:pPr>
                      <w:spacing w:line="480" w:lineRule="auto"/>
                      <w:jc w:val="center"/>
                      <w:rPr>
                        <w:del w:id="7207" w:author="Billy Mitchell" w:date="2021-04-22T13:10:00Z"/>
                        <w:color w:val="000000"/>
                        <w:sz w:val="22"/>
                        <w:szCs w:val="22"/>
                      </w:rPr>
                    </w:pPr>
                    <w:customXmlDelRangeStart w:id="7208" w:author="William Mitchell" w:date="2021-05-19T13:24:00Z"/>
                    <w:sdt>
                      <w:sdtPr>
                        <w:tag w:val="goog_rdk_1307"/>
                        <w:id w:val="-1050919110"/>
                      </w:sdtPr>
                      <w:sdtEndPr/>
                      <w:sdtContent>
                        <w:customXmlDelRangeEnd w:id="7208"/>
                        <w:del w:id="7209" w:author="Billy Mitchell" w:date="2021-04-22T13:10:00Z">
                          <w:r w:rsidR="00D2411E">
                            <w:rPr>
                              <w:color w:val="000000"/>
                              <w:sz w:val="22"/>
                              <w:szCs w:val="22"/>
                            </w:rPr>
                            <w:delText>0.091</w:delText>
                          </w:r>
                        </w:del>
                        <w:customXmlDelRangeStart w:id="7210" w:author="William Mitchell" w:date="2021-05-19T13:24:00Z"/>
                      </w:sdtContent>
                    </w:sdt>
                    <w:customXmlDelRangeEnd w:id="7210"/>
                  </w:p>
                  <w:customXmlDelRangeStart w:id="7211" w:author="William Mitchell" w:date="2021-05-19T13:24:00Z"/>
                </w:sdtContent>
              </w:sdt>
              <w:customXmlDelRangeEnd w:id="7211"/>
            </w:tc>
          </w:tr>
          <w:customXmlDelRangeStart w:id="7212" w:author="William Mitchell" w:date="2021-05-19T13:24:00Z"/>
        </w:sdtContent>
      </w:sdt>
      <w:customXmlDelRangeEnd w:id="7212"/>
      <w:customXmlDelRangeStart w:id="7213" w:author="William Mitchell" w:date="2021-05-19T13:24:00Z"/>
      <w:sdt>
        <w:sdtPr>
          <w:tag w:val="goog_rdk_1310"/>
          <w:id w:val="1688561747"/>
        </w:sdtPr>
        <w:sdtEndPr/>
        <w:sdtContent>
          <w:customXmlDelRangeEnd w:id="7213"/>
          <w:tr w:rsidR="001D5C46" w14:paraId="48FD23CB" w14:textId="77777777">
            <w:trPr>
              <w:trHeight w:val="360"/>
              <w:del w:id="7214" w:author="Billy Mitchell" w:date="2021-04-22T13:10:00Z"/>
            </w:trPr>
            <w:tc>
              <w:tcPr>
                <w:tcW w:w="3670" w:type="dxa"/>
                <w:tcBorders>
                  <w:top w:val="nil"/>
                  <w:left w:val="nil"/>
                  <w:bottom w:val="nil"/>
                  <w:right w:val="nil"/>
                </w:tcBorders>
                <w:shd w:val="clear" w:color="auto" w:fill="auto"/>
                <w:vAlign w:val="center"/>
              </w:tcPr>
              <w:customXmlDelRangeStart w:id="7215" w:author="William Mitchell" w:date="2021-05-19T13:24:00Z"/>
              <w:sdt>
                <w:sdtPr>
                  <w:tag w:val="goog_rdk_1312"/>
                  <w:id w:val="1949971163"/>
                </w:sdtPr>
                <w:sdtEndPr/>
                <w:sdtContent>
                  <w:customXmlDelRangeEnd w:id="7215"/>
                  <w:p w14:paraId="00000239" w14:textId="46E5A5E3" w:rsidR="001D5C46" w:rsidRDefault="00C146F4">
                    <w:pPr>
                      <w:spacing w:line="480" w:lineRule="auto"/>
                      <w:jc w:val="center"/>
                      <w:rPr>
                        <w:del w:id="7216" w:author="Billy Mitchell" w:date="2021-04-22T13:10:00Z"/>
                        <w:color w:val="000000"/>
                        <w:sz w:val="22"/>
                        <w:szCs w:val="22"/>
                      </w:rPr>
                    </w:pPr>
                    <w:customXmlDelRangeStart w:id="7217" w:author="William Mitchell" w:date="2021-05-19T13:24:00Z"/>
                    <w:sdt>
                      <w:sdtPr>
                        <w:tag w:val="goog_rdk_1311"/>
                        <w:id w:val="767279406"/>
                      </w:sdtPr>
                      <w:sdtEndPr/>
                      <w:sdtContent>
                        <w:customXmlDelRangeEnd w:id="7217"/>
                        <w:del w:id="7218" w:author="Billy Mitchell" w:date="2021-04-22T13:10:00Z">
                          <w:r w:rsidR="00D2411E">
                            <w:rPr>
                              <w:color w:val="000000"/>
                              <w:sz w:val="22"/>
                              <w:szCs w:val="22"/>
                            </w:rPr>
                            <w:delText>Residuals</w:delText>
                          </w:r>
                        </w:del>
                        <w:customXmlDelRangeStart w:id="7219" w:author="William Mitchell" w:date="2021-05-19T13:24:00Z"/>
                      </w:sdtContent>
                    </w:sdt>
                    <w:customXmlDelRangeEnd w:id="7219"/>
                  </w:p>
                  <w:customXmlDelRangeStart w:id="7220" w:author="William Mitchell" w:date="2021-05-19T13:24:00Z"/>
                </w:sdtContent>
              </w:sdt>
              <w:customXmlDelRangeEnd w:id="7220"/>
            </w:tc>
            <w:tc>
              <w:tcPr>
                <w:tcW w:w="1100" w:type="dxa"/>
                <w:tcBorders>
                  <w:top w:val="nil"/>
                  <w:left w:val="nil"/>
                  <w:bottom w:val="nil"/>
                  <w:right w:val="nil"/>
                </w:tcBorders>
                <w:shd w:val="clear" w:color="auto" w:fill="auto"/>
                <w:vAlign w:val="center"/>
              </w:tcPr>
              <w:customXmlDelRangeStart w:id="7221" w:author="William Mitchell" w:date="2021-05-19T13:24:00Z"/>
              <w:sdt>
                <w:sdtPr>
                  <w:tag w:val="goog_rdk_1314"/>
                  <w:id w:val="591283504"/>
                </w:sdtPr>
                <w:sdtEndPr/>
                <w:sdtContent>
                  <w:customXmlDelRangeEnd w:id="7221"/>
                  <w:p w14:paraId="0000023A" w14:textId="21E97E1B" w:rsidR="001D5C46" w:rsidRDefault="00C146F4">
                    <w:pPr>
                      <w:spacing w:line="480" w:lineRule="auto"/>
                      <w:jc w:val="center"/>
                      <w:rPr>
                        <w:del w:id="7222" w:author="Billy Mitchell" w:date="2021-04-22T13:10:00Z"/>
                        <w:color w:val="000000"/>
                        <w:sz w:val="22"/>
                        <w:szCs w:val="22"/>
                      </w:rPr>
                    </w:pPr>
                    <w:customXmlDelRangeStart w:id="7223" w:author="William Mitchell" w:date="2021-05-19T13:24:00Z"/>
                    <w:sdt>
                      <w:sdtPr>
                        <w:tag w:val="goog_rdk_1313"/>
                        <w:id w:val="1120720898"/>
                      </w:sdtPr>
                      <w:sdtEndPr/>
                      <w:sdtContent>
                        <w:customXmlDelRangeEnd w:id="7223"/>
                        <w:del w:id="7224" w:author="Billy Mitchell" w:date="2021-04-22T13:10:00Z">
                          <w:r w:rsidR="00D2411E">
                            <w:rPr>
                              <w:color w:val="000000"/>
                              <w:sz w:val="22"/>
                              <w:szCs w:val="22"/>
                            </w:rPr>
                            <w:delText>233</w:delText>
                          </w:r>
                        </w:del>
                        <w:customXmlDelRangeStart w:id="7225" w:author="William Mitchell" w:date="2021-05-19T13:24:00Z"/>
                      </w:sdtContent>
                    </w:sdt>
                    <w:customXmlDelRangeEnd w:id="7225"/>
                  </w:p>
                  <w:customXmlDelRangeStart w:id="7226" w:author="William Mitchell" w:date="2021-05-19T13:24:00Z"/>
                </w:sdtContent>
              </w:sdt>
              <w:customXmlDelRangeEnd w:id="7226"/>
            </w:tc>
            <w:tc>
              <w:tcPr>
                <w:tcW w:w="706" w:type="dxa"/>
                <w:tcBorders>
                  <w:top w:val="nil"/>
                  <w:left w:val="nil"/>
                  <w:bottom w:val="nil"/>
                  <w:right w:val="nil"/>
                </w:tcBorders>
                <w:shd w:val="clear" w:color="auto" w:fill="auto"/>
                <w:vAlign w:val="center"/>
              </w:tcPr>
              <w:customXmlDelRangeStart w:id="7227" w:author="William Mitchell" w:date="2021-05-19T13:24:00Z"/>
              <w:sdt>
                <w:sdtPr>
                  <w:tag w:val="goog_rdk_1316"/>
                  <w:id w:val="-1386566228"/>
                </w:sdtPr>
                <w:sdtEndPr/>
                <w:sdtContent>
                  <w:customXmlDelRangeEnd w:id="7227"/>
                  <w:p w14:paraId="0000023B" w14:textId="400E8D26" w:rsidR="001D5C46" w:rsidRDefault="00C146F4">
                    <w:pPr>
                      <w:spacing w:line="480" w:lineRule="auto"/>
                      <w:jc w:val="center"/>
                      <w:rPr>
                        <w:del w:id="7228" w:author="Billy Mitchell" w:date="2021-04-22T13:10:00Z"/>
                        <w:color w:val="000000"/>
                        <w:sz w:val="22"/>
                        <w:szCs w:val="22"/>
                      </w:rPr>
                    </w:pPr>
                    <w:customXmlDelRangeStart w:id="7229" w:author="William Mitchell" w:date="2021-05-19T13:24:00Z"/>
                    <w:sdt>
                      <w:sdtPr>
                        <w:tag w:val="goog_rdk_1315"/>
                        <w:id w:val="-1809853865"/>
                      </w:sdtPr>
                      <w:sdtEndPr/>
                      <w:sdtContent>
                        <w:customXmlDelRangeEnd w:id="7229"/>
                        <w:del w:id="7230" w:author="Billy Mitchell" w:date="2021-04-22T13:10:00Z">
                          <w:r w:rsidR="00D2411E">
                            <w:rPr>
                              <w:color w:val="000000"/>
                              <w:sz w:val="22"/>
                              <w:szCs w:val="22"/>
                            </w:rPr>
                            <w:delText>43</w:delText>
                          </w:r>
                        </w:del>
                        <w:customXmlDelRangeStart w:id="7231" w:author="William Mitchell" w:date="2021-05-19T13:24:00Z"/>
                      </w:sdtContent>
                    </w:sdt>
                    <w:customXmlDelRangeEnd w:id="7231"/>
                  </w:p>
                  <w:customXmlDelRangeStart w:id="7232" w:author="William Mitchell" w:date="2021-05-19T13:24:00Z"/>
                </w:sdtContent>
              </w:sdt>
              <w:customXmlDelRangeEnd w:id="7232"/>
            </w:tc>
            <w:tc>
              <w:tcPr>
                <w:tcW w:w="1158" w:type="dxa"/>
                <w:tcBorders>
                  <w:top w:val="nil"/>
                  <w:left w:val="nil"/>
                  <w:bottom w:val="nil"/>
                  <w:right w:val="nil"/>
                </w:tcBorders>
                <w:shd w:val="clear" w:color="auto" w:fill="auto"/>
                <w:vAlign w:val="center"/>
              </w:tcPr>
              <w:customXmlDelRangeStart w:id="7233" w:author="William Mitchell" w:date="2021-05-19T13:24:00Z"/>
              <w:sdt>
                <w:sdtPr>
                  <w:tag w:val="goog_rdk_1318"/>
                  <w:id w:val="-619683883"/>
                </w:sdtPr>
                <w:sdtEndPr/>
                <w:sdtContent>
                  <w:customXmlDelRangeEnd w:id="7233"/>
                  <w:p w14:paraId="0000023C" w14:textId="68571E54" w:rsidR="001D5C46" w:rsidRDefault="00C146F4">
                    <w:pPr>
                      <w:spacing w:line="480" w:lineRule="auto"/>
                      <w:jc w:val="center"/>
                      <w:rPr>
                        <w:del w:id="7234" w:author="Billy Mitchell" w:date="2021-04-22T13:10:00Z"/>
                        <w:color w:val="000000"/>
                        <w:sz w:val="22"/>
                        <w:szCs w:val="22"/>
                      </w:rPr>
                    </w:pPr>
                    <w:customXmlDelRangeStart w:id="7235" w:author="William Mitchell" w:date="2021-05-19T13:24:00Z"/>
                    <w:sdt>
                      <w:sdtPr>
                        <w:tag w:val="goog_rdk_1317"/>
                        <w:id w:val="-232552094"/>
                      </w:sdtPr>
                      <w:sdtEndPr/>
                      <w:sdtContent>
                        <w:customXmlDelRangeEnd w:id="7235"/>
                        <w:del w:id="7236" w:author="Billy Mitchell" w:date="2021-04-22T13:10:00Z">
                          <w:r w:rsidR="00D2411E">
                            <w:rPr>
                              <w:color w:val="000000"/>
                              <w:sz w:val="22"/>
                              <w:szCs w:val="22"/>
                            </w:rPr>
                            <w:delText>5.41</w:delText>
                          </w:r>
                        </w:del>
                        <w:customXmlDelRangeStart w:id="7237" w:author="William Mitchell" w:date="2021-05-19T13:24:00Z"/>
                      </w:sdtContent>
                    </w:sdt>
                    <w:customXmlDelRangeEnd w:id="7237"/>
                  </w:p>
                  <w:customXmlDelRangeStart w:id="7238" w:author="William Mitchell" w:date="2021-05-19T13:24:00Z"/>
                </w:sdtContent>
              </w:sdt>
              <w:customXmlDelRangeEnd w:id="7238"/>
            </w:tc>
            <w:tc>
              <w:tcPr>
                <w:tcW w:w="990" w:type="dxa"/>
                <w:tcBorders>
                  <w:top w:val="nil"/>
                  <w:left w:val="nil"/>
                  <w:bottom w:val="nil"/>
                  <w:right w:val="nil"/>
                </w:tcBorders>
                <w:shd w:val="clear" w:color="auto" w:fill="auto"/>
                <w:vAlign w:val="center"/>
              </w:tcPr>
              <w:customXmlDelRangeStart w:id="7239" w:author="William Mitchell" w:date="2021-05-19T13:24:00Z"/>
              <w:sdt>
                <w:sdtPr>
                  <w:tag w:val="goog_rdk_1320"/>
                  <w:id w:val="1120648176"/>
                </w:sdtPr>
                <w:sdtEndPr/>
                <w:sdtContent>
                  <w:customXmlDelRangeEnd w:id="7239"/>
                  <w:p w14:paraId="0000023D" w14:textId="07E435AA" w:rsidR="001D5C46" w:rsidRDefault="00C146F4">
                    <w:pPr>
                      <w:spacing w:line="480" w:lineRule="auto"/>
                      <w:jc w:val="center"/>
                      <w:rPr>
                        <w:del w:id="7240" w:author="Billy Mitchell" w:date="2021-04-22T13:10:00Z"/>
                        <w:color w:val="000000"/>
                        <w:sz w:val="22"/>
                        <w:szCs w:val="22"/>
                      </w:rPr>
                    </w:pPr>
                    <w:customXmlDelRangeStart w:id="7241" w:author="William Mitchell" w:date="2021-05-19T13:24:00Z"/>
                    <w:sdt>
                      <w:sdtPr>
                        <w:tag w:val="goog_rdk_1319"/>
                        <w:id w:val="-1198932788"/>
                      </w:sdtPr>
                      <w:sdtEndPr/>
                      <w:sdtContent>
                        <w:customXmlDelRangeEnd w:id="7241"/>
                        <w:customXmlDelRangeStart w:id="7242" w:author="William Mitchell" w:date="2021-05-19T13:24:00Z"/>
                      </w:sdtContent>
                    </w:sdt>
                    <w:customXmlDelRangeEnd w:id="7242"/>
                  </w:p>
                  <w:customXmlDelRangeStart w:id="7243" w:author="William Mitchell" w:date="2021-05-19T13:24:00Z"/>
                </w:sdtContent>
              </w:sdt>
              <w:customXmlDelRangeEnd w:id="7243"/>
            </w:tc>
            <w:tc>
              <w:tcPr>
                <w:tcW w:w="990" w:type="dxa"/>
                <w:tcBorders>
                  <w:top w:val="nil"/>
                  <w:left w:val="nil"/>
                  <w:bottom w:val="nil"/>
                  <w:right w:val="nil"/>
                </w:tcBorders>
                <w:shd w:val="clear" w:color="auto" w:fill="auto"/>
                <w:vAlign w:val="center"/>
              </w:tcPr>
              <w:customXmlDelRangeStart w:id="7244" w:author="William Mitchell" w:date="2021-05-19T13:24:00Z"/>
              <w:sdt>
                <w:sdtPr>
                  <w:tag w:val="goog_rdk_1322"/>
                  <w:id w:val="-1775859451"/>
                </w:sdtPr>
                <w:sdtEndPr/>
                <w:sdtContent>
                  <w:customXmlDelRangeEnd w:id="7244"/>
                  <w:p w14:paraId="0000023E" w14:textId="16FB9C77" w:rsidR="001D5C46" w:rsidRDefault="00C146F4">
                    <w:pPr>
                      <w:spacing w:line="480" w:lineRule="auto"/>
                      <w:jc w:val="center"/>
                      <w:rPr>
                        <w:del w:id="7245" w:author="Billy Mitchell" w:date="2021-04-22T13:10:00Z"/>
                        <w:rFonts w:ascii="Times New Roman" w:eastAsia="Times New Roman" w:hAnsi="Times New Roman" w:cs="Times New Roman"/>
                        <w:sz w:val="20"/>
                        <w:szCs w:val="20"/>
                      </w:rPr>
                    </w:pPr>
                    <w:customXmlDelRangeStart w:id="7246" w:author="William Mitchell" w:date="2021-05-19T13:24:00Z"/>
                    <w:sdt>
                      <w:sdtPr>
                        <w:tag w:val="goog_rdk_1321"/>
                        <w:id w:val="981653756"/>
                      </w:sdtPr>
                      <w:sdtEndPr/>
                      <w:sdtContent>
                        <w:customXmlDelRangeEnd w:id="7246"/>
                        <w:customXmlDelRangeStart w:id="7247" w:author="William Mitchell" w:date="2021-05-19T13:24:00Z"/>
                      </w:sdtContent>
                    </w:sdt>
                    <w:customXmlDelRangeEnd w:id="7247"/>
                  </w:p>
                  <w:customXmlDelRangeStart w:id="7248" w:author="William Mitchell" w:date="2021-05-19T13:24:00Z"/>
                </w:sdtContent>
              </w:sdt>
              <w:customXmlDelRangeEnd w:id="7248"/>
            </w:tc>
            <w:tc>
              <w:tcPr>
                <w:tcW w:w="1260" w:type="dxa"/>
                <w:tcBorders>
                  <w:top w:val="nil"/>
                  <w:left w:val="nil"/>
                  <w:bottom w:val="nil"/>
                  <w:right w:val="nil"/>
                </w:tcBorders>
                <w:shd w:val="clear" w:color="auto" w:fill="auto"/>
                <w:vAlign w:val="center"/>
              </w:tcPr>
              <w:customXmlDelRangeStart w:id="7249" w:author="William Mitchell" w:date="2021-05-19T13:24:00Z"/>
              <w:sdt>
                <w:sdtPr>
                  <w:tag w:val="goog_rdk_1324"/>
                  <w:id w:val="804202574"/>
                </w:sdtPr>
                <w:sdtEndPr/>
                <w:sdtContent>
                  <w:customXmlDelRangeEnd w:id="7249"/>
                  <w:p w14:paraId="0000023F" w14:textId="49399B61" w:rsidR="001D5C46" w:rsidRDefault="00C146F4">
                    <w:pPr>
                      <w:spacing w:line="480" w:lineRule="auto"/>
                      <w:jc w:val="center"/>
                      <w:rPr>
                        <w:del w:id="7250" w:author="Billy Mitchell" w:date="2021-04-22T13:10:00Z"/>
                        <w:rFonts w:ascii="Times New Roman" w:eastAsia="Times New Roman" w:hAnsi="Times New Roman" w:cs="Times New Roman"/>
                        <w:sz w:val="20"/>
                        <w:szCs w:val="20"/>
                      </w:rPr>
                    </w:pPr>
                    <w:customXmlDelRangeStart w:id="7251" w:author="William Mitchell" w:date="2021-05-19T13:24:00Z"/>
                    <w:sdt>
                      <w:sdtPr>
                        <w:tag w:val="goog_rdk_1323"/>
                        <w:id w:val="-228307793"/>
                      </w:sdtPr>
                      <w:sdtEndPr/>
                      <w:sdtContent>
                        <w:customXmlDelRangeEnd w:id="7251"/>
                        <w:customXmlDelRangeStart w:id="7252" w:author="William Mitchell" w:date="2021-05-19T13:24:00Z"/>
                      </w:sdtContent>
                    </w:sdt>
                    <w:customXmlDelRangeEnd w:id="7252"/>
                  </w:p>
                  <w:customXmlDelRangeStart w:id="7253" w:author="William Mitchell" w:date="2021-05-19T13:24:00Z"/>
                </w:sdtContent>
              </w:sdt>
              <w:customXmlDelRangeEnd w:id="7253"/>
            </w:tc>
            <w:tc>
              <w:tcPr>
                <w:tcW w:w="1260" w:type="dxa"/>
                <w:tcBorders>
                  <w:top w:val="nil"/>
                  <w:left w:val="nil"/>
                  <w:bottom w:val="nil"/>
                  <w:right w:val="nil"/>
                </w:tcBorders>
                <w:shd w:val="clear" w:color="auto" w:fill="auto"/>
                <w:vAlign w:val="center"/>
              </w:tcPr>
              <w:customXmlDelRangeStart w:id="7254" w:author="William Mitchell" w:date="2021-05-19T13:24:00Z"/>
              <w:sdt>
                <w:sdtPr>
                  <w:tag w:val="goog_rdk_1326"/>
                  <w:id w:val="1213926613"/>
                </w:sdtPr>
                <w:sdtEndPr/>
                <w:sdtContent>
                  <w:customXmlDelRangeEnd w:id="7254"/>
                  <w:p w14:paraId="00000240" w14:textId="209673D0" w:rsidR="001D5C46" w:rsidRDefault="00C146F4">
                    <w:pPr>
                      <w:spacing w:line="480" w:lineRule="auto"/>
                      <w:jc w:val="center"/>
                      <w:rPr>
                        <w:del w:id="7255" w:author="Billy Mitchell" w:date="2021-04-22T13:10:00Z"/>
                        <w:rFonts w:ascii="Times New Roman" w:eastAsia="Times New Roman" w:hAnsi="Times New Roman" w:cs="Times New Roman"/>
                        <w:sz w:val="20"/>
                        <w:szCs w:val="20"/>
                      </w:rPr>
                    </w:pPr>
                    <w:customXmlDelRangeStart w:id="7256" w:author="William Mitchell" w:date="2021-05-19T13:24:00Z"/>
                    <w:sdt>
                      <w:sdtPr>
                        <w:tag w:val="goog_rdk_1325"/>
                        <w:id w:val="-1869277769"/>
                      </w:sdtPr>
                      <w:sdtEndPr/>
                      <w:sdtContent>
                        <w:customXmlDelRangeEnd w:id="7256"/>
                        <w:customXmlDelRangeStart w:id="7257" w:author="William Mitchell" w:date="2021-05-19T13:24:00Z"/>
                      </w:sdtContent>
                    </w:sdt>
                    <w:customXmlDelRangeEnd w:id="7257"/>
                  </w:p>
                  <w:customXmlDelRangeStart w:id="7258" w:author="William Mitchell" w:date="2021-05-19T13:24:00Z"/>
                </w:sdtContent>
              </w:sdt>
              <w:customXmlDelRangeEnd w:id="7258"/>
            </w:tc>
          </w:tr>
          <w:customXmlDelRangeStart w:id="7259" w:author="William Mitchell" w:date="2021-05-19T13:24:00Z"/>
        </w:sdtContent>
      </w:sdt>
      <w:customXmlDelRangeEnd w:id="7259"/>
      <w:customXmlDelRangeStart w:id="7260" w:author="William Mitchell" w:date="2021-05-19T13:24:00Z"/>
      <w:sdt>
        <w:sdtPr>
          <w:tag w:val="goog_rdk_1328"/>
          <w:id w:val="-2111583857"/>
        </w:sdtPr>
        <w:sdtEndPr/>
        <w:sdtContent>
          <w:customXmlDelRangeEnd w:id="7260"/>
          <w:tr w:rsidR="001D5C46" w14:paraId="28A79BD4" w14:textId="77777777">
            <w:trPr>
              <w:trHeight w:val="360"/>
              <w:del w:id="7261" w:author="Billy Mitchell" w:date="2021-04-22T13:10:00Z"/>
            </w:trPr>
            <w:tc>
              <w:tcPr>
                <w:tcW w:w="3670" w:type="dxa"/>
                <w:tcBorders>
                  <w:top w:val="single" w:sz="4" w:space="0" w:color="000000"/>
                  <w:left w:val="nil"/>
                  <w:bottom w:val="nil"/>
                  <w:right w:val="nil"/>
                </w:tcBorders>
                <w:shd w:val="clear" w:color="auto" w:fill="auto"/>
                <w:vAlign w:val="center"/>
              </w:tcPr>
              <w:customXmlDelRangeStart w:id="7262" w:author="William Mitchell" w:date="2021-05-19T13:24:00Z"/>
              <w:sdt>
                <w:sdtPr>
                  <w:tag w:val="goog_rdk_1330"/>
                  <w:id w:val="-1613054538"/>
                </w:sdtPr>
                <w:sdtEndPr/>
                <w:sdtContent>
                  <w:customXmlDelRangeEnd w:id="7262"/>
                  <w:p w14:paraId="00000241" w14:textId="0FABF39D" w:rsidR="001D5C46" w:rsidRDefault="00C146F4">
                    <w:pPr>
                      <w:spacing w:line="480" w:lineRule="auto"/>
                      <w:jc w:val="center"/>
                      <w:rPr>
                        <w:del w:id="7263" w:author="Billy Mitchell" w:date="2021-04-22T13:10:00Z"/>
                        <w:color w:val="000000"/>
                        <w:sz w:val="22"/>
                        <w:szCs w:val="22"/>
                      </w:rPr>
                    </w:pPr>
                    <w:customXmlDelRangeStart w:id="7264" w:author="William Mitchell" w:date="2021-05-19T13:24:00Z"/>
                    <w:sdt>
                      <w:sdtPr>
                        <w:tag w:val="goog_rdk_1329"/>
                        <w:id w:val="-2132310144"/>
                      </w:sdtPr>
                      <w:sdtEndPr/>
                      <w:sdtContent>
                        <w:customXmlDelRangeEnd w:id="7264"/>
                        <w:del w:id="7265" w:author="Billy Mitchell" w:date="2021-04-22T13:10:00Z">
                          <w:r w:rsidR="00D2411E">
                            <w:rPr>
                              <w:color w:val="000000"/>
                              <w:sz w:val="22"/>
                              <w:szCs w:val="22"/>
                            </w:rPr>
                            <w:delText> </w:delText>
                          </w:r>
                        </w:del>
                        <w:customXmlDelRangeStart w:id="7266" w:author="William Mitchell" w:date="2021-05-19T13:24:00Z"/>
                      </w:sdtContent>
                    </w:sdt>
                    <w:customXmlDelRangeEnd w:id="7266"/>
                  </w:p>
                  <w:customXmlDelRangeStart w:id="7267" w:author="William Mitchell" w:date="2021-05-19T13:24:00Z"/>
                </w:sdtContent>
              </w:sdt>
              <w:customXmlDelRangeEnd w:id="7267"/>
            </w:tc>
            <w:tc>
              <w:tcPr>
                <w:tcW w:w="1100" w:type="dxa"/>
                <w:tcBorders>
                  <w:top w:val="single" w:sz="4" w:space="0" w:color="000000"/>
                  <w:left w:val="nil"/>
                  <w:bottom w:val="nil"/>
                  <w:right w:val="nil"/>
                </w:tcBorders>
                <w:shd w:val="clear" w:color="auto" w:fill="auto"/>
                <w:vAlign w:val="center"/>
              </w:tcPr>
              <w:customXmlDelRangeStart w:id="7268" w:author="William Mitchell" w:date="2021-05-19T13:24:00Z"/>
              <w:sdt>
                <w:sdtPr>
                  <w:tag w:val="goog_rdk_1332"/>
                  <w:id w:val="887309416"/>
                </w:sdtPr>
                <w:sdtEndPr/>
                <w:sdtContent>
                  <w:customXmlDelRangeEnd w:id="7268"/>
                  <w:p w14:paraId="00000242" w14:textId="7A1AC905" w:rsidR="001D5C46" w:rsidRDefault="00C146F4">
                    <w:pPr>
                      <w:spacing w:line="480" w:lineRule="auto"/>
                      <w:jc w:val="center"/>
                      <w:rPr>
                        <w:del w:id="7269" w:author="Billy Mitchell" w:date="2021-04-22T13:10:00Z"/>
                        <w:color w:val="000000"/>
                        <w:sz w:val="22"/>
                        <w:szCs w:val="22"/>
                      </w:rPr>
                    </w:pPr>
                    <w:customXmlDelRangeStart w:id="7270" w:author="William Mitchell" w:date="2021-05-19T13:24:00Z"/>
                    <w:sdt>
                      <w:sdtPr>
                        <w:tag w:val="goog_rdk_1331"/>
                        <w:id w:val="1485586336"/>
                      </w:sdtPr>
                      <w:sdtEndPr/>
                      <w:sdtContent>
                        <w:customXmlDelRangeEnd w:id="7270"/>
                        <w:del w:id="7271" w:author="Billy Mitchell" w:date="2021-04-22T13:10:00Z">
                          <w:r w:rsidR="00D2411E">
                            <w:rPr>
                              <w:color w:val="000000"/>
                              <w:sz w:val="22"/>
                              <w:szCs w:val="22"/>
                            </w:rPr>
                            <w:delText> </w:delText>
                          </w:r>
                        </w:del>
                        <w:customXmlDelRangeStart w:id="7272" w:author="William Mitchell" w:date="2021-05-19T13:24:00Z"/>
                      </w:sdtContent>
                    </w:sdt>
                    <w:customXmlDelRangeEnd w:id="7272"/>
                  </w:p>
                  <w:customXmlDelRangeStart w:id="7273" w:author="William Mitchell" w:date="2021-05-19T13:24:00Z"/>
                </w:sdtContent>
              </w:sdt>
              <w:customXmlDelRangeEnd w:id="7273"/>
            </w:tc>
            <w:tc>
              <w:tcPr>
                <w:tcW w:w="706" w:type="dxa"/>
                <w:tcBorders>
                  <w:top w:val="single" w:sz="4" w:space="0" w:color="000000"/>
                  <w:left w:val="nil"/>
                  <w:bottom w:val="nil"/>
                  <w:right w:val="nil"/>
                </w:tcBorders>
                <w:shd w:val="clear" w:color="auto" w:fill="auto"/>
                <w:vAlign w:val="center"/>
              </w:tcPr>
              <w:customXmlDelRangeStart w:id="7274" w:author="William Mitchell" w:date="2021-05-19T13:24:00Z"/>
              <w:sdt>
                <w:sdtPr>
                  <w:tag w:val="goog_rdk_1334"/>
                  <w:id w:val="923543487"/>
                </w:sdtPr>
                <w:sdtEndPr/>
                <w:sdtContent>
                  <w:customXmlDelRangeEnd w:id="7274"/>
                  <w:p w14:paraId="00000243" w14:textId="44D76276" w:rsidR="001D5C46" w:rsidRDefault="00C146F4">
                    <w:pPr>
                      <w:spacing w:line="480" w:lineRule="auto"/>
                      <w:jc w:val="center"/>
                      <w:rPr>
                        <w:del w:id="7275" w:author="Billy Mitchell" w:date="2021-04-22T13:10:00Z"/>
                        <w:color w:val="000000"/>
                        <w:sz w:val="22"/>
                        <w:szCs w:val="22"/>
                      </w:rPr>
                    </w:pPr>
                    <w:customXmlDelRangeStart w:id="7276" w:author="William Mitchell" w:date="2021-05-19T13:24:00Z"/>
                    <w:sdt>
                      <w:sdtPr>
                        <w:tag w:val="goog_rdk_1333"/>
                        <w:id w:val="-1910297574"/>
                      </w:sdtPr>
                      <w:sdtEndPr/>
                      <w:sdtContent>
                        <w:customXmlDelRangeEnd w:id="7276"/>
                        <w:del w:id="7277" w:author="Billy Mitchell" w:date="2021-04-22T13:10:00Z">
                          <w:r w:rsidR="00D2411E">
                            <w:rPr>
                              <w:color w:val="000000"/>
                              <w:sz w:val="22"/>
                              <w:szCs w:val="22"/>
                            </w:rPr>
                            <w:delText> </w:delText>
                          </w:r>
                        </w:del>
                        <w:customXmlDelRangeStart w:id="7278" w:author="William Mitchell" w:date="2021-05-19T13:24:00Z"/>
                      </w:sdtContent>
                    </w:sdt>
                    <w:customXmlDelRangeEnd w:id="7278"/>
                  </w:p>
                  <w:customXmlDelRangeStart w:id="7279" w:author="William Mitchell" w:date="2021-05-19T13:24:00Z"/>
                </w:sdtContent>
              </w:sdt>
              <w:customXmlDelRangeEnd w:id="7279"/>
            </w:tc>
            <w:tc>
              <w:tcPr>
                <w:tcW w:w="1158" w:type="dxa"/>
                <w:tcBorders>
                  <w:top w:val="single" w:sz="4" w:space="0" w:color="000000"/>
                  <w:left w:val="nil"/>
                  <w:bottom w:val="nil"/>
                  <w:right w:val="nil"/>
                </w:tcBorders>
                <w:shd w:val="clear" w:color="auto" w:fill="auto"/>
                <w:vAlign w:val="center"/>
              </w:tcPr>
              <w:customXmlDelRangeStart w:id="7280" w:author="William Mitchell" w:date="2021-05-19T13:24:00Z"/>
              <w:sdt>
                <w:sdtPr>
                  <w:tag w:val="goog_rdk_1336"/>
                  <w:id w:val="-1522002659"/>
                </w:sdtPr>
                <w:sdtEndPr/>
                <w:sdtContent>
                  <w:customXmlDelRangeEnd w:id="7280"/>
                  <w:p w14:paraId="00000244" w14:textId="6969EBD1" w:rsidR="001D5C46" w:rsidRDefault="00C146F4">
                    <w:pPr>
                      <w:spacing w:line="480" w:lineRule="auto"/>
                      <w:jc w:val="center"/>
                      <w:rPr>
                        <w:del w:id="7281" w:author="Billy Mitchell" w:date="2021-04-22T13:10:00Z"/>
                        <w:color w:val="000000"/>
                        <w:sz w:val="22"/>
                        <w:szCs w:val="22"/>
                      </w:rPr>
                    </w:pPr>
                    <w:customXmlDelRangeStart w:id="7282" w:author="William Mitchell" w:date="2021-05-19T13:24:00Z"/>
                    <w:sdt>
                      <w:sdtPr>
                        <w:tag w:val="goog_rdk_1335"/>
                        <w:id w:val="424618456"/>
                      </w:sdtPr>
                      <w:sdtEndPr/>
                      <w:sdtContent>
                        <w:customXmlDelRangeEnd w:id="7282"/>
                        <w:del w:id="7283" w:author="Billy Mitchell" w:date="2021-04-22T13:10:00Z">
                          <w:r w:rsidR="00D2411E">
                            <w:rPr>
                              <w:color w:val="000000"/>
                              <w:sz w:val="22"/>
                              <w:szCs w:val="22"/>
                            </w:rPr>
                            <w:delText> </w:delText>
                          </w:r>
                        </w:del>
                        <w:customXmlDelRangeStart w:id="7284" w:author="William Mitchell" w:date="2021-05-19T13:24:00Z"/>
                      </w:sdtContent>
                    </w:sdt>
                    <w:customXmlDelRangeEnd w:id="7284"/>
                  </w:p>
                  <w:customXmlDelRangeStart w:id="7285" w:author="William Mitchell" w:date="2021-05-19T13:24:00Z"/>
                </w:sdtContent>
              </w:sdt>
              <w:customXmlDelRangeEnd w:id="7285"/>
            </w:tc>
            <w:tc>
              <w:tcPr>
                <w:tcW w:w="990" w:type="dxa"/>
                <w:tcBorders>
                  <w:top w:val="single" w:sz="4" w:space="0" w:color="000000"/>
                  <w:left w:val="nil"/>
                  <w:bottom w:val="nil"/>
                  <w:right w:val="nil"/>
                </w:tcBorders>
                <w:shd w:val="clear" w:color="auto" w:fill="auto"/>
                <w:vAlign w:val="center"/>
              </w:tcPr>
              <w:customXmlDelRangeStart w:id="7286" w:author="William Mitchell" w:date="2021-05-19T13:24:00Z"/>
              <w:sdt>
                <w:sdtPr>
                  <w:tag w:val="goog_rdk_1338"/>
                  <w:id w:val="211161042"/>
                </w:sdtPr>
                <w:sdtEndPr/>
                <w:sdtContent>
                  <w:customXmlDelRangeEnd w:id="7286"/>
                  <w:p w14:paraId="00000245" w14:textId="4C3BCEE6" w:rsidR="001D5C46" w:rsidRDefault="00C146F4">
                    <w:pPr>
                      <w:spacing w:line="480" w:lineRule="auto"/>
                      <w:jc w:val="center"/>
                      <w:rPr>
                        <w:del w:id="7287" w:author="Billy Mitchell" w:date="2021-04-22T13:10:00Z"/>
                        <w:color w:val="000000"/>
                        <w:sz w:val="22"/>
                        <w:szCs w:val="22"/>
                      </w:rPr>
                    </w:pPr>
                    <w:customXmlDelRangeStart w:id="7288" w:author="William Mitchell" w:date="2021-05-19T13:24:00Z"/>
                    <w:sdt>
                      <w:sdtPr>
                        <w:tag w:val="goog_rdk_1337"/>
                        <w:id w:val="778143686"/>
                      </w:sdtPr>
                      <w:sdtEndPr/>
                      <w:sdtContent>
                        <w:customXmlDelRangeEnd w:id="7288"/>
                        <w:del w:id="7289" w:author="Billy Mitchell" w:date="2021-04-22T13:10:00Z">
                          <w:r w:rsidR="00D2411E">
                            <w:rPr>
                              <w:color w:val="000000"/>
                              <w:sz w:val="22"/>
                              <w:szCs w:val="22"/>
                            </w:rPr>
                            <w:delText> </w:delText>
                          </w:r>
                        </w:del>
                        <w:customXmlDelRangeStart w:id="7290" w:author="William Mitchell" w:date="2021-05-19T13:24:00Z"/>
                      </w:sdtContent>
                    </w:sdt>
                    <w:customXmlDelRangeEnd w:id="7290"/>
                  </w:p>
                  <w:customXmlDelRangeStart w:id="7291" w:author="William Mitchell" w:date="2021-05-19T13:24:00Z"/>
                </w:sdtContent>
              </w:sdt>
              <w:customXmlDelRangeEnd w:id="7291"/>
            </w:tc>
            <w:tc>
              <w:tcPr>
                <w:tcW w:w="990" w:type="dxa"/>
                <w:tcBorders>
                  <w:top w:val="single" w:sz="4" w:space="0" w:color="000000"/>
                  <w:left w:val="nil"/>
                  <w:bottom w:val="nil"/>
                  <w:right w:val="nil"/>
                </w:tcBorders>
                <w:shd w:val="clear" w:color="auto" w:fill="auto"/>
                <w:vAlign w:val="center"/>
              </w:tcPr>
              <w:customXmlDelRangeStart w:id="7292" w:author="William Mitchell" w:date="2021-05-19T13:24:00Z"/>
              <w:sdt>
                <w:sdtPr>
                  <w:tag w:val="goog_rdk_1340"/>
                  <w:id w:val="981962364"/>
                </w:sdtPr>
                <w:sdtEndPr/>
                <w:sdtContent>
                  <w:customXmlDelRangeEnd w:id="7292"/>
                  <w:p w14:paraId="00000246" w14:textId="0B5E7A23" w:rsidR="001D5C46" w:rsidRDefault="00C146F4">
                    <w:pPr>
                      <w:spacing w:line="480" w:lineRule="auto"/>
                      <w:jc w:val="center"/>
                      <w:rPr>
                        <w:del w:id="7293" w:author="Billy Mitchell" w:date="2021-04-22T13:10:00Z"/>
                        <w:color w:val="000000"/>
                        <w:sz w:val="22"/>
                        <w:szCs w:val="22"/>
                      </w:rPr>
                    </w:pPr>
                    <w:customXmlDelRangeStart w:id="7294" w:author="William Mitchell" w:date="2021-05-19T13:24:00Z"/>
                    <w:sdt>
                      <w:sdtPr>
                        <w:tag w:val="goog_rdk_1339"/>
                        <w:id w:val="1197580580"/>
                      </w:sdtPr>
                      <w:sdtEndPr/>
                      <w:sdtContent>
                        <w:customXmlDelRangeEnd w:id="7294"/>
                        <w:del w:id="7295" w:author="Billy Mitchell" w:date="2021-04-22T13:10:00Z">
                          <w:r w:rsidR="00D2411E">
                            <w:rPr>
                              <w:color w:val="000000"/>
                              <w:sz w:val="22"/>
                              <w:szCs w:val="22"/>
                            </w:rPr>
                            <w:delText> </w:delText>
                          </w:r>
                        </w:del>
                        <w:customXmlDelRangeStart w:id="7296" w:author="William Mitchell" w:date="2021-05-19T13:24:00Z"/>
                      </w:sdtContent>
                    </w:sdt>
                    <w:customXmlDelRangeEnd w:id="7296"/>
                  </w:p>
                  <w:customXmlDelRangeStart w:id="7297" w:author="William Mitchell" w:date="2021-05-19T13:24:00Z"/>
                </w:sdtContent>
              </w:sdt>
              <w:customXmlDelRangeEnd w:id="7297"/>
            </w:tc>
            <w:tc>
              <w:tcPr>
                <w:tcW w:w="1260" w:type="dxa"/>
                <w:tcBorders>
                  <w:top w:val="single" w:sz="4" w:space="0" w:color="000000"/>
                  <w:left w:val="nil"/>
                  <w:bottom w:val="nil"/>
                  <w:right w:val="nil"/>
                </w:tcBorders>
                <w:shd w:val="clear" w:color="auto" w:fill="auto"/>
                <w:vAlign w:val="center"/>
              </w:tcPr>
              <w:customXmlDelRangeStart w:id="7298" w:author="William Mitchell" w:date="2021-05-19T13:24:00Z"/>
              <w:sdt>
                <w:sdtPr>
                  <w:tag w:val="goog_rdk_1342"/>
                  <w:id w:val="-1713726965"/>
                </w:sdtPr>
                <w:sdtEndPr/>
                <w:sdtContent>
                  <w:customXmlDelRangeEnd w:id="7298"/>
                  <w:p w14:paraId="00000247" w14:textId="2562DE95" w:rsidR="001D5C46" w:rsidRDefault="00C146F4">
                    <w:pPr>
                      <w:spacing w:line="480" w:lineRule="auto"/>
                      <w:jc w:val="center"/>
                      <w:rPr>
                        <w:del w:id="7299" w:author="Billy Mitchell" w:date="2021-04-22T13:10:00Z"/>
                        <w:color w:val="000000"/>
                        <w:sz w:val="22"/>
                        <w:szCs w:val="22"/>
                      </w:rPr>
                    </w:pPr>
                    <w:customXmlDelRangeStart w:id="7300" w:author="William Mitchell" w:date="2021-05-19T13:24:00Z"/>
                    <w:sdt>
                      <w:sdtPr>
                        <w:tag w:val="goog_rdk_1341"/>
                        <w:id w:val="-1674874696"/>
                      </w:sdtPr>
                      <w:sdtEndPr/>
                      <w:sdtContent>
                        <w:customXmlDelRangeEnd w:id="7300"/>
                        <w:del w:id="7301" w:author="Billy Mitchell" w:date="2021-04-22T13:10:00Z">
                          <w:r w:rsidR="00D2411E">
                            <w:rPr>
                              <w:color w:val="000000"/>
                              <w:sz w:val="22"/>
                              <w:szCs w:val="22"/>
                            </w:rPr>
                            <w:delText> </w:delText>
                          </w:r>
                        </w:del>
                        <w:customXmlDelRangeStart w:id="7302" w:author="William Mitchell" w:date="2021-05-19T13:24:00Z"/>
                      </w:sdtContent>
                    </w:sdt>
                    <w:customXmlDelRangeEnd w:id="7302"/>
                  </w:p>
                  <w:customXmlDelRangeStart w:id="7303" w:author="William Mitchell" w:date="2021-05-19T13:24:00Z"/>
                </w:sdtContent>
              </w:sdt>
              <w:customXmlDelRangeEnd w:id="7303"/>
            </w:tc>
            <w:tc>
              <w:tcPr>
                <w:tcW w:w="1260" w:type="dxa"/>
                <w:tcBorders>
                  <w:top w:val="single" w:sz="4" w:space="0" w:color="000000"/>
                  <w:left w:val="nil"/>
                  <w:bottom w:val="nil"/>
                  <w:right w:val="nil"/>
                </w:tcBorders>
                <w:shd w:val="clear" w:color="auto" w:fill="auto"/>
                <w:vAlign w:val="center"/>
              </w:tcPr>
              <w:customXmlDelRangeStart w:id="7304" w:author="William Mitchell" w:date="2021-05-19T13:24:00Z"/>
              <w:sdt>
                <w:sdtPr>
                  <w:tag w:val="goog_rdk_1344"/>
                  <w:id w:val="1525517393"/>
                </w:sdtPr>
                <w:sdtEndPr/>
                <w:sdtContent>
                  <w:customXmlDelRangeEnd w:id="7304"/>
                  <w:p w14:paraId="00000248" w14:textId="09EE2271" w:rsidR="001D5C46" w:rsidRDefault="00C146F4">
                    <w:pPr>
                      <w:spacing w:line="480" w:lineRule="auto"/>
                      <w:jc w:val="center"/>
                      <w:rPr>
                        <w:del w:id="7305" w:author="Billy Mitchell" w:date="2021-04-22T13:10:00Z"/>
                        <w:color w:val="000000"/>
                        <w:sz w:val="22"/>
                        <w:szCs w:val="22"/>
                      </w:rPr>
                    </w:pPr>
                    <w:customXmlDelRangeStart w:id="7306" w:author="William Mitchell" w:date="2021-05-19T13:24:00Z"/>
                    <w:sdt>
                      <w:sdtPr>
                        <w:tag w:val="goog_rdk_1343"/>
                        <w:id w:val="20596662"/>
                      </w:sdtPr>
                      <w:sdtEndPr/>
                      <w:sdtContent>
                        <w:customXmlDelRangeEnd w:id="7306"/>
                        <w:del w:id="7307" w:author="Billy Mitchell" w:date="2021-04-22T13:10:00Z">
                          <w:r w:rsidR="00D2411E">
                            <w:rPr>
                              <w:color w:val="000000"/>
                              <w:sz w:val="22"/>
                              <w:szCs w:val="22"/>
                            </w:rPr>
                            <w:delText> </w:delText>
                          </w:r>
                        </w:del>
                        <w:customXmlDelRangeStart w:id="7308" w:author="William Mitchell" w:date="2021-05-19T13:24:00Z"/>
                      </w:sdtContent>
                    </w:sdt>
                    <w:customXmlDelRangeEnd w:id="7308"/>
                  </w:p>
                  <w:customXmlDelRangeStart w:id="7309" w:author="William Mitchell" w:date="2021-05-19T13:24:00Z"/>
                </w:sdtContent>
              </w:sdt>
              <w:customXmlDelRangeEnd w:id="7309"/>
            </w:tc>
          </w:tr>
          <w:customXmlDelRangeStart w:id="7310" w:author="William Mitchell" w:date="2021-05-19T13:24:00Z"/>
        </w:sdtContent>
      </w:sdt>
      <w:customXmlDelRangeEnd w:id="7310"/>
      <w:customXmlDelRangeStart w:id="7311" w:author="William Mitchell" w:date="2021-05-19T13:24:00Z"/>
      <w:sdt>
        <w:sdtPr>
          <w:tag w:val="goog_rdk_1346"/>
          <w:id w:val="-775638768"/>
        </w:sdtPr>
        <w:sdtEndPr/>
        <w:sdtContent>
          <w:customXmlDelRangeEnd w:id="7311"/>
          <w:tr w:rsidR="001D5C46" w14:paraId="6B424875" w14:textId="77777777">
            <w:trPr>
              <w:trHeight w:val="360"/>
              <w:del w:id="7312" w:author="Billy Mitchell" w:date="2021-04-22T13:10:00Z"/>
            </w:trPr>
            <w:tc>
              <w:tcPr>
                <w:tcW w:w="3670" w:type="dxa"/>
                <w:tcBorders>
                  <w:top w:val="nil"/>
                  <w:left w:val="nil"/>
                  <w:bottom w:val="nil"/>
                  <w:right w:val="nil"/>
                </w:tcBorders>
                <w:shd w:val="clear" w:color="auto" w:fill="auto"/>
                <w:vAlign w:val="center"/>
              </w:tcPr>
              <w:customXmlDelRangeStart w:id="7313" w:author="William Mitchell" w:date="2021-05-19T13:24:00Z"/>
              <w:sdt>
                <w:sdtPr>
                  <w:tag w:val="goog_rdk_1348"/>
                  <w:id w:val="294030153"/>
                </w:sdtPr>
                <w:sdtEndPr/>
                <w:sdtContent>
                  <w:customXmlDelRangeEnd w:id="7313"/>
                  <w:p w14:paraId="00000249" w14:textId="2537B873" w:rsidR="001D5C46" w:rsidRDefault="00C146F4">
                    <w:pPr>
                      <w:spacing w:line="480" w:lineRule="auto"/>
                      <w:rPr>
                        <w:del w:id="7314" w:author="Billy Mitchell" w:date="2021-04-22T13:10:00Z"/>
                        <w:color w:val="000000"/>
                        <w:sz w:val="22"/>
                        <w:szCs w:val="22"/>
                      </w:rPr>
                    </w:pPr>
                    <w:customXmlDelRangeStart w:id="7315" w:author="William Mitchell" w:date="2021-05-19T13:24:00Z"/>
                    <w:sdt>
                      <w:sdtPr>
                        <w:tag w:val="goog_rdk_1347"/>
                        <w:id w:val="-494419008"/>
                      </w:sdtPr>
                      <w:sdtEndPr/>
                      <w:sdtContent>
                        <w:customXmlDelRangeEnd w:id="7315"/>
                        <w:del w:id="7316" w:author="Billy Mitchell" w:date="2021-04-22T13:10:00Z">
                          <w:r w:rsidR="00D2411E">
                            <w:rPr>
                              <w:color w:val="000000"/>
                              <w:sz w:val="22"/>
                              <w:szCs w:val="22"/>
                            </w:rPr>
                            <w:delText>Error: Within</w:delText>
                          </w:r>
                        </w:del>
                        <w:customXmlDelRangeStart w:id="7317" w:author="William Mitchell" w:date="2021-05-19T13:24:00Z"/>
                      </w:sdtContent>
                    </w:sdt>
                    <w:customXmlDelRangeEnd w:id="7317"/>
                  </w:p>
                  <w:customXmlDelRangeStart w:id="7318" w:author="William Mitchell" w:date="2021-05-19T13:24:00Z"/>
                </w:sdtContent>
              </w:sdt>
              <w:customXmlDelRangeEnd w:id="7318"/>
            </w:tc>
            <w:tc>
              <w:tcPr>
                <w:tcW w:w="1100" w:type="dxa"/>
                <w:tcBorders>
                  <w:top w:val="nil"/>
                  <w:left w:val="nil"/>
                  <w:bottom w:val="nil"/>
                  <w:right w:val="nil"/>
                </w:tcBorders>
                <w:shd w:val="clear" w:color="auto" w:fill="auto"/>
                <w:vAlign w:val="center"/>
              </w:tcPr>
              <w:customXmlDelRangeStart w:id="7319" w:author="William Mitchell" w:date="2021-05-19T13:24:00Z"/>
              <w:sdt>
                <w:sdtPr>
                  <w:tag w:val="goog_rdk_1350"/>
                  <w:id w:val="402028567"/>
                </w:sdtPr>
                <w:sdtEndPr/>
                <w:sdtContent>
                  <w:customXmlDelRangeEnd w:id="7319"/>
                  <w:p w14:paraId="0000024A" w14:textId="731C8BA6" w:rsidR="001D5C46" w:rsidRDefault="00C146F4">
                    <w:pPr>
                      <w:spacing w:line="480" w:lineRule="auto"/>
                      <w:rPr>
                        <w:del w:id="7320" w:author="Billy Mitchell" w:date="2021-04-22T13:10:00Z"/>
                        <w:color w:val="000000"/>
                        <w:sz w:val="22"/>
                        <w:szCs w:val="22"/>
                      </w:rPr>
                    </w:pPr>
                    <w:customXmlDelRangeStart w:id="7321" w:author="William Mitchell" w:date="2021-05-19T13:24:00Z"/>
                    <w:sdt>
                      <w:sdtPr>
                        <w:tag w:val="goog_rdk_1349"/>
                        <w:id w:val="-886098551"/>
                      </w:sdtPr>
                      <w:sdtEndPr/>
                      <w:sdtContent>
                        <w:customXmlDelRangeEnd w:id="7321"/>
                        <w:customXmlDelRangeStart w:id="7322" w:author="William Mitchell" w:date="2021-05-19T13:24:00Z"/>
                      </w:sdtContent>
                    </w:sdt>
                    <w:customXmlDelRangeEnd w:id="7322"/>
                  </w:p>
                  <w:customXmlDelRangeStart w:id="7323" w:author="William Mitchell" w:date="2021-05-19T13:24:00Z"/>
                </w:sdtContent>
              </w:sdt>
              <w:customXmlDelRangeEnd w:id="7323"/>
            </w:tc>
            <w:tc>
              <w:tcPr>
                <w:tcW w:w="706" w:type="dxa"/>
                <w:tcBorders>
                  <w:top w:val="nil"/>
                  <w:left w:val="nil"/>
                  <w:bottom w:val="nil"/>
                  <w:right w:val="nil"/>
                </w:tcBorders>
                <w:shd w:val="clear" w:color="auto" w:fill="auto"/>
                <w:vAlign w:val="center"/>
              </w:tcPr>
              <w:customXmlDelRangeStart w:id="7324" w:author="William Mitchell" w:date="2021-05-19T13:24:00Z"/>
              <w:sdt>
                <w:sdtPr>
                  <w:tag w:val="goog_rdk_1352"/>
                  <w:id w:val="-573820155"/>
                </w:sdtPr>
                <w:sdtEndPr/>
                <w:sdtContent>
                  <w:customXmlDelRangeEnd w:id="7324"/>
                  <w:p w14:paraId="0000024B" w14:textId="30CED50B" w:rsidR="001D5C46" w:rsidRDefault="00C146F4">
                    <w:pPr>
                      <w:spacing w:line="480" w:lineRule="auto"/>
                      <w:jc w:val="center"/>
                      <w:rPr>
                        <w:del w:id="7325" w:author="Billy Mitchell" w:date="2021-04-22T13:10:00Z"/>
                        <w:rFonts w:ascii="Times New Roman" w:eastAsia="Times New Roman" w:hAnsi="Times New Roman" w:cs="Times New Roman"/>
                        <w:sz w:val="20"/>
                        <w:szCs w:val="20"/>
                      </w:rPr>
                    </w:pPr>
                    <w:customXmlDelRangeStart w:id="7326" w:author="William Mitchell" w:date="2021-05-19T13:24:00Z"/>
                    <w:sdt>
                      <w:sdtPr>
                        <w:tag w:val="goog_rdk_1351"/>
                        <w:id w:val="1869714524"/>
                      </w:sdtPr>
                      <w:sdtEndPr/>
                      <w:sdtContent>
                        <w:customXmlDelRangeEnd w:id="7326"/>
                        <w:customXmlDelRangeStart w:id="7327" w:author="William Mitchell" w:date="2021-05-19T13:24:00Z"/>
                      </w:sdtContent>
                    </w:sdt>
                    <w:customXmlDelRangeEnd w:id="7327"/>
                  </w:p>
                  <w:customXmlDelRangeStart w:id="7328" w:author="William Mitchell" w:date="2021-05-19T13:24:00Z"/>
                </w:sdtContent>
              </w:sdt>
              <w:customXmlDelRangeEnd w:id="7328"/>
            </w:tc>
            <w:tc>
              <w:tcPr>
                <w:tcW w:w="1158" w:type="dxa"/>
                <w:tcBorders>
                  <w:top w:val="nil"/>
                  <w:left w:val="nil"/>
                  <w:bottom w:val="nil"/>
                  <w:right w:val="nil"/>
                </w:tcBorders>
                <w:shd w:val="clear" w:color="auto" w:fill="auto"/>
                <w:vAlign w:val="center"/>
              </w:tcPr>
              <w:customXmlDelRangeStart w:id="7329" w:author="William Mitchell" w:date="2021-05-19T13:24:00Z"/>
              <w:sdt>
                <w:sdtPr>
                  <w:tag w:val="goog_rdk_1354"/>
                  <w:id w:val="1229184356"/>
                </w:sdtPr>
                <w:sdtEndPr/>
                <w:sdtContent>
                  <w:customXmlDelRangeEnd w:id="7329"/>
                  <w:p w14:paraId="0000024C" w14:textId="65CC839E" w:rsidR="001D5C46" w:rsidRDefault="00C146F4">
                    <w:pPr>
                      <w:spacing w:line="480" w:lineRule="auto"/>
                      <w:jc w:val="center"/>
                      <w:rPr>
                        <w:del w:id="7330" w:author="Billy Mitchell" w:date="2021-04-22T13:10:00Z"/>
                        <w:rFonts w:ascii="Times New Roman" w:eastAsia="Times New Roman" w:hAnsi="Times New Roman" w:cs="Times New Roman"/>
                        <w:sz w:val="20"/>
                        <w:szCs w:val="20"/>
                      </w:rPr>
                    </w:pPr>
                    <w:customXmlDelRangeStart w:id="7331" w:author="William Mitchell" w:date="2021-05-19T13:24:00Z"/>
                    <w:sdt>
                      <w:sdtPr>
                        <w:tag w:val="goog_rdk_1353"/>
                        <w:id w:val="-1452624245"/>
                      </w:sdtPr>
                      <w:sdtEndPr/>
                      <w:sdtContent>
                        <w:customXmlDelRangeEnd w:id="7331"/>
                        <w:customXmlDelRangeStart w:id="7332" w:author="William Mitchell" w:date="2021-05-19T13:24:00Z"/>
                      </w:sdtContent>
                    </w:sdt>
                    <w:customXmlDelRangeEnd w:id="7332"/>
                  </w:p>
                  <w:customXmlDelRangeStart w:id="7333" w:author="William Mitchell" w:date="2021-05-19T13:24:00Z"/>
                </w:sdtContent>
              </w:sdt>
              <w:customXmlDelRangeEnd w:id="7333"/>
            </w:tc>
            <w:tc>
              <w:tcPr>
                <w:tcW w:w="990" w:type="dxa"/>
                <w:tcBorders>
                  <w:top w:val="nil"/>
                  <w:left w:val="nil"/>
                  <w:bottom w:val="nil"/>
                  <w:right w:val="nil"/>
                </w:tcBorders>
                <w:shd w:val="clear" w:color="auto" w:fill="auto"/>
                <w:vAlign w:val="center"/>
              </w:tcPr>
              <w:customXmlDelRangeStart w:id="7334" w:author="William Mitchell" w:date="2021-05-19T13:24:00Z"/>
              <w:sdt>
                <w:sdtPr>
                  <w:tag w:val="goog_rdk_1356"/>
                  <w:id w:val="498466243"/>
                </w:sdtPr>
                <w:sdtEndPr/>
                <w:sdtContent>
                  <w:customXmlDelRangeEnd w:id="7334"/>
                  <w:p w14:paraId="0000024D" w14:textId="5E5AE893" w:rsidR="001D5C46" w:rsidRDefault="00C146F4">
                    <w:pPr>
                      <w:spacing w:line="480" w:lineRule="auto"/>
                      <w:jc w:val="center"/>
                      <w:rPr>
                        <w:del w:id="7335" w:author="Billy Mitchell" w:date="2021-04-22T13:10:00Z"/>
                        <w:rFonts w:ascii="Times New Roman" w:eastAsia="Times New Roman" w:hAnsi="Times New Roman" w:cs="Times New Roman"/>
                        <w:sz w:val="20"/>
                        <w:szCs w:val="20"/>
                      </w:rPr>
                    </w:pPr>
                    <w:customXmlDelRangeStart w:id="7336" w:author="William Mitchell" w:date="2021-05-19T13:24:00Z"/>
                    <w:sdt>
                      <w:sdtPr>
                        <w:tag w:val="goog_rdk_1355"/>
                        <w:id w:val="-1660839245"/>
                      </w:sdtPr>
                      <w:sdtEndPr/>
                      <w:sdtContent>
                        <w:customXmlDelRangeEnd w:id="7336"/>
                        <w:customXmlDelRangeStart w:id="7337" w:author="William Mitchell" w:date="2021-05-19T13:24:00Z"/>
                      </w:sdtContent>
                    </w:sdt>
                    <w:customXmlDelRangeEnd w:id="7337"/>
                  </w:p>
                  <w:customXmlDelRangeStart w:id="7338" w:author="William Mitchell" w:date="2021-05-19T13:24:00Z"/>
                </w:sdtContent>
              </w:sdt>
              <w:customXmlDelRangeEnd w:id="7338"/>
            </w:tc>
            <w:tc>
              <w:tcPr>
                <w:tcW w:w="990" w:type="dxa"/>
                <w:tcBorders>
                  <w:top w:val="nil"/>
                  <w:left w:val="nil"/>
                  <w:bottom w:val="nil"/>
                  <w:right w:val="nil"/>
                </w:tcBorders>
                <w:shd w:val="clear" w:color="auto" w:fill="auto"/>
                <w:vAlign w:val="center"/>
              </w:tcPr>
              <w:customXmlDelRangeStart w:id="7339" w:author="William Mitchell" w:date="2021-05-19T13:24:00Z"/>
              <w:sdt>
                <w:sdtPr>
                  <w:tag w:val="goog_rdk_1358"/>
                  <w:id w:val="61455281"/>
                </w:sdtPr>
                <w:sdtEndPr/>
                <w:sdtContent>
                  <w:customXmlDelRangeEnd w:id="7339"/>
                  <w:p w14:paraId="0000024E" w14:textId="64895652" w:rsidR="001D5C46" w:rsidRDefault="00C146F4">
                    <w:pPr>
                      <w:spacing w:line="480" w:lineRule="auto"/>
                      <w:jc w:val="center"/>
                      <w:rPr>
                        <w:del w:id="7340" w:author="Billy Mitchell" w:date="2021-04-22T13:10:00Z"/>
                        <w:rFonts w:ascii="Times New Roman" w:eastAsia="Times New Roman" w:hAnsi="Times New Roman" w:cs="Times New Roman"/>
                        <w:sz w:val="20"/>
                        <w:szCs w:val="20"/>
                      </w:rPr>
                    </w:pPr>
                    <w:customXmlDelRangeStart w:id="7341" w:author="William Mitchell" w:date="2021-05-19T13:24:00Z"/>
                    <w:sdt>
                      <w:sdtPr>
                        <w:tag w:val="goog_rdk_1357"/>
                        <w:id w:val="-1806227582"/>
                      </w:sdtPr>
                      <w:sdtEndPr/>
                      <w:sdtContent>
                        <w:customXmlDelRangeEnd w:id="7341"/>
                        <w:customXmlDelRangeStart w:id="7342" w:author="William Mitchell" w:date="2021-05-19T13:24:00Z"/>
                      </w:sdtContent>
                    </w:sdt>
                    <w:customXmlDelRangeEnd w:id="7342"/>
                  </w:p>
                  <w:customXmlDelRangeStart w:id="7343" w:author="William Mitchell" w:date="2021-05-19T13:24:00Z"/>
                </w:sdtContent>
              </w:sdt>
              <w:customXmlDelRangeEnd w:id="7343"/>
            </w:tc>
            <w:tc>
              <w:tcPr>
                <w:tcW w:w="1260" w:type="dxa"/>
                <w:tcBorders>
                  <w:top w:val="nil"/>
                  <w:left w:val="nil"/>
                  <w:bottom w:val="nil"/>
                  <w:right w:val="nil"/>
                </w:tcBorders>
                <w:shd w:val="clear" w:color="auto" w:fill="auto"/>
                <w:vAlign w:val="center"/>
              </w:tcPr>
              <w:customXmlDelRangeStart w:id="7344" w:author="William Mitchell" w:date="2021-05-19T13:24:00Z"/>
              <w:sdt>
                <w:sdtPr>
                  <w:tag w:val="goog_rdk_1360"/>
                  <w:id w:val="-898827806"/>
                </w:sdtPr>
                <w:sdtEndPr/>
                <w:sdtContent>
                  <w:customXmlDelRangeEnd w:id="7344"/>
                  <w:p w14:paraId="0000024F" w14:textId="027EC0BD" w:rsidR="001D5C46" w:rsidRDefault="00C146F4">
                    <w:pPr>
                      <w:spacing w:line="480" w:lineRule="auto"/>
                      <w:jc w:val="center"/>
                      <w:rPr>
                        <w:del w:id="7345" w:author="Billy Mitchell" w:date="2021-04-22T13:10:00Z"/>
                        <w:rFonts w:ascii="Times New Roman" w:eastAsia="Times New Roman" w:hAnsi="Times New Roman" w:cs="Times New Roman"/>
                        <w:sz w:val="20"/>
                        <w:szCs w:val="20"/>
                      </w:rPr>
                    </w:pPr>
                    <w:customXmlDelRangeStart w:id="7346" w:author="William Mitchell" w:date="2021-05-19T13:24:00Z"/>
                    <w:sdt>
                      <w:sdtPr>
                        <w:tag w:val="goog_rdk_1359"/>
                        <w:id w:val="-643661177"/>
                      </w:sdtPr>
                      <w:sdtEndPr/>
                      <w:sdtContent>
                        <w:customXmlDelRangeEnd w:id="7346"/>
                        <w:customXmlDelRangeStart w:id="7347" w:author="William Mitchell" w:date="2021-05-19T13:24:00Z"/>
                      </w:sdtContent>
                    </w:sdt>
                    <w:customXmlDelRangeEnd w:id="7347"/>
                  </w:p>
                  <w:customXmlDelRangeStart w:id="7348" w:author="William Mitchell" w:date="2021-05-19T13:24:00Z"/>
                </w:sdtContent>
              </w:sdt>
              <w:customXmlDelRangeEnd w:id="7348"/>
            </w:tc>
            <w:tc>
              <w:tcPr>
                <w:tcW w:w="1260" w:type="dxa"/>
                <w:tcBorders>
                  <w:top w:val="nil"/>
                  <w:left w:val="nil"/>
                  <w:bottom w:val="nil"/>
                  <w:right w:val="nil"/>
                </w:tcBorders>
                <w:shd w:val="clear" w:color="auto" w:fill="auto"/>
                <w:vAlign w:val="center"/>
              </w:tcPr>
              <w:customXmlDelRangeStart w:id="7349" w:author="William Mitchell" w:date="2021-05-19T13:24:00Z"/>
              <w:sdt>
                <w:sdtPr>
                  <w:tag w:val="goog_rdk_1362"/>
                  <w:id w:val="1919280993"/>
                </w:sdtPr>
                <w:sdtEndPr/>
                <w:sdtContent>
                  <w:customXmlDelRangeEnd w:id="7349"/>
                  <w:p w14:paraId="00000250" w14:textId="136F05A1" w:rsidR="001D5C46" w:rsidRDefault="00C146F4">
                    <w:pPr>
                      <w:spacing w:line="480" w:lineRule="auto"/>
                      <w:jc w:val="center"/>
                      <w:rPr>
                        <w:del w:id="7350" w:author="Billy Mitchell" w:date="2021-04-22T13:10:00Z"/>
                        <w:rFonts w:ascii="Times New Roman" w:eastAsia="Times New Roman" w:hAnsi="Times New Roman" w:cs="Times New Roman"/>
                        <w:sz w:val="20"/>
                        <w:szCs w:val="20"/>
                      </w:rPr>
                    </w:pPr>
                    <w:customXmlDelRangeStart w:id="7351" w:author="William Mitchell" w:date="2021-05-19T13:24:00Z"/>
                    <w:sdt>
                      <w:sdtPr>
                        <w:tag w:val="goog_rdk_1361"/>
                        <w:id w:val="-765912144"/>
                      </w:sdtPr>
                      <w:sdtEndPr/>
                      <w:sdtContent>
                        <w:customXmlDelRangeEnd w:id="7351"/>
                        <w:customXmlDelRangeStart w:id="7352" w:author="William Mitchell" w:date="2021-05-19T13:24:00Z"/>
                      </w:sdtContent>
                    </w:sdt>
                    <w:customXmlDelRangeEnd w:id="7352"/>
                  </w:p>
                  <w:customXmlDelRangeStart w:id="7353" w:author="William Mitchell" w:date="2021-05-19T13:24:00Z"/>
                </w:sdtContent>
              </w:sdt>
              <w:customXmlDelRangeEnd w:id="7353"/>
            </w:tc>
          </w:tr>
          <w:customXmlDelRangeStart w:id="7354" w:author="William Mitchell" w:date="2021-05-19T13:24:00Z"/>
        </w:sdtContent>
      </w:sdt>
      <w:customXmlDelRangeEnd w:id="7354"/>
      <w:customXmlDelRangeStart w:id="7355" w:author="William Mitchell" w:date="2021-05-19T13:24:00Z"/>
      <w:sdt>
        <w:sdtPr>
          <w:tag w:val="goog_rdk_1364"/>
          <w:id w:val="-171488225"/>
        </w:sdtPr>
        <w:sdtEndPr/>
        <w:sdtContent>
          <w:customXmlDelRangeEnd w:id="7355"/>
          <w:tr w:rsidR="001D5C46" w14:paraId="4CBFF344" w14:textId="77777777">
            <w:trPr>
              <w:trHeight w:val="735"/>
              <w:del w:id="7356" w:author="Billy Mitchell" w:date="2021-04-22T13:10:00Z"/>
            </w:trPr>
            <w:tc>
              <w:tcPr>
                <w:tcW w:w="3670" w:type="dxa"/>
                <w:tcBorders>
                  <w:top w:val="single" w:sz="4" w:space="0" w:color="000000"/>
                  <w:left w:val="nil"/>
                  <w:bottom w:val="nil"/>
                  <w:right w:val="nil"/>
                </w:tcBorders>
                <w:shd w:val="clear" w:color="auto" w:fill="auto"/>
                <w:vAlign w:val="center"/>
              </w:tcPr>
              <w:customXmlDelRangeStart w:id="7357" w:author="William Mitchell" w:date="2021-05-19T13:24:00Z"/>
              <w:sdt>
                <w:sdtPr>
                  <w:tag w:val="goog_rdk_1366"/>
                  <w:id w:val="2064052937"/>
                </w:sdtPr>
                <w:sdtEndPr/>
                <w:sdtContent>
                  <w:customXmlDelRangeEnd w:id="7357"/>
                  <w:p w14:paraId="00000251" w14:textId="58B5D5A0" w:rsidR="001D5C46" w:rsidRDefault="00C146F4">
                    <w:pPr>
                      <w:spacing w:line="480" w:lineRule="auto"/>
                      <w:jc w:val="center"/>
                      <w:rPr>
                        <w:del w:id="7358" w:author="Billy Mitchell" w:date="2021-04-22T13:10:00Z"/>
                        <w:color w:val="000000"/>
                        <w:sz w:val="22"/>
                        <w:szCs w:val="22"/>
                      </w:rPr>
                    </w:pPr>
                    <w:customXmlDelRangeStart w:id="7359" w:author="William Mitchell" w:date="2021-05-19T13:24:00Z"/>
                    <w:sdt>
                      <w:sdtPr>
                        <w:tag w:val="goog_rdk_1365"/>
                        <w:id w:val="282459053"/>
                      </w:sdtPr>
                      <w:sdtEndPr/>
                      <w:sdtContent>
                        <w:customXmlDelRangeEnd w:id="7359"/>
                        <w:del w:id="7360" w:author="Billy Mitchell" w:date="2021-04-22T13:10:00Z">
                          <w:r w:rsidR="00D2411E">
                            <w:rPr>
                              <w:color w:val="000000"/>
                              <w:sz w:val="22"/>
                              <w:szCs w:val="22"/>
                            </w:rPr>
                            <w:delText>Variable</w:delText>
                          </w:r>
                        </w:del>
                        <w:customXmlDelRangeStart w:id="7361" w:author="William Mitchell" w:date="2021-05-19T13:24:00Z"/>
                      </w:sdtContent>
                    </w:sdt>
                    <w:customXmlDelRangeEnd w:id="7361"/>
                  </w:p>
                  <w:customXmlDelRangeStart w:id="7362" w:author="William Mitchell" w:date="2021-05-19T13:24:00Z"/>
                </w:sdtContent>
              </w:sdt>
              <w:customXmlDelRangeEnd w:id="7362"/>
            </w:tc>
            <w:tc>
              <w:tcPr>
                <w:tcW w:w="1100" w:type="dxa"/>
                <w:tcBorders>
                  <w:top w:val="single" w:sz="4" w:space="0" w:color="000000"/>
                  <w:left w:val="nil"/>
                  <w:bottom w:val="nil"/>
                  <w:right w:val="nil"/>
                </w:tcBorders>
                <w:shd w:val="clear" w:color="auto" w:fill="auto"/>
                <w:vAlign w:val="center"/>
              </w:tcPr>
              <w:customXmlDelRangeStart w:id="7363" w:author="William Mitchell" w:date="2021-05-19T13:24:00Z"/>
              <w:sdt>
                <w:sdtPr>
                  <w:tag w:val="goog_rdk_1368"/>
                  <w:id w:val="354315364"/>
                </w:sdtPr>
                <w:sdtEndPr/>
                <w:sdtContent>
                  <w:customXmlDelRangeEnd w:id="7363"/>
                  <w:p w14:paraId="00000252" w14:textId="5D49D9E8" w:rsidR="001D5C46" w:rsidRDefault="00C146F4">
                    <w:pPr>
                      <w:spacing w:line="480" w:lineRule="auto"/>
                      <w:jc w:val="center"/>
                      <w:rPr>
                        <w:del w:id="7364" w:author="Billy Mitchell" w:date="2021-04-22T13:10:00Z"/>
                        <w:color w:val="000000"/>
                        <w:sz w:val="22"/>
                        <w:szCs w:val="22"/>
                      </w:rPr>
                    </w:pPr>
                    <w:customXmlDelRangeStart w:id="7365" w:author="William Mitchell" w:date="2021-05-19T13:24:00Z"/>
                    <w:sdt>
                      <w:sdtPr>
                        <w:tag w:val="goog_rdk_1367"/>
                        <w:id w:val="1932696957"/>
                      </w:sdtPr>
                      <w:sdtEndPr/>
                      <w:sdtContent>
                        <w:customXmlDelRangeEnd w:id="7365"/>
                        <w:del w:id="7366" w:author="Billy Mitchell" w:date="2021-04-22T13:10:00Z">
                          <w:r w:rsidR="00D2411E">
                            <w:rPr>
                              <w:color w:val="000000"/>
                              <w:sz w:val="22"/>
                              <w:szCs w:val="22"/>
                            </w:rPr>
                            <w:delText>Sum of Squares</w:delText>
                          </w:r>
                        </w:del>
                        <w:customXmlDelRangeStart w:id="7367" w:author="William Mitchell" w:date="2021-05-19T13:24:00Z"/>
                      </w:sdtContent>
                    </w:sdt>
                    <w:customXmlDelRangeEnd w:id="7367"/>
                  </w:p>
                  <w:customXmlDelRangeStart w:id="7368" w:author="William Mitchell" w:date="2021-05-19T13:24:00Z"/>
                </w:sdtContent>
              </w:sdt>
              <w:customXmlDelRangeEnd w:id="7368"/>
            </w:tc>
            <w:tc>
              <w:tcPr>
                <w:tcW w:w="706" w:type="dxa"/>
                <w:tcBorders>
                  <w:top w:val="single" w:sz="4" w:space="0" w:color="000000"/>
                  <w:left w:val="nil"/>
                  <w:bottom w:val="nil"/>
                  <w:right w:val="nil"/>
                </w:tcBorders>
                <w:shd w:val="clear" w:color="auto" w:fill="auto"/>
                <w:vAlign w:val="center"/>
              </w:tcPr>
              <w:customXmlDelRangeStart w:id="7369" w:author="William Mitchell" w:date="2021-05-19T13:24:00Z"/>
              <w:sdt>
                <w:sdtPr>
                  <w:tag w:val="goog_rdk_1370"/>
                  <w:id w:val="-485084549"/>
                </w:sdtPr>
                <w:sdtEndPr/>
                <w:sdtContent>
                  <w:customXmlDelRangeEnd w:id="7369"/>
                  <w:p w14:paraId="00000253" w14:textId="17302003" w:rsidR="001D5C46" w:rsidRDefault="00C146F4">
                    <w:pPr>
                      <w:spacing w:line="480" w:lineRule="auto"/>
                      <w:jc w:val="center"/>
                      <w:rPr>
                        <w:del w:id="7370" w:author="Billy Mitchell" w:date="2021-04-22T13:10:00Z"/>
                        <w:i/>
                        <w:color w:val="000000"/>
                        <w:sz w:val="22"/>
                        <w:szCs w:val="22"/>
                      </w:rPr>
                    </w:pPr>
                    <w:customXmlDelRangeStart w:id="7371" w:author="William Mitchell" w:date="2021-05-19T13:24:00Z"/>
                    <w:sdt>
                      <w:sdtPr>
                        <w:tag w:val="goog_rdk_1369"/>
                        <w:id w:val="-1982610564"/>
                      </w:sdtPr>
                      <w:sdtEndPr/>
                      <w:sdtContent>
                        <w:customXmlDelRangeEnd w:id="7371"/>
                        <w:del w:id="7372" w:author="Billy Mitchell" w:date="2021-04-22T13:10:00Z">
                          <w:r w:rsidR="00D2411E">
                            <w:rPr>
                              <w:i/>
                              <w:color w:val="000000"/>
                              <w:sz w:val="22"/>
                              <w:szCs w:val="22"/>
                            </w:rPr>
                            <w:delText>df</w:delText>
                          </w:r>
                        </w:del>
                        <w:customXmlDelRangeStart w:id="7373" w:author="William Mitchell" w:date="2021-05-19T13:24:00Z"/>
                      </w:sdtContent>
                    </w:sdt>
                    <w:customXmlDelRangeEnd w:id="7373"/>
                  </w:p>
                  <w:customXmlDelRangeStart w:id="7374" w:author="William Mitchell" w:date="2021-05-19T13:24:00Z"/>
                </w:sdtContent>
              </w:sdt>
              <w:customXmlDelRangeEnd w:id="7374"/>
            </w:tc>
            <w:tc>
              <w:tcPr>
                <w:tcW w:w="1158" w:type="dxa"/>
                <w:tcBorders>
                  <w:top w:val="single" w:sz="4" w:space="0" w:color="000000"/>
                  <w:left w:val="nil"/>
                  <w:bottom w:val="nil"/>
                  <w:right w:val="nil"/>
                </w:tcBorders>
                <w:shd w:val="clear" w:color="auto" w:fill="auto"/>
                <w:vAlign w:val="center"/>
              </w:tcPr>
              <w:customXmlDelRangeStart w:id="7375" w:author="William Mitchell" w:date="2021-05-19T13:24:00Z"/>
              <w:sdt>
                <w:sdtPr>
                  <w:tag w:val="goog_rdk_1372"/>
                  <w:id w:val="-284269109"/>
                </w:sdtPr>
                <w:sdtEndPr/>
                <w:sdtContent>
                  <w:customXmlDelRangeEnd w:id="7375"/>
                  <w:p w14:paraId="00000254" w14:textId="6AA56EBC" w:rsidR="001D5C46" w:rsidRDefault="00C146F4">
                    <w:pPr>
                      <w:spacing w:line="480" w:lineRule="auto"/>
                      <w:jc w:val="center"/>
                      <w:rPr>
                        <w:del w:id="7376" w:author="Billy Mitchell" w:date="2021-04-22T13:10:00Z"/>
                        <w:color w:val="000000"/>
                        <w:sz w:val="22"/>
                        <w:szCs w:val="22"/>
                      </w:rPr>
                    </w:pPr>
                    <w:customXmlDelRangeStart w:id="7377" w:author="William Mitchell" w:date="2021-05-19T13:24:00Z"/>
                    <w:sdt>
                      <w:sdtPr>
                        <w:tag w:val="goog_rdk_1371"/>
                        <w:id w:val="-215822657"/>
                      </w:sdtPr>
                      <w:sdtEndPr/>
                      <w:sdtContent>
                        <w:customXmlDelRangeEnd w:id="7377"/>
                        <w:del w:id="7378" w:author="Billy Mitchell" w:date="2021-04-22T13:10:00Z">
                          <w:r w:rsidR="00D2411E">
                            <w:rPr>
                              <w:color w:val="000000"/>
                              <w:sz w:val="22"/>
                              <w:szCs w:val="22"/>
                            </w:rPr>
                            <w:delText>Mean Square</w:delText>
                          </w:r>
                        </w:del>
                        <w:customXmlDelRangeStart w:id="7379" w:author="William Mitchell" w:date="2021-05-19T13:24:00Z"/>
                      </w:sdtContent>
                    </w:sdt>
                    <w:customXmlDelRangeEnd w:id="7379"/>
                  </w:p>
                  <w:customXmlDelRangeStart w:id="7380" w:author="William Mitchell" w:date="2021-05-19T13:24:00Z"/>
                </w:sdtContent>
              </w:sdt>
              <w:customXmlDelRangeEnd w:id="7380"/>
            </w:tc>
            <w:tc>
              <w:tcPr>
                <w:tcW w:w="990" w:type="dxa"/>
                <w:tcBorders>
                  <w:top w:val="single" w:sz="4" w:space="0" w:color="000000"/>
                  <w:left w:val="nil"/>
                  <w:bottom w:val="nil"/>
                  <w:right w:val="nil"/>
                </w:tcBorders>
                <w:shd w:val="clear" w:color="auto" w:fill="auto"/>
                <w:vAlign w:val="center"/>
              </w:tcPr>
              <w:customXmlDelRangeStart w:id="7381" w:author="William Mitchell" w:date="2021-05-19T13:24:00Z"/>
              <w:sdt>
                <w:sdtPr>
                  <w:tag w:val="goog_rdk_1374"/>
                  <w:id w:val="-1136944916"/>
                </w:sdtPr>
                <w:sdtEndPr/>
                <w:sdtContent>
                  <w:customXmlDelRangeEnd w:id="7381"/>
                  <w:p w14:paraId="00000255" w14:textId="3F39BF6F" w:rsidR="001D5C46" w:rsidRDefault="00C146F4">
                    <w:pPr>
                      <w:spacing w:line="480" w:lineRule="auto"/>
                      <w:jc w:val="center"/>
                      <w:rPr>
                        <w:del w:id="7382" w:author="Billy Mitchell" w:date="2021-04-22T13:10:00Z"/>
                        <w:i/>
                        <w:color w:val="000000"/>
                        <w:sz w:val="22"/>
                        <w:szCs w:val="22"/>
                      </w:rPr>
                    </w:pPr>
                    <w:customXmlDelRangeStart w:id="7383" w:author="William Mitchell" w:date="2021-05-19T13:24:00Z"/>
                    <w:sdt>
                      <w:sdtPr>
                        <w:tag w:val="goog_rdk_1373"/>
                        <w:id w:val="1803875012"/>
                      </w:sdtPr>
                      <w:sdtEndPr/>
                      <w:sdtContent>
                        <w:customXmlDelRangeEnd w:id="7383"/>
                        <w:del w:id="7384" w:author="Billy Mitchell" w:date="2021-04-22T13:10:00Z">
                          <w:r w:rsidR="00D2411E">
                            <w:rPr>
                              <w:i/>
                              <w:color w:val="000000"/>
                              <w:sz w:val="22"/>
                              <w:szCs w:val="22"/>
                            </w:rPr>
                            <w:delText>F</w:delText>
                          </w:r>
                        </w:del>
                        <w:customXmlDelRangeStart w:id="7385" w:author="William Mitchell" w:date="2021-05-19T13:24:00Z"/>
                      </w:sdtContent>
                    </w:sdt>
                    <w:customXmlDelRangeEnd w:id="7385"/>
                  </w:p>
                  <w:customXmlDelRangeStart w:id="7386" w:author="William Mitchell" w:date="2021-05-19T13:24:00Z"/>
                </w:sdtContent>
              </w:sdt>
              <w:customXmlDelRangeEnd w:id="7386"/>
            </w:tc>
            <w:tc>
              <w:tcPr>
                <w:tcW w:w="990" w:type="dxa"/>
                <w:tcBorders>
                  <w:top w:val="single" w:sz="4" w:space="0" w:color="000000"/>
                  <w:left w:val="nil"/>
                  <w:bottom w:val="nil"/>
                  <w:right w:val="nil"/>
                </w:tcBorders>
                <w:shd w:val="clear" w:color="auto" w:fill="auto"/>
                <w:vAlign w:val="center"/>
              </w:tcPr>
              <w:customXmlDelRangeStart w:id="7387" w:author="William Mitchell" w:date="2021-05-19T13:24:00Z"/>
              <w:sdt>
                <w:sdtPr>
                  <w:tag w:val="goog_rdk_1376"/>
                  <w:id w:val="1631512818"/>
                </w:sdtPr>
                <w:sdtEndPr/>
                <w:sdtContent>
                  <w:customXmlDelRangeEnd w:id="7387"/>
                  <w:p w14:paraId="00000256" w14:textId="3762018F" w:rsidR="001D5C46" w:rsidRDefault="00C146F4">
                    <w:pPr>
                      <w:spacing w:line="480" w:lineRule="auto"/>
                      <w:jc w:val="center"/>
                      <w:rPr>
                        <w:del w:id="7388" w:author="Billy Mitchell" w:date="2021-04-22T13:10:00Z"/>
                        <w:i/>
                        <w:color w:val="000000"/>
                        <w:sz w:val="22"/>
                        <w:szCs w:val="22"/>
                      </w:rPr>
                    </w:pPr>
                    <w:customXmlDelRangeStart w:id="7389" w:author="William Mitchell" w:date="2021-05-19T13:24:00Z"/>
                    <w:sdt>
                      <w:sdtPr>
                        <w:tag w:val="goog_rdk_1375"/>
                        <w:id w:val="106622687"/>
                      </w:sdtPr>
                      <w:sdtEndPr/>
                      <w:sdtContent>
                        <w:customXmlDelRangeEnd w:id="7389"/>
                        <w:del w:id="7390" w:author="Billy Mitchell" w:date="2021-04-22T13:10:00Z">
                          <w:r w:rsidR="00D2411E">
                            <w:rPr>
                              <w:i/>
                              <w:color w:val="000000"/>
                              <w:sz w:val="22"/>
                              <w:szCs w:val="22"/>
                            </w:rPr>
                            <w:delText>p</w:delText>
                          </w:r>
                        </w:del>
                        <w:customXmlDelRangeStart w:id="7391" w:author="William Mitchell" w:date="2021-05-19T13:24:00Z"/>
                      </w:sdtContent>
                    </w:sdt>
                    <w:customXmlDelRangeEnd w:id="7391"/>
                  </w:p>
                  <w:customXmlDelRangeStart w:id="7392" w:author="William Mitchell" w:date="2021-05-19T13:24:00Z"/>
                </w:sdtContent>
              </w:sdt>
              <w:customXmlDelRangeEnd w:id="7392"/>
            </w:tc>
            <w:tc>
              <w:tcPr>
                <w:tcW w:w="1260" w:type="dxa"/>
                <w:tcBorders>
                  <w:top w:val="single" w:sz="4" w:space="0" w:color="000000"/>
                  <w:left w:val="nil"/>
                  <w:bottom w:val="nil"/>
                  <w:right w:val="nil"/>
                </w:tcBorders>
                <w:shd w:val="clear" w:color="auto" w:fill="auto"/>
                <w:vAlign w:val="center"/>
              </w:tcPr>
              <w:customXmlDelRangeStart w:id="7393" w:author="William Mitchell" w:date="2021-05-19T13:24:00Z"/>
              <w:sdt>
                <w:sdtPr>
                  <w:tag w:val="goog_rdk_1378"/>
                  <w:id w:val="-354803503"/>
                </w:sdtPr>
                <w:sdtEndPr/>
                <w:sdtContent>
                  <w:customXmlDelRangeEnd w:id="7393"/>
                  <w:p w14:paraId="00000257" w14:textId="2FA660B1" w:rsidR="001D5C46" w:rsidRDefault="00C146F4">
                    <w:pPr>
                      <w:spacing w:line="480" w:lineRule="auto"/>
                      <w:jc w:val="center"/>
                      <w:rPr>
                        <w:del w:id="7394" w:author="Billy Mitchell" w:date="2021-04-22T13:10:00Z"/>
                        <w:color w:val="000000"/>
                        <w:sz w:val="22"/>
                        <w:szCs w:val="22"/>
                      </w:rPr>
                    </w:pPr>
                    <w:customXmlDelRangeStart w:id="7395" w:author="William Mitchell" w:date="2021-05-19T13:24:00Z"/>
                    <w:sdt>
                      <w:sdtPr>
                        <w:tag w:val="goog_rdk_1377"/>
                        <w:id w:val="-78599808"/>
                      </w:sdtPr>
                      <w:sdtEndPr/>
                      <w:sdtContent>
                        <w:customXmlDelRangeEnd w:id="7395"/>
                        <w:del w:id="7396" w:author="Billy Mitchell" w:date="2021-04-22T13:10:00Z">
                          <w:r w:rsidR="00D2411E">
                            <w:rPr>
                              <w:color w:val="000000"/>
                              <w:sz w:val="22"/>
                              <w:szCs w:val="22"/>
                            </w:rPr>
                            <w:delText>partial ω</w:delText>
                          </w:r>
                          <w:r w:rsidR="00D2411E">
                            <w:rPr>
                              <w:color w:val="000000"/>
                              <w:sz w:val="22"/>
                              <w:szCs w:val="22"/>
                              <w:vertAlign w:val="superscript"/>
                            </w:rPr>
                            <w:delText>2</w:delText>
                          </w:r>
                        </w:del>
                        <w:customXmlDelRangeStart w:id="7397" w:author="William Mitchell" w:date="2021-05-19T13:24:00Z"/>
                      </w:sdtContent>
                    </w:sdt>
                    <w:customXmlDelRangeEnd w:id="7397"/>
                  </w:p>
                  <w:customXmlDelRangeStart w:id="7398" w:author="William Mitchell" w:date="2021-05-19T13:24:00Z"/>
                </w:sdtContent>
              </w:sdt>
              <w:customXmlDelRangeEnd w:id="7398"/>
            </w:tc>
            <w:tc>
              <w:tcPr>
                <w:tcW w:w="1260" w:type="dxa"/>
                <w:tcBorders>
                  <w:top w:val="single" w:sz="4" w:space="0" w:color="000000"/>
                  <w:left w:val="nil"/>
                  <w:bottom w:val="nil"/>
                  <w:right w:val="nil"/>
                </w:tcBorders>
                <w:shd w:val="clear" w:color="auto" w:fill="auto"/>
                <w:vAlign w:val="center"/>
              </w:tcPr>
              <w:customXmlDelRangeStart w:id="7399" w:author="William Mitchell" w:date="2021-05-19T13:24:00Z"/>
              <w:sdt>
                <w:sdtPr>
                  <w:tag w:val="goog_rdk_1380"/>
                  <w:id w:val="-1807237284"/>
                </w:sdtPr>
                <w:sdtEndPr/>
                <w:sdtContent>
                  <w:customXmlDelRangeEnd w:id="7399"/>
                  <w:p w14:paraId="00000258" w14:textId="3BBCE54F" w:rsidR="001D5C46" w:rsidRDefault="00C146F4">
                    <w:pPr>
                      <w:spacing w:line="480" w:lineRule="auto"/>
                      <w:jc w:val="center"/>
                      <w:rPr>
                        <w:del w:id="7400" w:author="Billy Mitchell" w:date="2021-04-22T13:10:00Z"/>
                        <w:color w:val="000000"/>
                        <w:sz w:val="22"/>
                        <w:szCs w:val="22"/>
                      </w:rPr>
                    </w:pPr>
                    <w:customXmlDelRangeStart w:id="7401" w:author="William Mitchell" w:date="2021-05-19T13:24:00Z"/>
                    <w:sdt>
                      <w:sdtPr>
                        <w:tag w:val="goog_rdk_1379"/>
                        <w:id w:val="1177232859"/>
                      </w:sdtPr>
                      <w:sdtEndPr/>
                      <w:sdtContent>
                        <w:customXmlDelRangeEnd w:id="7401"/>
                        <w:del w:id="7402" w:author="Billy Mitchell" w:date="2021-04-22T13:10:00Z">
                          <w:r w:rsidR="00D2411E">
                            <w:rPr>
                              <w:color w:val="000000"/>
                              <w:sz w:val="22"/>
                              <w:szCs w:val="22"/>
                            </w:rPr>
                            <w:delText>Cohen's F</w:delText>
                          </w:r>
                        </w:del>
                        <w:customXmlDelRangeStart w:id="7403" w:author="William Mitchell" w:date="2021-05-19T13:24:00Z"/>
                      </w:sdtContent>
                    </w:sdt>
                    <w:customXmlDelRangeEnd w:id="7403"/>
                  </w:p>
                  <w:customXmlDelRangeStart w:id="7404" w:author="William Mitchell" w:date="2021-05-19T13:24:00Z"/>
                </w:sdtContent>
              </w:sdt>
              <w:customXmlDelRangeEnd w:id="7404"/>
            </w:tc>
          </w:tr>
          <w:customXmlDelRangeStart w:id="7405" w:author="William Mitchell" w:date="2021-05-19T13:24:00Z"/>
        </w:sdtContent>
      </w:sdt>
      <w:customXmlDelRangeEnd w:id="7405"/>
      <w:customXmlDelRangeStart w:id="7406" w:author="William Mitchell" w:date="2021-05-19T13:24:00Z"/>
      <w:sdt>
        <w:sdtPr>
          <w:tag w:val="goog_rdk_1382"/>
          <w:id w:val="495612710"/>
        </w:sdtPr>
        <w:sdtEndPr/>
        <w:sdtContent>
          <w:customXmlDelRangeEnd w:id="7406"/>
          <w:tr w:rsidR="001D5C46" w14:paraId="68A4A118" w14:textId="77777777">
            <w:trPr>
              <w:trHeight w:val="360"/>
              <w:del w:id="7407" w:author="Billy Mitchell" w:date="2021-04-22T13:10:00Z"/>
            </w:trPr>
            <w:tc>
              <w:tcPr>
                <w:tcW w:w="3670" w:type="dxa"/>
                <w:tcBorders>
                  <w:top w:val="single" w:sz="4" w:space="0" w:color="000000"/>
                  <w:left w:val="nil"/>
                  <w:bottom w:val="nil"/>
                  <w:right w:val="nil"/>
                </w:tcBorders>
                <w:shd w:val="clear" w:color="auto" w:fill="auto"/>
                <w:vAlign w:val="center"/>
              </w:tcPr>
              <w:customXmlDelRangeStart w:id="7408" w:author="William Mitchell" w:date="2021-05-19T13:24:00Z"/>
              <w:sdt>
                <w:sdtPr>
                  <w:tag w:val="goog_rdk_1384"/>
                  <w:id w:val="-1924788585"/>
                </w:sdtPr>
                <w:sdtEndPr/>
                <w:sdtContent>
                  <w:customXmlDelRangeEnd w:id="7408"/>
                  <w:p w14:paraId="00000259" w14:textId="4710FA4A" w:rsidR="001D5C46" w:rsidRDefault="00C146F4">
                    <w:pPr>
                      <w:spacing w:line="480" w:lineRule="auto"/>
                      <w:jc w:val="center"/>
                      <w:rPr>
                        <w:del w:id="7409" w:author="Billy Mitchell" w:date="2021-04-22T13:10:00Z"/>
                        <w:color w:val="000000"/>
                        <w:sz w:val="22"/>
                        <w:szCs w:val="22"/>
                      </w:rPr>
                    </w:pPr>
                    <w:customXmlDelRangeStart w:id="7410" w:author="William Mitchell" w:date="2021-05-19T13:24:00Z"/>
                    <w:sdt>
                      <w:sdtPr>
                        <w:tag w:val="goog_rdk_1383"/>
                        <w:id w:val="-1505350100"/>
                      </w:sdtPr>
                      <w:sdtEndPr/>
                      <w:sdtContent>
                        <w:customXmlDelRangeEnd w:id="7410"/>
                        <w:del w:id="7411" w:author="Billy Mitchell" w:date="2021-04-22T13:10:00Z">
                          <w:r w:rsidR="00D2411E">
                            <w:rPr>
                              <w:color w:val="000000"/>
                              <w:sz w:val="22"/>
                              <w:szCs w:val="22"/>
                            </w:rPr>
                            <w:delText>ROI</w:delText>
                          </w:r>
                        </w:del>
                        <w:customXmlDelRangeStart w:id="7412" w:author="William Mitchell" w:date="2021-05-19T13:24:00Z"/>
                      </w:sdtContent>
                    </w:sdt>
                    <w:customXmlDelRangeEnd w:id="7412"/>
                  </w:p>
                  <w:customXmlDelRangeStart w:id="7413" w:author="William Mitchell" w:date="2021-05-19T13:24:00Z"/>
                </w:sdtContent>
              </w:sdt>
              <w:customXmlDelRangeEnd w:id="7413"/>
            </w:tc>
            <w:tc>
              <w:tcPr>
                <w:tcW w:w="1100" w:type="dxa"/>
                <w:tcBorders>
                  <w:top w:val="single" w:sz="4" w:space="0" w:color="000000"/>
                  <w:left w:val="nil"/>
                  <w:bottom w:val="nil"/>
                  <w:right w:val="nil"/>
                </w:tcBorders>
                <w:shd w:val="clear" w:color="auto" w:fill="auto"/>
                <w:vAlign w:val="center"/>
              </w:tcPr>
              <w:customXmlDelRangeStart w:id="7414" w:author="William Mitchell" w:date="2021-05-19T13:24:00Z"/>
              <w:sdt>
                <w:sdtPr>
                  <w:tag w:val="goog_rdk_1386"/>
                  <w:id w:val="1521440027"/>
                </w:sdtPr>
                <w:sdtEndPr/>
                <w:sdtContent>
                  <w:customXmlDelRangeEnd w:id="7414"/>
                  <w:p w14:paraId="0000025A" w14:textId="39E59187" w:rsidR="001D5C46" w:rsidRDefault="00C146F4">
                    <w:pPr>
                      <w:spacing w:line="480" w:lineRule="auto"/>
                      <w:jc w:val="center"/>
                      <w:rPr>
                        <w:del w:id="7415" w:author="Billy Mitchell" w:date="2021-04-22T13:10:00Z"/>
                        <w:color w:val="000000"/>
                        <w:sz w:val="22"/>
                        <w:szCs w:val="22"/>
                      </w:rPr>
                    </w:pPr>
                    <w:customXmlDelRangeStart w:id="7416" w:author="William Mitchell" w:date="2021-05-19T13:24:00Z"/>
                    <w:sdt>
                      <w:sdtPr>
                        <w:tag w:val="goog_rdk_1385"/>
                        <w:id w:val="-221443868"/>
                      </w:sdtPr>
                      <w:sdtEndPr/>
                      <w:sdtContent>
                        <w:customXmlDelRangeEnd w:id="7416"/>
                        <w:del w:id="7417" w:author="Billy Mitchell" w:date="2021-04-22T13:10:00Z">
                          <w:r w:rsidR="00D2411E">
                            <w:rPr>
                              <w:color w:val="000000"/>
                              <w:sz w:val="22"/>
                              <w:szCs w:val="22"/>
                            </w:rPr>
                            <w:delText>11.0</w:delText>
                          </w:r>
                        </w:del>
                        <w:customXmlDelRangeStart w:id="7418" w:author="William Mitchell" w:date="2021-05-19T13:24:00Z"/>
                      </w:sdtContent>
                    </w:sdt>
                    <w:customXmlDelRangeEnd w:id="7418"/>
                  </w:p>
                  <w:customXmlDelRangeStart w:id="7419" w:author="William Mitchell" w:date="2021-05-19T13:24:00Z"/>
                </w:sdtContent>
              </w:sdt>
              <w:customXmlDelRangeEnd w:id="7419"/>
            </w:tc>
            <w:tc>
              <w:tcPr>
                <w:tcW w:w="706" w:type="dxa"/>
                <w:tcBorders>
                  <w:top w:val="single" w:sz="4" w:space="0" w:color="000000"/>
                  <w:left w:val="nil"/>
                  <w:bottom w:val="nil"/>
                  <w:right w:val="nil"/>
                </w:tcBorders>
                <w:shd w:val="clear" w:color="auto" w:fill="auto"/>
                <w:vAlign w:val="center"/>
              </w:tcPr>
              <w:customXmlDelRangeStart w:id="7420" w:author="William Mitchell" w:date="2021-05-19T13:24:00Z"/>
              <w:sdt>
                <w:sdtPr>
                  <w:tag w:val="goog_rdk_1388"/>
                  <w:id w:val="-1613352159"/>
                </w:sdtPr>
                <w:sdtEndPr/>
                <w:sdtContent>
                  <w:customXmlDelRangeEnd w:id="7420"/>
                  <w:p w14:paraId="0000025B" w14:textId="7040E05F" w:rsidR="001D5C46" w:rsidRDefault="00C146F4">
                    <w:pPr>
                      <w:spacing w:line="480" w:lineRule="auto"/>
                      <w:jc w:val="center"/>
                      <w:rPr>
                        <w:del w:id="7421" w:author="Billy Mitchell" w:date="2021-04-22T13:10:00Z"/>
                        <w:color w:val="000000"/>
                        <w:sz w:val="22"/>
                        <w:szCs w:val="22"/>
                      </w:rPr>
                    </w:pPr>
                    <w:customXmlDelRangeStart w:id="7422" w:author="William Mitchell" w:date="2021-05-19T13:24:00Z"/>
                    <w:sdt>
                      <w:sdtPr>
                        <w:tag w:val="goog_rdk_1387"/>
                        <w:id w:val="1398556366"/>
                      </w:sdtPr>
                      <w:sdtEndPr/>
                      <w:sdtContent>
                        <w:customXmlDelRangeEnd w:id="7422"/>
                        <w:del w:id="7423" w:author="Billy Mitchell" w:date="2021-04-22T13:10:00Z">
                          <w:r w:rsidR="00D2411E">
                            <w:rPr>
                              <w:color w:val="000000"/>
                              <w:sz w:val="22"/>
                              <w:szCs w:val="22"/>
                            </w:rPr>
                            <w:delText>2</w:delText>
                          </w:r>
                        </w:del>
                        <w:customXmlDelRangeStart w:id="7424" w:author="William Mitchell" w:date="2021-05-19T13:24:00Z"/>
                      </w:sdtContent>
                    </w:sdt>
                    <w:customXmlDelRangeEnd w:id="7424"/>
                  </w:p>
                  <w:customXmlDelRangeStart w:id="7425" w:author="William Mitchell" w:date="2021-05-19T13:24:00Z"/>
                </w:sdtContent>
              </w:sdt>
              <w:customXmlDelRangeEnd w:id="7425"/>
            </w:tc>
            <w:tc>
              <w:tcPr>
                <w:tcW w:w="1158" w:type="dxa"/>
                <w:tcBorders>
                  <w:top w:val="single" w:sz="4" w:space="0" w:color="000000"/>
                  <w:left w:val="nil"/>
                  <w:bottom w:val="nil"/>
                  <w:right w:val="nil"/>
                </w:tcBorders>
                <w:shd w:val="clear" w:color="auto" w:fill="auto"/>
                <w:vAlign w:val="center"/>
              </w:tcPr>
              <w:customXmlDelRangeStart w:id="7426" w:author="William Mitchell" w:date="2021-05-19T13:24:00Z"/>
              <w:sdt>
                <w:sdtPr>
                  <w:tag w:val="goog_rdk_1390"/>
                  <w:id w:val="1817379725"/>
                </w:sdtPr>
                <w:sdtEndPr/>
                <w:sdtContent>
                  <w:customXmlDelRangeEnd w:id="7426"/>
                  <w:p w14:paraId="0000025C" w14:textId="417D466F" w:rsidR="001D5C46" w:rsidRDefault="00C146F4">
                    <w:pPr>
                      <w:spacing w:line="480" w:lineRule="auto"/>
                      <w:jc w:val="center"/>
                      <w:rPr>
                        <w:del w:id="7427" w:author="Billy Mitchell" w:date="2021-04-22T13:10:00Z"/>
                        <w:color w:val="000000"/>
                        <w:sz w:val="22"/>
                        <w:szCs w:val="22"/>
                      </w:rPr>
                    </w:pPr>
                    <w:customXmlDelRangeStart w:id="7428" w:author="William Mitchell" w:date="2021-05-19T13:24:00Z"/>
                    <w:sdt>
                      <w:sdtPr>
                        <w:tag w:val="goog_rdk_1389"/>
                        <w:id w:val="-1035734774"/>
                      </w:sdtPr>
                      <w:sdtEndPr/>
                      <w:sdtContent>
                        <w:customXmlDelRangeEnd w:id="7428"/>
                        <w:del w:id="7429" w:author="Billy Mitchell" w:date="2021-04-22T13:10:00Z">
                          <w:r w:rsidR="00D2411E">
                            <w:rPr>
                              <w:color w:val="000000"/>
                              <w:sz w:val="22"/>
                              <w:szCs w:val="22"/>
                            </w:rPr>
                            <w:delText>5.43</w:delText>
                          </w:r>
                        </w:del>
                        <w:customXmlDelRangeStart w:id="7430" w:author="William Mitchell" w:date="2021-05-19T13:24:00Z"/>
                      </w:sdtContent>
                    </w:sdt>
                    <w:customXmlDelRangeEnd w:id="7430"/>
                  </w:p>
                  <w:customXmlDelRangeStart w:id="7431" w:author="William Mitchell" w:date="2021-05-19T13:24:00Z"/>
                </w:sdtContent>
              </w:sdt>
              <w:customXmlDelRangeEnd w:id="7431"/>
            </w:tc>
            <w:tc>
              <w:tcPr>
                <w:tcW w:w="990" w:type="dxa"/>
                <w:tcBorders>
                  <w:top w:val="single" w:sz="4" w:space="0" w:color="000000"/>
                  <w:left w:val="nil"/>
                  <w:bottom w:val="nil"/>
                  <w:right w:val="nil"/>
                </w:tcBorders>
                <w:shd w:val="clear" w:color="auto" w:fill="auto"/>
                <w:vAlign w:val="center"/>
              </w:tcPr>
              <w:customXmlDelRangeStart w:id="7432" w:author="William Mitchell" w:date="2021-05-19T13:24:00Z"/>
              <w:sdt>
                <w:sdtPr>
                  <w:tag w:val="goog_rdk_1392"/>
                  <w:id w:val="784849093"/>
                </w:sdtPr>
                <w:sdtEndPr/>
                <w:sdtContent>
                  <w:customXmlDelRangeEnd w:id="7432"/>
                  <w:p w14:paraId="0000025D" w14:textId="1CA8A762" w:rsidR="001D5C46" w:rsidRDefault="00C146F4">
                    <w:pPr>
                      <w:spacing w:line="480" w:lineRule="auto"/>
                      <w:jc w:val="center"/>
                      <w:rPr>
                        <w:del w:id="7433" w:author="Billy Mitchell" w:date="2021-04-22T13:10:00Z"/>
                        <w:color w:val="000000"/>
                        <w:sz w:val="22"/>
                        <w:szCs w:val="22"/>
                      </w:rPr>
                    </w:pPr>
                    <w:customXmlDelRangeStart w:id="7434" w:author="William Mitchell" w:date="2021-05-19T13:24:00Z"/>
                    <w:sdt>
                      <w:sdtPr>
                        <w:tag w:val="goog_rdk_1391"/>
                        <w:id w:val="1887062781"/>
                      </w:sdtPr>
                      <w:sdtEndPr/>
                      <w:sdtContent>
                        <w:customXmlDelRangeEnd w:id="7434"/>
                        <w:del w:id="7435" w:author="Billy Mitchell" w:date="2021-04-22T13:10:00Z">
                          <w:r w:rsidR="00D2411E">
                            <w:rPr>
                              <w:color w:val="000000"/>
                              <w:sz w:val="22"/>
                              <w:szCs w:val="22"/>
                            </w:rPr>
                            <w:delText>40.56</w:delText>
                          </w:r>
                        </w:del>
                        <w:customXmlDelRangeStart w:id="7436" w:author="William Mitchell" w:date="2021-05-19T13:24:00Z"/>
                      </w:sdtContent>
                    </w:sdt>
                    <w:customXmlDelRangeEnd w:id="7436"/>
                  </w:p>
                  <w:customXmlDelRangeStart w:id="7437" w:author="William Mitchell" w:date="2021-05-19T13:24:00Z"/>
                </w:sdtContent>
              </w:sdt>
              <w:customXmlDelRangeEnd w:id="7437"/>
            </w:tc>
            <w:tc>
              <w:tcPr>
                <w:tcW w:w="990" w:type="dxa"/>
                <w:tcBorders>
                  <w:top w:val="single" w:sz="4" w:space="0" w:color="000000"/>
                  <w:left w:val="nil"/>
                  <w:bottom w:val="nil"/>
                  <w:right w:val="nil"/>
                </w:tcBorders>
                <w:shd w:val="clear" w:color="auto" w:fill="auto"/>
                <w:vAlign w:val="center"/>
              </w:tcPr>
              <w:customXmlDelRangeStart w:id="7438" w:author="William Mitchell" w:date="2021-05-19T13:24:00Z"/>
              <w:sdt>
                <w:sdtPr>
                  <w:tag w:val="goog_rdk_1394"/>
                  <w:id w:val="1399319005"/>
                </w:sdtPr>
                <w:sdtEndPr/>
                <w:sdtContent>
                  <w:customXmlDelRangeEnd w:id="7438"/>
                  <w:p w14:paraId="0000025E" w14:textId="44A17D83" w:rsidR="001D5C46" w:rsidRDefault="00C146F4">
                    <w:pPr>
                      <w:spacing w:line="480" w:lineRule="auto"/>
                      <w:jc w:val="center"/>
                      <w:rPr>
                        <w:del w:id="7439" w:author="Billy Mitchell" w:date="2021-04-22T13:10:00Z"/>
                        <w:color w:val="000000"/>
                        <w:sz w:val="22"/>
                        <w:szCs w:val="22"/>
                      </w:rPr>
                    </w:pPr>
                    <w:customXmlDelRangeStart w:id="7440" w:author="William Mitchell" w:date="2021-05-19T13:24:00Z"/>
                    <w:sdt>
                      <w:sdtPr>
                        <w:tag w:val="goog_rdk_1393"/>
                        <w:id w:val="1595821833"/>
                      </w:sdtPr>
                      <w:sdtEndPr/>
                      <w:sdtContent>
                        <w:customXmlDelRangeEnd w:id="7440"/>
                        <w:del w:id="7441" w:author="Billy Mitchell" w:date="2021-04-22T13:10:00Z">
                          <w:r w:rsidR="00D2411E">
                            <w:rPr>
                              <w:color w:val="000000"/>
                              <w:sz w:val="22"/>
                              <w:szCs w:val="22"/>
                            </w:rPr>
                            <w:delText>&lt; 0.001</w:delText>
                          </w:r>
                        </w:del>
                        <w:customXmlDelRangeStart w:id="7442" w:author="William Mitchell" w:date="2021-05-19T13:24:00Z"/>
                      </w:sdtContent>
                    </w:sdt>
                    <w:customXmlDelRangeEnd w:id="7442"/>
                  </w:p>
                  <w:customXmlDelRangeStart w:id="7443" w:author="William Mitchell" w:date="2021-05-19T13:24:00Z"/>
                </w:sdtContent>
              </w:sdt>
              <w:customXmlDelRangeEnd w:id="7443"/>
            </w:tc>
            <w:tc>
              <w:tcPr>
                <w:tcW w:w="1260" w:type="dxa"/>
                <w:tcBorders>
                  <w:top w:val="single" w:sz="4" w:space="0" w:color="000000"/>
                  <w:left w:val="nil"/>
                  <w:bottom w:val="nil"/>
                  <w:right w:val="nil"/>
                </w:tcBorders>
                <w:shd w:val="clear" w:color="auto" w:fill="auto"/>
                <w:vAlign w:val="center"/>
              </w:tcPr>
              <w:customXmlDelRangeStart w:id="7444" w:author="William Mitchell" w:date="2021-05-19T13:24:00Z"/>
              <w:sdt>
                <w:sdtPr>
                  <w:tag w:val="goog_rdk_1396"/>
                  <w:id w:val="1657032199"/>
                </w:sdtPr>
                <w:sdtEndPr/>
                <w:sdtContent>
                  <w:customXmlDelRangeEnd w:id="7444"/>
                  <w:p w14:paraId="0000025F" w14:textId="561904D6" w:rsidR="001D5C46" w:rsidRDefault="00C146F4">
                    <w:pPr>
                      <w:spacing w:line="480" w:lineRule="auto"/>
                      <w:jc w:val="center"/>
                      <w:rPr>
                        <w:del w:id="7445" w:author="Billy Mitchell" w:date="2021-04-22T13:10:00Z"/>
                        <w:color w:val="000000"/>
                        <w:sz w:val="22"/>
                        <w:szCs w:val="22"/>
                      </w:rPr>
                    </w:pPr>
                    <w:customXmlDelRangeStart w:id="7446" w:author="William Mitchell" w:date="2021-05-19T13:24:00Z"/>
                    <w:sdt>
                      <w:sdtPr>
                        <w:tag w:val="goog_rdk_1395"/>
                        <w:id w:val="735968779"/>
                      </w:sdtPr>
                      <w:sdtEndPr/>
                      <w:sdtContent>
                        <w:customXmlDelRangeEnd w:id="7446"/>
                        <w:del w:id="7447" w:author="Billy Mitchell" w:date="2021-04-22T13:10:00Z">
                          <w:r w:rsidR="00D2411E">
                            <w:rPr>
                              <w:color w:val="000000"/>
                              <w:sz w:val="22"/>
                              <w:szCs w:val="22"/>
                            </w:rPr>
                            <w:delText>0.004</w:delText>
                          </w:r>
                        </w:del>
                        <w:customXmlDelRangeStart w:id="7448" w:author="William Mitchell" w:date="2021-05-19T13:24:00Z"/>
                      </w:sdtContent>
                    </w:sdt>
                    <w:customXmlDelRangeEnd w:id="7448"/>
                  </w:p>
                  <w:customXmlDelRangeStart w:id="7449" w:author="William Mitchell" w:date="2021-05-19T13:24:00Z"/>
                </w:sdtContent>
              </w:sdt>
              <w:customXmlDelRangeEnd w:id="7449"/>
            </w:tc>
            <w:tc>
              <w:tcPr>
                <w:tcW w:w="1260" w:type="dxa"/>
                <w:tcBorders>
                  <w:top w:val="single" w:sz="4" w:space="0" w:color="000000"/>
                  <w:left w:val="nil"/>
                  <w:bottom w:val="nil"/>
                  <w:right w:val="nil"/>
                </w:tcBorders>
                <w:shd w:val="clear" w:color="auto" w:fill="auto"/>
                <w:vAlign w:val="center"/>
              </w:tcPr>
              <w:customXmlDelRangeStart w:id="7450" w:author="William Mitchell" w:date="2021-05-19T13:24:00Z"/>
              <w:sdt>
                <w:sdtPr>
                  <w:tag w:val="goog_rdk_1398"/>
                  <w:id w:val="43029155"/>
                </w:sdtPr>
                <w:sdtEndPr/>
                <w:sdtContent>
                  <w:customXmlDelRangeEnd w:id="7450"/>
                  <w:p w14:paraId="00000260" w14:textId="11BE27FE" w:rsidR="001D5C46" w:rsidRDefault="00C146F4">
                    <w:pPr>
                      <w:spacing w:line="480" w:lineRule="auto"/>
                      <w:jc w:val="center"/>
                      <w:rPr>
                        <w:del w:id="7451" w:author="Billy Mitchell" w:date="2021-04-22T13:10:00Z"/>
                        <w:color w:val="000000"/>
                        <w:sz w:val="22"/>
                        <w:szCs w:val="22"/>
                      </w:rPr>
                    </w:pPr>
                    <w:customXmlDelRangeStart w:id="7452" w:author="William Mitchell" w:date="2021-05-19T13:24:00Z"/>
                    <w:sdt>
                      <w:sdtPr>
                        <w:tag w:val="goog_rdk_1397"/>
                        <w:id w:val="-934666166"/>
                      </w:sdtPr>
                      <w:sdtEndPr/>
                      <w:sdtContent>
                        <w:customXmlDelRangeEnd w:id="7452"/>
                        <w:del w:id="7453" w:author="Billy Mitchell" w:date="2021-04-22T13:10:00Z">
                          <w:r w:rsidR="00D2411E">
                            <w:rPr>
                              <w:color w:val="000000"/>
                              <w:sz w:val="22"/>
                              <w:szCs w:val="22"/>
                            </w:rPr>
                            <w:delText>0.066</w:delText>
                          </w:r>
                        </w:del>
                        <w:customXmlDelRangeStart w:id="7454" w:author="William Mitchell" w:date="2021-05-19T13:24:00Z"/>
                      </w:sdtContent>
                    </w:sdt>
                    <w:customXmlDelRangeEnd w:id="7454"/>
                  </w:p>
                  <w:customXmlDelRangeStart w:id="7455" w:author="William Mitchell" w:date="2021-05-19T13:24:00Z"/>
                </w:sdtContent>
              </w:sdt>
              <w:customXmlDelRangeEnd w:id="7455"/>
            </w:tc>
          </w:tr>
          <w:customXmlDelRangeStart w:id="7456" w:author="William Mitchell" w:date="2021-05-19T13:24:00Z"/>
        </w:sdtContent>
      </w:sdt>
      <w:customXmlDelRangeEnd w:id="7456"/>
      <w:customXmlDelRangeStart w:id="7457" w:author="William Mitchell" w:date="2021-05-19T13:24:00Z"/>
      <w:sdt>
        <w:sdtPr>
          <w:tag w:val="goog_rdk_1400"/>
          <w:id w:val="-666635003"/>
        </w:sdtPr>
        <w:sdtEndPr/>
        <w:sdtContent>
          <w:customXmlDelRangeEnd w:id="7457"/>
          <w:tr w:rsidR="001D5C46" w14:paraId="71127513" w14:textId="77777777">
            <w:trPr>
              <w:trHeight w:val="360"/>
              <w:del w:id="7458" w:author="Billy Mitchell" w:date="2021-04-22T13:10:00Z"/>
            </w:trPr>
            <w:tc>
              <w:tcPr>
                <w:tcW w:w="3670" w:type="dxa"/>
                <w:tcBorders>
                  <w:top w:val="nil"/>
                  <w:left w:val="nil"/>
                  <w:bottom w:val="nil"/>
                  <w:right w:val="nil"/>
                </w:tcBorders>
                <w:shd w:val="clear" w:color="auto" w:fill="auto"/>
                <w:vAlign w:val="center"/>
              </w:tcPr>
              <w:customXmlDelRangeStart w:id="7459" w:author="William Mitchell" w:date="2021-05-19T13:24:00Z"/>
              <w:sdt>
                <w:sdtPr>
                  <w:tag w:val="goog_rdk_1402"/>
                  <w:id w:val="480889209"/>
                </w:sdtPr>
                <w:sdtEndPr/>
                <w:sdtContent>
                  <w:customXmlDelRangeEnd w:id="7459"/>
                  <w:p w14:paraId="00000261" w14:textId="59CA0071" w:rsidR="001D5C46" w:rsidRDefault="00C146F4">
                    <w:pPr>
                      <w:spacing w:line="480" w:lineRule="auto"/>
                      <w:jc w:val="center"/>
                      <w:rPr>
                        <w:del w:id="7460" w:author="Billy Mitchell" w:date="2021-04-22T13:10:00Z"/>
                        <w:color w:val="000000"/>
                        <w:sz w:val="22"/>
                        <w:szCs w:val="22"/>
                      </w:rPr>
                    </w:pPr>
                    <w:customXmlDelRangeStart w:id="7461" w:author="William Mitchell" w:date="2021-05-19T13:24:00Z"/>
                    <w:sdt>
                      <w:sdtPr>
                        <w:tag w:val="goog_rdk_1401"/>
                        <w:id w:val="-776489461"/>
                      </w:sdtPr>
                      <w:sdtEndPr/>
                      <w:sdtContent>
                        <w:customXmlDelRangeEnd w:id="7461"/>
                        <w:del w:id="7462" w:author="Billy Mitchell" w:date="2021-04-22T13:10:00Z">
                          <w:r w:rsidR="00D2411E">
                            <w:rPr>
                              <w:color w:val="000000"/>
                              <w:sz w:val="22"/>
                              <w:szCs w:val="22"/>
                            </w:rPr>
                            <w:delText>Affectivity</w:delText>
                          </w:r>
                        </w:del>
                        <w:customXmlDelRangeStart w:id="7463" w:author="William Mitchell" w:date="2021-05-19T13:24:00Z"/>
                      </w:sdtContent>
                    </w:sdt>
                    <w:customXmlDelRangeEnd w:id="7463"/>
                  </w:p>
                  <w:customXmlDelRangeStart w:id="7464" w:author="William Mitchell" w:date="2021-05-19T13:24:00Z"/>
                </w:sdtContent>
              </w:sdt>
              <w:customXmlDelRangeEnd w:id="7464"/>
            </w:tc>
            <w:tc>
              <w:tcPr>
                <w:tcW w:w="1100" w:type="dxa"/>
                <w:tcBorders>
                  <w:top w:val="nil"/>
                  <w:left w:val="nil"/>
                  <w:bottom w:val="nil"/>
                  <w:right w:val="nil"/>
                </w:tcBorders>
                <w:shd w:val="clear" w:color="auto" w:fill="auto"/>
                <w:vAlign w:val="center"/>
              </w:tcPr>
              <w:customXmlDelRangeStart w:id="7465" w:author="William Mitchell" w:date="2021-05-19T13:24:00Z"/>
              <w:sdt>
                <w:sdtPr>
                  <w:tag w:val="goog_rdk_1404"/>
                  <w:id w:val="-435908809"/>
                </w:sdtPr>
                <w:sdtEndPr/>
                <w:sdtContent>
                  <w:customXmlDelRangeEnd w:id="7465"/>
                  <w:p w14:paraId="00000262" w14:textId="3F58B66B" w:rsidR="001D5C46" w:rsidRDefault="00C146F4">
                    <w:pPr>
                      <w:spacing w:line="480" w:lineRule="auto"/>
                      <w:jc w:val="center"/>
                      <w:rPr>
                        <w:del w:id="7466" w:author="Billy Mitchell" w:date="2021-04-22T13:10:00Z"/>
                        <w:color w:val="000000"/>
                        <w:sz w:val="22"/>
                        <w:szCs w:val="22"/>
                      </w:rPr>
                    </w:pPr>
                    <w:customXmlDelRangeStart w:id="7467" w:author="William Mitchell" w:date="2021-05-19T13:24:00Z"/>
                    <w:sdt>
                      <w:sdtPr>
                        <w:tag w:val="goog_rdk_1403"/>
                        <w:id w:val="-2109258192"/>
                      </w:sdtPr>
                      <w:sdtEndPr/>
                      <w:sdtContent>
                        <w:customXmlDelRangeEnd w:id="7467"/>
                        <w:del w:id="7468" w:author="Billy Mitchell" w:date="2021-04-22T13:10:00Z">
                          <w:r w:rsidR="00D2411E">
                            <w:rPr>
                              <w:color w:val="000000"/>
                              <w:sz w:val="22"/>
                              <w:szCs w:val="22"/>
                            </w:rPr>
                            <w:delText>7.0</w:delText>
                          </w:r>
                        </w:del>
                        <w:customXmlDelRangeStart w:id="7469" w:author="William Mitchell" w:date="2021-05-19T13:24:00Z"/>
                      </w:sdtContent>
                    </w:sdt>
                    <w:customXmlDelRangeEnd w:id="7469"/>
                  </w:p>
                  <w:customXmlDelRangeStart w:id="7470" w:author="William Mitchell" w:date="2021-05-19T13:24:00Z"/>
                </w:sdtContent>
              </w:sdt>
              <w:customXmlDelRangeEnd w:id="7470"/>
            </w:tc>
            <w:tc>
              <w:tcPr>
                <w:tcW w:w="706" w:type="dxa"/>
                <w:tcBorders>
                  <w:top w:val="nil"/>
                  <w:left w:val="nil"/>
                  <w:bottom w:val="nil"/>
                  <w:right w:val="nil"/>
                </w:tcBorders>
                <w:shd w:val="clear" w:color="auto" w:fill="auto"/>
                <w:vAlign w:val="center"/>
              </w:tcPr>
              <w:customXmlDelRangeStart w:id="7471" w:author="William Mitchell" w:date="2021-05-19T13:24:00Z"/>
              <w:sdt>
                <w:sdtPr>
                  <w:tag w:val="goog_rdk_1406"/>
                  <w:id w:val="-109668119"/>
                </w:sdtPr>
                <w:sdtEndPr/>
                <w:sdtContent>
                  <w:customXmlDelRangeEnd w:id="7471"/>
                  <w:p w14:paraId="00000263" w14:textId="03B959ED" w:rsidR="001D5C46" w:rsidRDefault="00C146F4">
                    <w:pPr>
                      <w:spacing w:line="480" w:lineRule="auto"/>
                      <w:jc w:val="center"/>
                      <w:rPr>
                        <w:del w:id="7472" w:author="Billy Mitchell" w:date="2021-04-22T13:10:00Z"/>
                        <w:color w:val="000000"/>
                        <w:sz w:val="22"/>
                        <w:szCs w:val="22"/>
                      </w:rPr>
                    </w:pPr>
                    <w:customXmlDelRangeStart w:id="7473" w:author="William Mitchell" w:date="2021-05-19T13:24:00Z"/>
                    <w:sdt>
                      <w:sdtPr>
                        <w:tag w:val="goog_rdk_1405"/>
                        <w:id w:val="-1926405005"/>
                      </w:sdtPr>
                      <w:sdtEndPr/>
                      <w:sdtContent>
                        <w:customXmlDelRangeEnd w:id="7473"/>
                        <w:del w:id="7474" w:author="Billy Mitchell" w:date="2021-04-22T13:10:00Z">
                          <w:r w:rsidR="00D2411E">
                            <w:rPr>
                              <w:color w:val="000000"/>
                              <w:sz w:val="22"/>
                              <w:szCs w:val="22"/>
                            </w:rPr>
                            <w:delText>1</w:delText>
                          </w:r>
                        </w:del>
                        <w:customXmlDelRangeStart w:id="7475" w:author="William Mitchell" w:date="2021-05-19T13:24:00Z"/>
                      </w:sdtContent>
                    </w:sdt>
                    <w:customXmlDelRangeEnd w:id="7475"/>
                  </w:p>
                  <w:customXmlDelRangeStart w:id="7476" w:author="William Mitchell" w:date="2021-05-19T13:24:00Z"/>
                </w:sdtContent>
              </w:sdt>
              <w:customXmlDelRangeEnd w:id="7476"/>
            </w:tc>
            <w:tc>
              <w:tcPr>
                <w:tcW w:w="1158" w:type="dxa"/>
                <w:tcBorders>
                  <w:top w:val="nil"/>
                  <w:left w:val="nil"/>
                  <w:bottom w:val="nil"/>
                  <w:right w:val="nil"/>
                </w:tcBorders>
                <w:shd w:val="clear" w:color="auto" w:fill="auto"/>
                <w:vAlign w:val="center"/>
              </w:tcPr>
              <w:customXmlDelRangeStart w:id="7477" w:author="William Mitchell" w:date="2021-05-19T13:24:00Z"/>
              <w:sdt>
                <w:sdtPr>
                  <w:tag w:val="goog_rdk_1408"/>
                  <w:id w:val="1393541614"/>
                </w:sdtPr>
                <w:sdtEndPr/>
                <w:sdtContent>
                  <w:customXmlDelRangeEnd w:id="7477"/>
                  <w:p w14:paraId="00000264" w14:textId="381F05F2" w:rsidR="001D5C46" w:rsidRDefault="00C146F4">
                    <w:pPr>
                      <w:spacing w:line="480" w:lineRule="auto"/>
                      <w:jc w:val="center"/>
                      <w:rPr>
                        <w:del w:id="7478" w:author="Billy Mitchell" w:date="2021-04-22T13:10:00Z"/>
                        <w:color w:val="000000"/>
                        <w:sz w:val="22"/>
                        <w:szCs w:val="22"/>
                      </w:rPr>
                    </w:pPr>
                    <w:customXmlDelRangeStart w:id="7479" w:author="William Mitchell" w:date="2021-05-19T13:24:00Z"/>
                    <w:sdt>
                      <w:sdtPr>
                        <w:tag w:val="goog_rdk_1407"/>
                        <w:id w:val="1891613827"/>
                      </w:sdtPr>
                      <w:sdtEndPr/>
                      <w:sdtContent>
                        <w:customXmlDelRangeEnd w:id="7479"/>
                        <w:del w:id="7480" w:author="Billy Mitchell" w:date="2021-04-22T13:10:00Z">
                          <w:r w:rsidR="00D2411E">
                            <w:rPr>
                              <w:color w:val="000000"/>
                              <w:sz w:val="22"/>
                              <w:szCs w:val="22"/>
                            </w:rPr>
                            <w:delText>6.82</w:delText>
                          </w:r>
                        </w:del>
                        <w:customXmlDelRangeStart w:id="7481" w:author="William Mitchell" w:date="2021-05-19T13:24:00Z"/>
                      </w:sdtContent>
                    </w:sdt>
                    <w:customXmlDelRangeEnd w:id="7481"/>
                  </w:p>
                  <w:customXmlDelRangeStart w:id="7482" w:author="William Mitchell" w:date="2021-05-19T13:24:00Z"/>
                </w:sdtContent>
              </w:sdt>
              <w:customXmlDelRangeEnd w:id="7482"/>
            </w:tc>
            <w:tc>
              <w:tcPr>
                <w:tcW w:w="990" w:type="dxa"/>
                <w:tcBorders>
                  <w:top w:val="nil"/>
                  <w:left w:val="nil"/>
                  <w:bottom w:val="nil"/>
                  <w:right w:val="nil"/>
                </w:tcBorders>
                <w:shd w:val="clear" w:color="auto" w:fill="auto"/>
                <w:vAlign w:val="center"/>
              </w:tcPr>
              <w:customXmlDelRangeStart w:id="7483" w:author="William Mitchell" w:date="2021-05-19T13:24:00Z"/>
              <w:sdt>
                <w:sdtPr>
                  <w:tag w:val="goog_rdk_1410"/>
                  <w:id w:val="-1175731992"/>
                </w:sdtPr>
                <w:sdtEndPr/>
                <w:sdtContent>
                  <w:customXmlDelRangeEnd w:id="7483"/>
                  <w:p w14:paraId="00000265" w14:textId="00300007" w:rsidR="001D5C46" w:rsidRDefault="00C146F4">
                    <w:pPr>
                      <w:spacing w:line="480" w:lineRule="auto"/>
                      <w:jc w:val="center"/>
                      <w:rPr>
                        <w:del w:id="7484" w:author="Billy Mitchell" w:date="2021-04-22T13:10:00Z"/>
                        <w:color w:val="000000"/>
                        <w:sz w:val="22"/>
                        <w:szCs w:val="22"/>
                      </w:rPr>
                    </w:pPr>
                    <w:customXmlDelRangeStart w:id="7485" w:author="William Mitchell" w:date="2021-05-19T13:24:00Z"/>
                    <w:sdt>
                      <w:sdtPr>
                        <w:tag w:val="goog_rdk_1409"/>
                        <w:id w:val="1004711492"/>
                      </w:sdtPr>
                      <w:sdtEndPr/>
                      <w:sdtContent>
                        <w:customXmlDelRangeEnd w:id="7485"/>
                        <w:del w:id="7486" w:author="Billy Mitchell" w:date="2021-04-22T13:10:00Z">
                          <w:r w:rsidR="00D2411E">
                            <w:rPr>
                              <w:color w:val="000000"/>
                              <w:sz w:val="22"/>
                              <w:szCs w:val="22"/>
                            </w:rPr>
                            <w:delText>50.96</w:delText>
                          </w:r>
                        </w:del>
                        <w:customXmlDelRangeStart w:id="7487" w:author="William Mitchell" w:date="2021-05-19T13:24:00Z"/>
                      </w:sdtContent>
                    </w:sdt>
                    <w:customXmlDelRangeEnd w:id="7487"/>
                  </w:p>
                  <w:customXmlDelRangeStart w:id="7488" w:author="William Mitchell" w:date="2021-05-19T13:24:00Z"/>
                </w:sdtContent>
              </w:sdt>
              <w:customXmlDelRangeEnd w:id="7488"/>
            </w:tc>
            <w:tc>
              <w:tcPr>
                <w:tcW w:w="990" w:type="dxa"/>
                <w:tcBorders>
                  <w:top w:val="nil"/>
                  <w:left w:val="nil"/>
                  <w:bottom w:val="nil"/>
                  <w:right w:val="nil"/>
                </w:tcBorders>
                <w:shd w:val="clear" w:color="auto" w:fill="auto"/>
                <w:vAlign w:val="center"/>
              </w:tcPr>
              <w:customXmlDelRangeStart w:id="7489" w:author="William Mitchell" w:date="2021-05-19T13:24:00Z"/>
              <w:sdt>
                <w:sdtPr>
                  <w:tag w:val="goog_rdk_1412"/>
                  <w:id w:val="-1934117064"/>
                </w:sdtPr>
                <w:sdtEndPr/>
                <w:sdtContent>
                  <w:customXmlDelRangeEnd w:id="7489"/>
                  <w:p w14:paraId="00000266" w14:textId="0CFAB5D6" w:rsidR="001D5C46" w:rsidRDefault="00C146F4">
                    <w:pPr>
                      <w:spacing w:line="480" w:lineRule="auto"/>
                      <w:jc w:val="center"/>
                      <w:rPr>
                        <w:del w:id="7490" w:author="Billy Mitchell" w:date="2021-04-22T13:10:00Z"/>
                        <w:color w:val="000000"/>
                        <w:sz w:val="22"/>
                        <w:szCs w:val="22"/>
                      </w:rPr>
                    </w:pPr>
                    <w:customXmlDelRangeStart w:id="7491" w:author="William Mitchell" w:date="2021-05-19T13:24:00Z"/>
                    <w:sdt>
                      <w:sdtPr>
                        <w:tag w:val="goog_rdk_1411"/>
                        <w:id w:val="-194084459"/>
                      </w:sdtPr>
                      <w:sdtEndPr/>
                      <w:sdtContent>
                        <w:customXmlDelRangeEnd w:id="7491"/>
                        <w:del w:id="7492" w:author="Billy Mitchell" w:date="2021-04-22T13:10:00Z">
                          <w:r w:rsidR="00D2411E">
                            <w:rPr>
                              <w:color w:val="000000"/>
                              <w:sz w:val="22"/>
                              <w:szCs w:val="22"/>
                            </w:rPr>
                            <w:delText>&lt; 0.001</w:delText>
                          </w:r>
                        </w:del>
                        <w:customXmlDelRangeStart w:id="7493" w:author="William Mitchell" w:date="2021-05-19T13:24:00Z"/>
                      </w:sdtContent>
                    </w:sdt>
                    <w:customXmlDelRangeEnd w:id="7493"/>
                  </w:p>
                  <w:customXmlDelRangeStart w:id="7494" w:author="William Mitchell" w:date="2021-05-19T13:24:00Z"/>
                </w:sdtContent>
              </w:sdt>
              <w:customXmlDelRangeEnd w:id="7494"/>
            </w:tc>
            <w:tc>
              <w:tcPr>
                <w:tcW w:w="1260" w:type="dxa"/>
                <w:tcBorders>
                  <w:top w:val="nil"/>
                  <w:left w:val="nil"/>
                  <w:bottom w:val="nil"/>
                  <w:right w:val="nil"/>
                </w:tcBorders>
                <w:shd w:val="clear" w:color="auto" w:fill="auto"/>
                <w:vAlign w:val="center"/>
              </w:tcPr>
              <w:customXmlDelRangeStart w:id="7495" w:author="William Mitchell" w:date="2021-05-19T13:24:00Z"/>
              <w:sdt>
                <w:sdtPr>
                  <w:tag w:val="goog_rdk_1414"/>
                  <w:id w:val="-1758136671"/>
                </w:sdtPr>
                <w:sdtEndPr/>
                <w:sdtContent>
                  <w:customXmlDelRangeEnd w:id="7495"/>
                  <w:p w14:paraId="00000267" w14:textId="2AC4668D" w:rsidR="001D5C46" w:rsidRDefault="00C146F4">
                    <w:pPr>
                      <w:spacing w:line="480" w:lineRule="auto"/>
                      <w:jc w:val="center"/>
                      <w:rPr>
                        <w:del w:id="7496" w:author="Billy Mitchell" w:date="2021-04-22T13:10:00Z"/>
                        <w:color w:val="000000"/>
                        <w:sz w:val="22"/>
                        <w:szCs w:val="22"/>
                      </w:rPr>
                    </w:pPr>
                    <w:customXmlDelRangeStart w:id="7497" w:author="William Mitchell" w:date="2021-05-19T13:24:00Z"/>
                    <w:sdt>
                      <w:sdtPr>
                        <w:tag w:val="goog_rdk_1413"/>
                        <w:id w:val="1020431743"/>
                      </w:sdtPr>
                      <w:sdtEndPr/>
                      <w:sdtContent>
                        <w:customXmlDelRangeEnd w:id="7497"/>
                        <w:del w:id="7498" w:author="Billy Mitchell" w:date="2021-04-22T13:10:00Z">
                          <w:r w:rsidR="00D2411E">
                            <w:rPr>
                              <w:color w:val="000000"/>
                              <w:sz w:val="22"/>
                              <w:szCs w:val="22"/>
                            </w:rPr>
                            <w:delText>0.003</w:delText>
                          </w:r>
                        </w:del>
                        <w:customXmlDelRangeStart w:id="7499" w:author="William Mitchell" w:date="2021-05-19T13:24:00Z"/>
                      </w:sdtContent>
                    </w:sdt>
                    <w:customXmlDelRangeEnd w:id="7499"/>
                  </w:p>
                  <w:customXmlDelRangeStart w:id="7500" w:author="William Mitchell" w:date="2021-05-19T13:24:00Z"/>
                </w:sdtContent>
              </w:sdt>
              <w:customXmlDelRangeEnd w:id="7500"/>
            </w:tc>
            <w:tc>
              <w:tcPr>
                <w:tcW w:w="1260" w:type="dxa"/>
                <w:tcBorders>
                  <w:top w:val="nil"/>
                  <w:left w:val="nil"/>
                  <w:bottom w:val="nil"/>
                  <w:right w:val="nil"/>
                </w:tcBorders>
                <w:shd w:val="clear" w:color="auto" w:fill="auto"/>
                <w:vAlign w:val="center"/>
              </w:tcPr>
              <w:customXmlDelRangeStart w:id="7501" w:author="William Mitchell" w:date="2021-05-19T13:24:00Z"/>
              <w:sdt>
                <w:sdtPr>
                  <w:tag w:val="goog_rdk_1416"/>
                  <w:id w:val="-635948568"/>
                </w:sdtPr>
                <w:sdtEndPr/>
                <w:sdtContent>
                  <w:customXmlDelRangeEnd w:id="7501"/>
                  <w:p w14:paraId="00000268" w14:textId="2DB6D304" w:rsidR="001D5C46" w:rsidRDefault="00C146F4">
                    <w:pPr>
                      <w:spacing w:line="480" w:lineRule="auto"/>
                      <w:jc w:val="center"/>
                      <w:rPr>
                        <w:del w:id="7502" w:author="Billy Mitchell" w:date="2021-04-22T13:10:00Z"/>
                        <w:color w:val="000000"/>
                        <w:sz w:val="22"/>
                        <w:szCs w:val="22"/>
                      </w:rPr>
                    </w:pPr>
                    <w:customXmlDelRangeStart w:id="7503" w:author="William Mitchell" w:date="2021-05-19T13:24:00Z"/>
                    <w:sdt>
                      <w:sdtPr>
                        <w:tag w:val="goog_rdk_1415"/>
                        <w:id w:val="-488088942"/>
                      </w:sdtPr>
                      <w:sdtEndPr/>
                      <w:sdtContent>
                        <w:customXmlDelRangeEnd w:id="7503"/>
                        <w:del w:id="7504" w:author="Billy Mitchell" w:date="2021-04-22T13:10:00Z">
                          <w:r w:rsidR="00D2411E">
                            <w:rPr>
                              <w:color w:val="000000"/>
                              <w:sz w:val="22"/>
                              <w:szCs w:val="22"/>
                            </w:rPr>
                            <w:delText>0.052</w:delText>
                          </w:r>
                        </w:del>
                        <w:customXmlDelRangeStart w:id="7505" w:author="William Mitchell" w:date="2021-05-19T13:24:00Z"/>
                      </w:sdtContent>
                    </w:sdt>
                    <w:customXmlDelRangeEnd w:id="7505"/>
                  </w:p>
                  <w:customXmlDelRangeStart w:id="7506" w:author="William Mitchell" w:date="2021-05-19T13:24:00Z"/>
                </w:sdtContent>
              </w:sdt>
              <w:customXmlDelRangeEnd w:id="7506"/>
            </w:tc>
          </w:tr>
          <w:customXmlDelRangeStart w:id="7507" w:author="William Mitchell" w:date="2021-05-19T13:24:00Z"/>
        </w:sdtContent>
      </w:sdt>
      <w:customXmlDelRangeEnd w:id="7507"/>
      <w:customXmlDelRangeStart w:id="7508" w:author="William Mitchell" w:date="2021-05-19T13:24:00Z"/>
      <w:sdt>
        <w:sdtPr>
          <w:tag w:val="goog_rdk_1418"/>
          <w:id w:val="1562594950"/>
        </w:sdtPr>
        <w:sdtEndPr/>
        <w:sdtContent>
          <w:customXmlDelRangeEnd w:id="7508"/>
          <w:tr w:rsidR="001D5C46" w14:paraId="49070D30" w14:textId="77777777">
            <w:trPr>
              <w:trHeight w:val="360"/>
              <w:del w:id="7509" w:author="Billy Mitchell" w:date="2021-04-22T13:10:00Z"/>
            </w:trPr>
            <w:tc>
              <w:tcPr>
                <w:tcW w:w="3670" w:type="dxa"/>
                <w:tcBorders>
                  <w:top w:val="nil"/>
                  <w:left w:val="nil"/>
                  <w:bottom w:val="nil"/>
                  <w:right w:val="nil"/>
                </w:tcBorders>
                <w:shd w:val="clear" w:color="auto" w:fill="auto"/>
                <w:vAlign w:val="center"/>
              </w:tcPr>
              <w:customXmlDelRangeStart w:id="7510" w:author="William Mitchell" w:date="2021-05-19T13:24:00Z"/>
              <w:sdt>
                <w:sdtPr>
                  <w:tag w:val="goog_rdk_1420"/>
                  <w:id w:val="152968411"/>
                </w:sdtPr>
                <w:sdtEndPr/>
                <w:sdtContent>
                  <w:customXmlDelRangeEnd w:id="7510"/>
                  <w:p w14:paraId="00000269" w14:textId="4D52D58F" w:rsidR="001D5C46" w:rsidRDefault="00C146F4">
                    <w:pPr>
                      <w:spacing w:line="480" w:lineRule="auto"/>
                      <w:jc w:val="center"/>
                      <w:rPr>
                        <w:del w:id="7511" w:author="Billy Mitchell" w:date="2021-04-22T13:10:00Z"/>
                        <w:color w:val="000000"/>
                        <w:sz w:val="22"/>
                        <w:szCs w:val="22"/>
                      </w:rPr>
                    </w:pPr>
                    <w:customXmlDelRangeStart w:id="7512" w:author="William Mitchell" w:date="2021-05-19T13:24:00Z"/>
                    <w:sdt>
                      <w:sdtPr>
                        <w:tag w:val="goog_rdk_1419"/>
                        <w:id w:val="869261087"/>
                      </w:sdtPr>
                      <w:sdtEndPr/>
                      <w:sdtContent>
                        <w:customXmlDelRangeEnd w:id="7512"/>
                        <w:del w:id="7513" w:author="Billy Mitchell" w:date="2021-04-22T13:10:00Z">
                          <w:r w:rsidR="00D2411E">
                            <w:rPr>
                              <w:color w:val="000000"/>
                              <w:sz w:val="22"/>
                              <w:szCs w:val="22"/>
                            </w:rPr>
                            <w:delText>ROI : Age Group</w:delText>
                          </w:r>
                        </w:del>
                        <w:customXmlDelRangeStart w:id="7514" w:author="William Mitchell" w:date="2021-05-19T13:24:00Z"/>
                      </w:sdtContent>
                    </w:sdt>
                    <w:customXmlDelRangeEnd w:id="7514"/>
                  </w:p>
                  <w:customXmlDelRangeStart w:id="7515" w:author="William Mitchell" w:date="2021-05-19T13:24:00Z"/>
                </w:sdtContent>
              </w:sdt>
              <w:customXmlDelRangeEnd w:id="7515"/>
            </w:tc>
            <w:tc>
              <w:tcPr>
                <w:tcW w:w="1100" w:type="dxa"/>
                <w:tcBorders>
                  <w:top w:val="nil"/>
                  <w:left w:val="nil"/>
                  <w:bottom w:val="nil"/>
                  <w:right w:val="nil"/>
                </w:tcBorders>
                <w:shd w:val="clear" w:color="auto" w:fill="auto"/>
                <w:vAlign w:val="center"/>
              </w:tcPr>
              <w:customXmlDelRangeStart w:id="7516" w:author="William Mitchell" w:date="2021-05-19T13:24:00Z"/>
              <w:sdt>
                <w:sdtPr>
                  <w:tag w:val="goog_rdk_1422"/>
                  <w:id w:val="1038944792"/>
                </w:sdtPr>
                <w:sdtEndPr/>
                <w:sdtContent>
                  <w:customXmlDelRangeEnd w:id="7516"/>
                  <w:p w14:paraId="0000026A" w14:textId="2C416D61" w:rsidR="001D5C46" w:rsidRDefault="00C146F4">
                    <w:pPr>
                      <w:spacing w:line="480" w:lineRule="auto"/>
                      <w:jc w:val="center"/>
                      <w:rPr>
                        <w:del w:id="7517" w:author="Billy Mitchell" w:date="2021-04-22T13:10:00Z"/>
                        <w:color w:val="000000"/>
                        <w:sz w:val="22"/>
                        <w:szCs w:val="22"/>
                      </w:rPr>
                    </w:pPr>
                    <w:customXmlDelRangeStart w:id="7518" w:author="William Mitchell" w:date="2021-05-19T13:24:00Z"/>
                    <w:sdt>
                      <w:sdtPr>
                        <w:tag w:val="goog_rdk_1421"/>
                        <w:id w:val="1439482244"/>
                      </w:sdtPr>
                      <w:sdtEndPr/>
                      <w:sdtContent>
                        <w:customXmlDelRangeEnd w:id="7518"/>
                        <w:del w:id="7519" w:author="Billy Mitchell" w:date="2021-04-22T13:10:00Z">
                          <w:r w:rsidR="00D2411E">
                            <w:rPr>
                              <w:color w:val="000000"/>
                              <w:sz w:val="22"/>
                              <w:szCs w:val="22"/>
                            </w:rPr>
                            <w:delText>4.0</w:delText>
                          </w:r>
                        </w:del>
                        <w:customXmlDelRangeStart w:id="7520" w:author="William Mitchell" w:date="2021-05-19T13:24:00Z"/>
                      </w:sdtContent>
                    </w:sdt>
                    <w:customXmlDelRangeEnd w:id="7520"/>
                  </w:p>
                  <w:customXmlDelRangeStart w:id="7521" w:author="William Mitchell" w:date="2021-05-19T13:24:00Z"/>
                </w:sdtContent>
              </w:sdt>
              <w:customXmlDelRangeEnd w:id="7521"/>
            </w:tc>
            <w:tc>
              <w:tcPr>
                <w:tcW w:w="706" w:type="dxa"/>
                <w:tcBorders>
                  <w:top w:val="nil"/>
                  <w:left w:val="nil"/>
                  <w:bottom w:val="nil"/>
                  <w:right w:val="nil"/>
                </w:tcBorders>
                <w:shd w:val="clear" w:color="auto" w:fill="auto"/>
                <w:vAlign w:val="center"/>
              </w:tcPr>
              <w:customXmlDelRangeStart w:id="7522" w:author="William Mitchell" w:date="2021-05-19T13:24:00Z"/>
              <w:sdt>
                <w:sdtPr>
                  <w:tag w:val="goog_rdk_1424"/>
                  <w:id w:val="2031298903"/>
                </w:sdtPr>
                <w:sdtEndPr/>
                <w:sdtContent>
                  <w:customXmlDelRangeEnd w:id="7522"/>
                  <w:p w14:paraId="0000026B" w14:textId="619E61B1" w:rsidR="001D5C46" w:rsidRDefault="00C146F4">
                    <w:pPr>
                      <w:spacing w:line="480" w:lineRule="auto"/>
                      <w:jc w:val="center"/>
                      <w:rPr>
                        <w:del w:id="7523" w:author="Billy Mitchell" w:date="2021-04-22T13:10:00Z"/>
                        <w:color w:val="000000"/>
                        <w:sz w:val="22"/>
                        <w:szCs w:val="22"/>
                      </w:rPr>
                    </w:pPr>
                    <w:customXmlDelRangeStart w:id="7524" w:author="William Mitchell" w:date="2021-05-19T13:24:00Z"/>
                    <w:sdt>
                      <w:sdtPr>
                        <w:tag w:val="goog_rdk_1423"/>
                        <w:id w:val="2063751529"/>
                      </w:sdtPr>
                      <w:sdtEndPr/>
                      <w:sdtContent>
                        <w:customXmlDelRangeEnd w:id="7524"/>
                        <w:del w:id="7525" w:author="Billy Mitchell" w:date="2021-04-22T13:10:00Z">
                          <w:r w:rsidR="00D2411E">
                            <w:rPr>
                              <w:color w:val="000000"/>
                              <w:sz w:val="22"/>
                              <w:szCs w:val="22"/>
                            </w:rPr>
                            <w:delText>2</w:delText>
                          </w:r>
                        </w:del>
                        <w:customXmlDelRangeStart w:id="7526" w:author="William Mitchell" w:date="2021-05-19T13:24:00Z"/>
                      </w:sdtContent>
                    </w:sdt>
                    <w:customXmlDelRangeEnd w:id="7526"/>
                  </w:p>
                  <w:customXmlDelRangeStart w:id="7527" w:author="William Mitchell" w:date="2021-05-19T13:24:00Z"/>
                </w:sdtContent>
              </w:sdt>
              <w:customXmlDelRangeEnd w:id="7527"/>
            </w:tc>
            <w:tc>
              <w:tcPr>
                <w:tcW w:w="1158" w:type="dxa"/>
                <w:tcBorders>
                  <w:top w:val="nil"/>
                  <w:left w:val="nil"/>
                  <w:bottom w:val="nil"/>
                  <w:right w:val="nil"/>
                </w:tcBorders>
                <w:shd w:val="clear" w:color="auto" w:fill="auto"/>
                <w:vAlign w:val="center"/>
              </w:tcPr>
              <w:customXmlDelRangeStart w:id="7528" w:author="William Mitchell" w:date="2021-05-19T13:24:00Z"/>
              <w:sdt>
                <w:sdtPr>
                  <w:tag w:val="goog_rdk_1426"/>
                  <w:id w:val="-1406907590"/>
                </w:sdtPr>
                <w:sdtEndPr/>
                <w:sdtContent>
                  <w:customXmlDelRangeEnd w:id="7528"/>
                  <w:p w14:paraId="0000026C" w14:textId="11273DE8" w:rsidR="001D5C46" w:rsidRDefault="00C146F4">
                    <w:pPr>
                      <w:spacing w:line="480" w:lineRule="auto"/>
                      <w:jc w:val="center"/>
                      <w:rPr>
                        <w:del w:id="7529" w:author="Billy Mitchell" w:date="2021-04-22T13:10:00Z"/>
                        <w:color w:val="000000"/>
                        <w:sz w:val="22"/>
                        <w:szCs w:val="22"/>
                      </w:rPr>
                    </w:pPr>
                    <w:customXmlDelRangeStart w:id="7530" w:author="William Mitchell" w:date="2021-05-19T13:24:00Z"/>
                    <w:sdt>
                      <w:sdtPr>
                        <w:tag w:val="goog_rdk_1425"/>
                        <w:id w:val="937479676"/>
                      </w:sdtPr>
                      <w:sdtEndPr/>
                      <w:sdtContent>
                        <w:customXmlDelRangeEnd w:id="7530"/>
                        <w:del w:id="7531" w:author="Billy Mitchell" w:date="2021-04-22T13:10:00Z">
                          <w:r w:rsidR="00D2411E">
                            <w:rPr>
                              <w:color w:val="000000"/>
                              <w:sz w:val="22"/>
                              <w:szCs w:val="22"/>
                            </w:rPr>
                            <w:delText>2.02</w:delText>
                          </w:r>
                        </w:del>
                        <w:customXmlDelRangeStart w:id="7532" w:author="William Mitchell" w:date="2021-05-19T13:24:00Z"/>
                      </w:sdtContent>
                    </w:sdt>
                    <w:customXmlDelRangeEnd w:id="7532"/>
                  </w:p>
                  <w:customXmlDelRangeStart w:id="7533" w:author="William Mitchell" w:date="2021-05-19T13:24:00Z"/>
                </w:sdtContent>
              </w:sdt>
              <w:customXmlDelRangeEnd w:id="7533"/>
            </w:tc>
            <w:tc>
              <w:tcPr>
                <w:tcW w:w="990" w:type="dxa"/>
                <w:tcBorders>
                  <w:top w:val="nil"/>
                  <w:left w:val="nil"/>
                  <w:bottom w:val="nil"/>
                  <w:right w:val="nil"/>
                </w:tcBorders>
                <w:shd w:val="clear" w:color="auto" w:fill="auto"/>
                <w:vAlign w:val="center"/>
              </w:tcPr>
              <w:customXmlDelRangeStart w:id="7534" w:author="William Mitchell" w:date="2021-05-19T13:24:00Z"/>
              <w:sdt>
                <w:sdtPr>
                  <w:tag w:val="goog_rdk_1428"/>
                  <w:id w:val="1721712231"/>
                </w:sdtPr>
                <w:sdtEndPr/>
                <w:sdtContent>
                  <w:customXmlDelRangeEnd w:id="7534"/>
                  <w:p w14:paraId="0000026D" w14:textId="5AC06D42" w:rsidR="001D5C46" w:rsidRDefault="00C146F4">
                    <w:pPr>
                      <w:spacing w:line="480" w:lineRule="auto"/>
                      <w:jc w:val="center"/>
                      <w:rPr>
                        <w:del w:id="7535" w:author="Billy Mitchell" w:date="2021-04-22T13:10:00Z"/>
                        <w:color w:val="000000"/>
                        <w:sz w:val="22"/>
                        <w:szCs w:val="22"/>
                      </w:rPr>
                    </w:pPr>
                    <w:customXmlDelRangeStart w:id="7536" w:author="William Mitchell" w:date="2021-05-19T13:24:00Z"/>
                    <w:sdt>
                      <w:sdtPr>
                        <w:tag w:val="goog_rdk_1427"/>
                        <w:id w:val="920442890"/>
                      </w:sdtPr>
                      <w:sdtEndPr/>
                      <w:sdtContent>
                        <w:customXmlDelRangeEnd w:id="7536"/>
                        <w:del w:id="7537" w:author="Billy Mitchell" w:date="2021-04-22T13:10:00Z">
                          <w:r w:rsidR="00D2411E">
                            <w:rPr>
                              <w:color w:val="000000"/>
                              <w:sz w:val="22"/>
                              <w:szCs w:val="22"/>
                            </w:rPr>
                            <w:delText>15.06</w:delText>
                          </w:r>
                        </w:del>
                        <w:customXmlDelRangeStart w:id="7538" w:author="William Mitchell" w:date="2021-05-19T13:24:00Z"/>
                      </w:sdtContent>
                    </w:sdt>
                    <w:customXmlDelRangeEnd w:id="7538"/>
                  </w:p>
                  <w:customXmlDelRangeStart w:id="7539" w:author="William Mitchell" w:date="2021-05-19T13:24:00Z"/>
                </w:sdtContent>
              </w:sdt>
              <w:customXmlDelRangeEnd w:id="7539"/>
            </w:tc>
            <w:tc>
              <w:tcPr>
                <w:tcW w:w="990" w:type="dxa"/>
                <w:tcBorders>
                  <w:top w:val="nil"/>
                  <w:left w:val="nil"/>
                  <w:bottom w:val="nil"/>
                  <w:right w:val="nil"/>
                </w:tcBorders>
                <w:shd w:val="clear" w:color="auto" w:fill="auto"/>
                <w:vAlign w:val="center"/>
              </w:tcPr>
              <w:customXmlDelRangeStart w:id="7540" w:author="William Mitchell" w:date="2021-05-19T13:24:00Z"/>
              <w:sdt>
                <w:sdtPr>
                  <w:tag w:val="goog_rdk_1430"/>
                  <w:id w:val="1179624148"/>
                </w:sdtPr>
                <w:sdtEndPr/>
                <w:sdtContent>
                  <w:customXmlDelRangeEnd w:id="7540"/>
                  <w:p w14:paraId="0000026E" w14:textId="234C139B" w:rsidR="001D5C46" w:rsidRDefault="00C146F4">
                    <w:pPr>
                      <w:spacing w:line="480" w:lineRule="auto"/>
                      <w:jc w:val="center"/>
                      <w:rPr>
                        <w:del w:id="7541" w:author="Billy Mitchell" w:date="2021-04-22T13:10:00Z"/>
                        <w:color w:val="000000"/>
                        <w:sz w:val="22"/>
                        <w:szCs w:val="22"/>
                      </w:rPr>
                    </w:pPr>
                    <w:customXmlDelRangeStart w:id="7542" w:author="William Mitchell" w:date="2021-05-19T13:24:00Z"/>
                    <w:sdt>
                      <w:sdtPr>
                        <w:tag w:val="goog_rdk_1429"/>
                        <w:id w:val="1098291144"/>
                      </w:sdtPr>
                      <w:sdtEndPr/>
                      <w:sdtContent>
                        <w:customXmlDelRangeEnd w:id="7542"/>
                        <w:del w:id="7543" w:author="Billy Mitchell" w:date="2021-04-22T13:10:00Z">
                          <w:r w:rsidR="00D2411E">
                            <w:rPr>
                              <w:color w:val="000000"/>
                              <w:sz w:val="22"/>
                              <w:szCs w:val="22"/>
                            </w:rPr>
                            <w:delText>&lt; 0.001</w:delText>
                          </w:r>
                        </w:del>
                        <w:customXmlDelRangeStart w:id="7544" w:author="William Mitchell" w:date="2021-05-19T13:24:00Z"/>
                      </w:sdtContent>
                    </w:sdt>
                    <w:customXmlDelRangeEnd w:id="7544"/>
                  </w:p>
                  <w:customXmlDelRangeStart w:id="7545" w:author="William Mitchell" w:date="2021-05-19T13:24:00Z"/>
                </w:sdtContent>
              </w:sdt>
              <w:customXmlDelRangeEnd w:id="7545"/>
            </w:tc>
            <w:tc>
              <w:tcPr>
                <w:tcW w:w="1260" w:type="dxa"/>
                <w:tcBorders>
                  <w:top w:val="nil"/>
                  <w:left w:val="nil"/>
                  <w:bottom w:val="nil"/>
                  <w:right w:val="nil"/>
                </w:tcBorders>
                <w:shd w:val="clear" w:color="auto" w:fill="auto"/>
                <w:vAlign w:val="center"/>
              </w:tcPr>
              <w:customXmlDelRangeStart w:id="7546" w:author="William Mitchell" w:date="2021-05-19T13:24:00Z"/>
              <w:sdt>
                <w:sdtPr>
                  <w:tag w:val="goog_rdk_1432"/>
                  <w:id w:val="-563880386"/>
                </w:sdtPr>
                <w:sdtEndPr/>
                <w:sdtContent>
                  <w:customXmlDelRangeEnd w:id="7546"/>
                  <w:p w14:paraId="0000026F" w14:textId="5F40997C" w:rsidR="001D5C46" w:rsidRDefault="00C146F4">
                    <w:pPr>
                      <w:spacing w:line="480" w:lineRule="auto"/>
                      <w:jc w:val="center"/>
                      <w:rPr>
                        <w:del w:id="7547" w:author="Billy Mitchell" w:date="2021-04-22T13:10:00Z"/>
                        <w:color w:val="000000"/>
                        <w:sz w:val="22"/>
                        <w:szCs w:val="22"/>
                      </w:rPr>
                    </w:pPr>
                    <w:customXmlDelRangeStart w:id="7548" w:author="William Mitchell" w:date="2021-05-19T13:24:00Z"/>
                    <w:sdt>
                      <w:sdtPr>
                        <w:tag w:val="goog_rdk_1431"/>
                        <w:id w:val="259718637"/>
                      </w:sdtPr>
                      <w:sdtEndPr/>
                      <w:sdtContent>
                        <w:customXmlDelRangeEnd w:id="7548"/>
                        <w:del w:id="7549" w:author="Billy Mitchell" w:date="2021-04-22T13:10:00Z">
                          <w:r w:rsidR="00D2411E">
                            <w:rPr>
                              <w:color w:val="000000"/>
                              <w:sz w:val="22"/>
                              <w:szCs w:val="22"/>
                            </w:rPr>
                            <w:delText>0.001</w:delText>
                          </w:r>
                        </w:del>
                        <w:customXmlDelRangeStart w:id="7550" w:author="William Mitchell" w:date="2021-05-19T13:24:00Z"/>
                      </w:sdtContent>
                    </w:sdt>
                    <w:customXmlDelRangeEnd w:id="7550"/>
                  </w:p>
                  <w:customXmlDelRangeStart w:id="7551" w:author="William Mitchell" w:date="2021-05-19T13:24:00Z"/>
                </w:sdtContent>
              </w:sdt>
              <w:customXmlDelRangeEnd w:id="7551"/>
            </w:tc>
            <w:tc>
              <w:tcPr>
                <w:tcW w:w="1260" w:type="dxa"/>
                <w:tcBorders>
                  <w:top w:val="nil"/>
                  <w:left w:val="nil"/>
                  <w:bottom w:val="nil"/>
                  <w:right w:val="nil"/>
                </w:tcBorders>
                <w:shd w:val="clear" w:color="auto" w:fill="auto"/>
                <w:vAlign w:val="center"/>
              </w:tcPr>
              <w:customXmlDelRangeStart w:id="7552" w:author="William Mitchell" w:date="2021-05-19T13:24:00Z"/>
              <w:sdt>
                <w:sdtPr>
                  <w:tag w:val="goog_rdk_1434"/>
                  <w:id w:val="-488241410"/>
                </w:sdtPr>
                <w:sdtEndPr/>
                <w:sdtContent>
                  <w:customXmlDelRangeEnd w:id="7552"/>
                  <w:p w14:paraId="00000270" w14:textId="3509A02E" w:rsidR="001D5C46" w:rsidRDefault="00C146F4">
                    <w:pPr>
                      <w:spacing w:line="480" w:lineRule="auto"/>
                      <w:jc w:val="center"/>
                      <w:rPr>
                        <w:del w:id="7553" w:author="Billy Mitchell" w:date="2021-04-22T13:10:00Z"/>
                        <w:color w:val="000000"/>
                        <w:sz w:val="22"/>
                        <w:szCs w:val="22"/>
                      </w:rPr>
                    </w:pPr>
                    <w:customXmlDelRangeStart w:id="7554" w:author="William Mitchell" w:date="2021-05-19T13:24:00Z"/>
                    <w:sdt>
                      <w:sdtPr>
                        <w:tag w:val="goog_rdk_1433"/>
                        <w:id w:val="1746612285"/>
                      </w:sdtPr>
                      <w:sdtEndPr/>
                      <w:sdtContent>
                        <w:customXmlDelRangeEnd w:id="7554"/>
                        <w:del w:id="7555" w:author="Billy Mitchell" w:date="2021-04-22T13:10:00Z">
                          <w:r w:rsidR="00D2411E">
                            <w:rPr>
                              <w:color w:val="000000"/>
                              <w:sz w:val="22"/>
                              <w:szCs w:val="22"/>
                            </w:rPr>
                            <w:delText>0.040</w:delText>
                          </w:r>
                        </w:del>
                        <w:customXmlDelRangeStart w:id="7556" w:author="William Mitchell" w:date="2021-05-19T13:24:00Z"/>
                      </w:sdtContent>
                    </w:sdt>
                    <w:customXmlDelRangeEnd w:id="7556"/>
                  </w:p>
                  <w:customXmlDelRangeStart w:id="7557" w:author="William Mitchell" w:date="2021-05-19T13:24:00Z"/>
                </w:sdtContent>
              </w:sdt>
              <w:customXmlDelRangeEnd w:id="7557"/>
            </w:tc>
          </w:tr>
          <w:customXmlDelRangeStart w:id="7558" w:author="William Mitchell" w:date="2021-05-19T13:24:00Z"/>
        </w:sdtContent>
      </w:sdt>
      <w:customXmlDelRangeEnd w:id="7558"/>
      <w:customXmlDelRangeStart w:id="7559" w:author="William Mitchell" w:date="2021-05-19T13:24:00Z"/>
      <w:sdt>
        <w:sdtPr>
          <w:tag w:val="goog_rdk_1436"/>
          <w:id w:val="220177879"/>
        </w:sdtPr>
        <w:sdtEndPr/>
        <w:sdtContent>
          <w:customXmlDelRangeEnd w:id="7559"/>
          <w:tr w:rsidR="001D5C46" w14:paraId="25D20ED5" w14:textId="77777777">
            <w:trPr>
              <w:trHeight w:val="360"/>
              <w:del w:id="7560" w:author="Billy Mitchell" w:date="2021-04-22T13:10:00Z"/>
            </w:trPr>
            <w:tc>
              <w:tcPr>
                <w:tcW w:w="3670" w:type="dxa"/>
                <w:tcBorders>
                  <w:top w:val="nil"/>
                  <w:left w:val="nil"/>
                  <w:bottom w:val="nil"/>
                  <w:right w:val="nil"/>
                </w:tcBorders>
                <w:shd w:val="clear" w:color="auto" w:fill="auto"/>
                <w:vAlign w:val="center"/>
              </w:tcPr>
              <w:customXmlDelRangeStart w:id="7561" w:author="William Mitchell" w:date="2021-05-19T13:24:00Z"/>
              <w:sdt>
                <w:sdtPr>
                  <w:tag w:val="goog_rdk_1438"/>
                  <w:id w:val="-1719503363"/>
                </w:sdtPr>
                <w:sdtEndPr/>
                <w:sdtContent>
                  <w:customXmlDelRangeEnd w:id="7561"/>
                  <w:p w14:paraId="00000271" w14:textId="7AD009D2" w:rsidR="001D5C46" w:rsidRDefault="00C146F4">
                    <w:pPr>
                      <w:spacing w:line="480" w:lineRule="auto"/>
                      <w:jc w:val="center"/>
                      <w:rPr>
                        <w:del w:id="7562" w:author="Billy Mitchell" w:date="2021-04-22T13:10:00Z"/>
                        <w:color w:val="000000"/>
                        <w:sz w:val="22"/>
                        <w:szCs w:val="22"/>
                      </w:rPr>
                    </w:pPr>
                    <w:customXmlDelRangeStart w:id="7563" w:author="William Mitchell" w:date="2021-05-19T13:24:00Z"/>
                    <w:sdt>
                      <w:sdtPr>
                        <w:tag w:val="goog_rdk_1437"/>
                        <w:id w:val="-797759436"/>
                      </w:sdtPr>
                      <w:sdtEndPr/>
                      <w:sdtContent>
                        <w:customXmlDelRangeEnd w:id="7563"/>
                        <w:del w:id="7564" w:author="Billy Mitchell" w:date="2021-04-22T13:10:00Z">
                          <w:r w:rsidR="00D2411E">
                            <w:rPr>
                              <w:color w:val="000000"/>
                              <w:sz w:val="22"/>
                              <w:szCs w:val="22"/>
                            </w:rPr>
                            <w:delText>ROI : Affectivity</w:delText>
                          </w:r>
                        </w:del>
                        <w:customXmlDelRangeStart w:id="7565" w:author="William Mitchell" w:date="2021-05-19T13:24:00Z"/>
                      </w:sdtContent>
                    </w:sdt>
                    <w:customXmlDelRangeEnd w:id="7565"/>
                  </w:p>
                  <w:customXmlDelRangeStart w:id="7566" w:author="William Mitchell" w:date="2021-05-19T13:24:00Z"/>
                </w:sdtContent>
              </w:sdt>
              <w:customXmlDelRangeEnd w:id="7566"/>
            </w:tc>
            <w:tc>
              <w:tcPr>
                <w:tcW w:w="1100" w:type="dxa"/>
                <w:tcBorders>
                  <w:top w:val="nil"/>
                  <w:left w:val="nil"/>
                  <w:bottom w:val="nil"/>
                  <w:right w:val="nil"/>
                </w:tcBorders>
                <w:shd w:val="clear" w:color="auto" w:fill="auto"/>
                <w:vAlign w:val="center"/>
              </w:tcPr>
              <w:customXmlDelRangeStart w:id="7567" w:author="William Mitchell" w:date="2021-05-19T13:24:00Z"/>
              <w:sdt>
                <w:sdtPr>
                  <w:tag w:val="goog_rdk_1440"/>
                  <w:id w:val="1288703359"/>
                </w:sdtPr>
                <w:sdtEndPr/>
                <w:sdtContent>
                  <w:customXmlDelRangeEnd w:id="7567"/>
                  <w:p w14:paraId="00000272" w14:textId="605A738C" w:rsidR="001D5C46" w:rsidRDefault="00C146F4">
                    <w:pPr>
                      <w:spacing w:line="480" w:lineRule="auto"/>
                      <w:jc w:val="center"/>
                      <w:rPr>
                        <w:del w:id="7568" w:author="Billy Mitchell" w:date="2021-04-22T13:10:00Z"/>
                        <w:color w:val="000000"/>
                        <w:sz w:val="22"/>
                        <w:szCs w:val="22"/>
                      </w:rPr>
                    </w:pPr>
                    <w:customXmlDelRangeStart w:id="7569" w:author="William Mitchell" w:date="2021-05-19T13:24:00Z"/>
                    <w:sdt>
                      <w:sdtPr>
                        <w:tag w:val="goog_rdk_1439"/>
                        <w:id w:val="-742103686"/>
                      </w:sdtPr>
                      <w:sdtEndPr/>
                      <w:sdtContent>
                        <w:customXmlDelRangeEnd w:id="7569"/>
                        <w:del w:id="7570" w:author="Billy Mitchell" w:date="2021-04-22T13:10:00Z">
                          <w:r w:rsidR="00D2411E">
                            <w:rPr>
                              <w:color w:val="000000"/>
                              <w:sz w:val="22"/>
                              <w:szCs w:val="22"/>
                            </w:rPr>
                            <w:delText>0.0</w:delText>
                          </w:r>
                        </w:del>
                        <w:customXmlDelRangeStart w:id="7571" w:author="William Mitchell" w:date="2021-05-19T13:24:00Z"/>
                      </w:sdtContent>
                    </w:sdt>
                    <w:customXmlDelRangeEnd w:id="7571"/>
                  </w:p>
                  <w:customXmlDelRangeStart w:id="7572" w:author="William Mitchell" w:date="2021-05-19T13:24:00Z"/>
                </w:sdtContent>
              </w:sdt>
              <w:customXmlDelRangeEnd w:id="7572"/>
            </w:tc>
            <w:tc>
              <w:tcPr>
                <w:tcW w:w="706" w:type="dxa"/>
                <w:tcBorders>
                  <w:top w:val="nil"/>
                  <w:left w:val="nil"/>
                  <w:bottom w:val="nil"/>
                  <w:right w:val="nil"/>
                </w:tcBorders>
                <w:shd w:val="clear" w:color="auto" w:fill="auto"/>
                <w:vAlign w:val="center"/>
              </w:tcPr>
              <w:customXmlDelRangeStart w:id="7573" w:author="William Mitchell" w:date="2021-05-19T13:24:00Z"/>
              <w:sdt>
                <w:sdtPr>
                  <w:tag w:val="goog_rdk_1442"/>
                  <w:id w:val="-312645639"/>
                </w:sdtPr>
                <w:sdtEndPr/>
                <w:sdtContent>
                  <w:customXmlDelRangeEnd w:id="7573"/>
                  <w:p w14:paraId="00000273" w14:textId="7A7B5404" w:rsidR="001D5C46" w:rsidRDefault="00C146F4">
                    <w:pPr>
                      <w:spacing w:line="480" w:lineRule="auto"/>
                      <w:jc w:val="center"/>
                      <w:rPr>
                        <w:del w:id="7574" w:author="Billy Mitchell" w:date="2021-04-22T13:10:00Z"/>
                        <w:color w:val="000000"/>
                        <w:sz w:val="22"/>
                        <w:szCs w:val="22"/>
                      </w:rPr>
                    </w:pPr>
                    <w:customXmlDelRangeStart w:id="7575" w:author="William Mitchell" w:date="2021-05-19T13:24:00Z"/>
                    <w:sdt>
                      <w:sdtPr>
                        <w:tag w:val="goog_rdk_1441"/>
                        <w:id w:val="415907162"/>
                      </w:sdtPr>
                      <w:sdtEndPr/>
                      <w:sdtContent>
                        <w:customXmlDelRangeEnd w:id="7575"/>
                        <w:del w:id="7576" w:author="Billy Mitchell" w:date="2021-04-22T13:10:00Z">
                          <w:r w:rsidR="00D2411E">
                            <w:rPr>
                              <w:color w:val="000000"/>
                              <w:sz w:val="22"/>
                              <w:szCs w:val="22"/>
                            </w:rPr>
                            <w:delText>2</w:delText>
                          </w:r>
                        </w:del>
                        <w:customXmlDelRangeStart w:id="7577" w:author="William Mitchell" w:date="2021-05-19T13:24:00Z"/>
                      </w:sdtContent>
                    </w:sdt>
                    <w:customXmlDelRangeEnd w:id="7577"/>
                  </w:p>
                  <w:customXmlDelRangeStart w:id="7578" w:author="William Mitchell" w:date="2021-05-19T13:24:00Z"/>
                </w:sdtContent>
              </w:sdt>
              <w:customXmlDelRangeEnd w:id="7578"/>
            </w:tc>
            <w:tc>
              <w:tcPr>
                <w:tcW w:w="1158" w:type="dxa"/>
                <w:tcBorders>
                  <w:top w:val="nil"/>
                  <w:left w:val="nil"/>
                  <w:bottom w:val="nil"/>
                  <w:right w:val="nil"/>
                </w:tcBorders>
                <w:shd w:val="clear" w:color="auto" w:fill="auto"/>
                <w:vAlign w:val="center"/>
              </w:tcPr>
              <w:customXmlDelRangeStart w:id="7579" w:author="William Mitchell" w:date="2021-05-19T13:24:00Z"/>
              <w:sdt>
                <w:sdtPr>
                  <w:tag w:val="goog_rdk_1444"/>
                  <w:id w:val="709921567"/>
                </w:sdtPr>
                <w:sdtEndPr/>
                <w:sdtContent>
                  <w:customXmlDelRangeEnd w:id="7579"/>
                  <w:p w14:paraId="00000274" w14:textId="03BDA988" w:rsidR="001D5C46" w:rsidRDefault="00C146F4">
                    <w:pPr>
                      <w:spacing w:line="480" w:lineRule="auto"/>
                      <w:jc w:val="center"/>
                      <w:rPr>
                        <w:del w:id="7580" w:author="Billy Mitchell" w:date="2021-04-22T13:10:00Z"/>
                        <w:color w:val="000000"/>
                        <w:sz w:val="22"/>
                        <w:szCs w:val="22"/>
                      </w:rPr>
                    </w:pPr>
                    <w:customXmlDelRangeStart w:id="7581" w:author="William Mitchell" w:date="2021-05-19T13:24:00Z"/>
                    <w:sdt>
                      <w:sdtPr>
                        <w:tag w:val="goog_rdk_1443"/>
                        <w:id w:val="-809168288"/>
                      </w:sdtPr>
                      <w:sdtEndPr/>
                      <w:sdtContent>
                        <w:customXmlDelRangeEnd w:id="7581"/>
                        <w:del w:id="7582" w:author="Billy Mitchell" w:date="2021-04-22T13:10:00Z">
                          <w:r w:rsidR="00D2411E">
                            <w:rPr>
                              <w:color w:val="000000"/>
                              <w:sz w:val="22"/>
                              <w:szCs w:val="22"/>
                            </w:rPr>
                            <w:delText>0.12</w:delText>
                          </w:r>
                        </w:del>
                        <w:customXmlDelRangeStart w:id="7583" w:author="William Mitchell" w:date="2021-05-19T13:24:00Z"/>
                      </w:sdtContent>
                    </w:sdt>
                    <w:customXmlDelRangeEnd w:id="7583"/>
                  </w:p>
                  <w:customXmlDelRangeStart w:id="7584" w:author="William Mitchell" w:date="2021-05-19T13:24:00Z"/>
                </w:sdtContent>
              </w:sdt>
              <w:customXmlDelRangeEnd w:id="7584"/>
            </w:tc>
            <w:tc>
              <w:tcPr>
                <w:tcW w:w="990" w:type="dxa"/>
                <w:tcBorders>
                  <w:top w:val="nil"/>
                  <w:left w:val="nil"/>
                  <w:bottom w:val="nil"/>
                  <w:right w:val="nil"/>
                </w:tcBorders>
                <w:shd w:val="clear" w:color="auto" w:fill="auto"/>
                <w:vAlign w:val="center"/>
              </w:tcPr>
              <w:customXmlDelRangeStart w:id="7585" w:author="William Mitchell" w:date="2021-05-19T13:24:00Z"/>
              <w:sdt>
                <w:sdtPr>
                  <w:tag w:val="goog_rdk_1446"/>
                  <w:id w:val="201826676"/>
                </w:sdtPr>
                <w:sdtEndPr/>
                <w:sdtContent>
                  <w:customXmlDelRangeEnd w:id="7585"/>
                  <w:p w14:paraId="00000275" w14:textId="0AA267DD" w:rsidR="001D5C46" w:rsidRDefault="00C146F4">
                    <w:pPr>
                      <w:spacing w:line="480" w:lineRule="auto"/>
                      <w:jc w:val="center"/>
                      <w:rPr>
                        <w:del w:id="7586" w:author="Billy Mitchell" w:date="2021-04-22T13:10:00Z"/>
                        <w:color w:val="000000"/>
                        <w:sz w:val="22"/>
                        <w:szCs w:val="22"/>
                      </w:rPr>
                    </w:pPr>
                    <w:customXmlDelRangeStart w:id="7587" w:author="William Mitchell" w:date="2021-05-19T13:24:00Z"/>
                    <w:sdt>
                      <w:sdtPr>
                        <w:tag w:val="goog_rdk_1445"/>
                        <w:id w:val="-2091224441"/>
                      </w:sdtPr>
                      <w:sdtEndPr/>
                      <w:sdtContent>
                        <w:customXmlDelRangeEnd w:id="7587"/>
                        <w:del w:id="7588" w:author="Billy Mitchell" w:date="2021-04-22T13:10:00Z">
                          <w:r w:rsidR="00D2411E">
                            <w:rPr>
                              <w:color w:val="000000"/>
                              <w:sz w:val="22"/>
                              <w:szCs w:val="22"/>
                            </w:rPr>
                            <w:delText>0.91</w:delText>
                          </w:r>
                        </w:del>
                        <w:customXmlDelRangeStart w:id="7589" w:author="William Mitchell" w:date="2021-05-19T13:24:00Z"/>
                      </w:sdtContent>
                    </w:sdt>
                    <w:customXmlDelRangeEnd w:id="7589"/>
                  </w:p>
                  <w:customXmlDelRangeStart w:id="7590" w:author="William Mitchell" w:date="2021-05-19T13:24:00Z"/>
                </w:sdtContent>
              </w:sdt>
              <w:customXmlDelRangeEnd w:id="7590"/>
            </w:tc>
            <w:tc>
              <w:tcPr>
                <w:tcW w:w="990" w:type="dxa"/>
                <w:tcBorders>
                  <w:top w:val="nil"/>
                  <w:left w:val="nil"/>
                  <w:bottom w:val="nil"/>
                  <w:right w:val="nil"/>
                </w:tcBorders>
                <w:shd w:val="clear" w:color="auto" w:fill="auto"/>
                <w:vAlign w:val="center"/>
              </w:tcPr>
              <w:customXmlDelRangeStart w:id="7591" w:author="William Mitchell" w:date="2021-05-19T13:24:00Z"/>
              <w:sdt>
                <w:sdtPr>
                  <w:tag w:val="goog_rdk_1448"/>
                  <w:id w:val="-1691743279"/>
                </w:sdtPr>
                <w:sdtEndPr/>
                <w:sdtContent>
                  <w:customXmlDelRangeEnd w:id="7591"/>
                  <w:p w14:paraId="00000276" w14:textId="1AA0B480" w:rsidR="001D5C46" w:rsidRDefault="00C146F4">
                    <w:pPr>
                      <w:spacing w:line="480" w:lineRule="auto"/>
                      <w:jc w:val="center"/>
                      <w:rPr>
                        <w:del w:id="7592" w:author="Billy Mitchell" w:date="2021-04-22T13:10:00Z"/>
                        <w:color w:val="000000"/>
                        <w:sz w:val="22"/>
                        <w:szCs w:val="22"/>
                      </w:rPr>
                    </w:pPr>
                    <w:customXmlDelRangeStart w:id="7593" w:author="William Mitchell" w:date="2021-05-19T13:24:00Z"/>
                    <w:sdt>
                      <w:sdtPr>
                        <w:tag w:val="goog_rdk_1447"/>
                        <w:id w:val="1156954028"/>
                      </w:sdtPr>
                      <w:sdtEndPr/>
                      <w:sdtContent>
                        <w:customXmlDelRangeEnd w:id="7593"/>
                        <w:del w:id="7594" w:author="Billy Mitchell" w:date="2021-04-22T13:10:00Z">
                          <w:r w:rsidR="00D2411E">
                            <w:rPr>
                              <w:color w:val="000000"/>
                              <w:sz w:val="22"/>
                              <w:szCs w:val="22"/>
                            </w:rPr>
                            <w:delText>0.402</w:delText>
                          </w:r>
                        </w:del>
                        <w:customXmlDelRangeStart w:id="7595" w:author="William Mitchell" w:date="2021-05-19T13:24:00Z"/>
                      </w:sdtContent>
                    </w:sdt>
                    <w:customXmlDelRangeEnd w:id="7595"/>
                  </w:p>
                  <w:customXmlDelRangeStart w:id="7596" w:author="William Mitchell" w:date="2021-05-19T13:24:00Z"/>
                </w:sdtContent>
              </w:sdt>
              <w:customXmlDelRangeEnd w:id="7596"/>
            </w:tc>
            <w:tc>
              <w:tcPr>
                <w:tcW w:w="1260" w:type="dxa"/>
                <w:tcBorders>
                  <w:top w:val="nil"/>
                  <w:left w:val="nil"/>
                  <w:bottom w:val="nil"/>
                  <w:right w:val="nil"/>
                </w:tcBorders>
                <w:shd w:val="clear" w:color="auto" w:fill="auto"/>
                <w:vAlign w:val="center"/>
              </w:tcPr>
              <w:customXmlDelRangeStart w:id="7597" w:author="William Mitchell" w:date="2021-05-19T13:24:00Z"/>
              <w:sdt>
                <w:sdtPr>
                  <w:tag w:val="goog_rdk_1450"/>
                  <w:id w:val="-1176575557"/>
                </w:sdtPr>
                <w:sdtEndPr/>
                <w:sdtContent>
                  <w:customXmlDelRangeEnd w:id="7597"/>
                  <w:p w14:paraId="00000277" w14:textId="6F574D2D" w:rsidR="001D5C46" w:rsidRDefault="00C146F4">
                    <w:pPr>
                      <w:spacing w:line="480" w:lineRule="auto"/>
                      <w:jc w:val="center"/>
                      <w:rPr>
                        <w:del w:id="7598" w:author="Billy Mitchell" w:date="2021-04-22T13:10:00Z"/>
                        <w:color w:val="000000"/>
                        <w:sz w:val="22"/>
                        <w:szCs w:val="22"/>
                      </w:rPr>
                    </w:pPr>
                    <w:customXmlDelRangeStart w:id="7599" w:author="William Mitchell" w:date="2021-05-19T13:24:00Z"/>
                    <w:sdt>
                      <w:sdtPr>
                        <w:tag w:val="goog_rdk_1449"/>
                        <w:id w:val="-1749416019"/>
                      </w:sdtPr>
                      <w:sdtEndPr/>
                      <w:sdtContent>
                        <w:customXmlDelRangeEnd w:id="7599"/>
                        <w:del w:id="7600" w:author="Billy Mitchell" w:date="2021-04-22T13:10:00Z">
                          <w:r w:rsidR="00D2411E">
                            <w:rPr>
                              <w:color w:val="000000"/>
                              <w:sz w:val="22"/>
                              <w:szCs w:val="22"/>
                            </w:rPr>
                            <w:delText>0.000</w:delText>
                          </w:r>
                        </w:del>
                        <w:customXmlDelRangeStart w:id="7601" w:author="William Mitchell" w:date="2021-05-19T13:24:00Z"/>
                      </w:sdtContent>
                    </w:sdt>
                    <w:customXmlDelRangeEnd w:id="7601"/>
                  </w:p>
                  <w:customXmlDelRangeStart w:id="7602" w:author="William Mitchell" w:date="2021-05-19T13:24:00Z"/>
                </w:sdtContent>
              </w:sdt>
              <w:customXmlDelRangeEnd w:id="7602"/>
            </w:tc>
            <w:tc>
              <w:tcPr>
                <w:tcW w:w="1260" w:type="dxa"/>
                <w:tcBorders>
                  <w:top w:val="nil"/>
                  <w:left w:val="nil"/>
                  <w:bottom w:val="nil"/>
                  <w:right w:val="nil"/>
                </w:tcBorders>
                <w:shd w:val="clear" w:color="auto" w:fill="auto"/>
                <w:vAlign w:val="center"/>
              </w:tcPr>
              <w:customXmlDelRangeStart w:id="7603" w:author="William Mitchell" w:date="2021-05-19T13:24:00Z"/>
              <w:sdt>
                <w:sdtPr>
                  <w:tag w:val="goog_rdk_1452"/>
                  <w:id w:val="-305312432"/>
                </w:sdtPr>
                <w:sdtEndPr/>
                <w:sdtContent>
                  <w:customXmlDelRangeEnd w:id="7603"/>
                  <w:p w14:paraId="00000278" w14:textId="0DF13D79" w:rsidR="001D5C46" w:rsidRDefault="00C146F4">
                    <w:pPr>
                      <w:spacing w:line="480" w:lineRule="auto"/>
                      <w:jc w:val="center"/>
                      <w:rPr>
                        <w:del w:id="7604" w:author="Billy Mitchell" w:date="2021-04-22T13:10:00Z"/>
                        <w:color w:val="000000"/>
                        <w:sz w:val="22"/>
                        <w:szCs w:val="22"/>
                      </w:rPr>
                    </w:pPr>
                    <w:customXmlDelRangeStart w:id="7605" w:author="William Mitchell" w:date="2021-05-19T13:24:00Z"/>
                    <w:sdt>
                      <w:sdtPr>
                        <w:tag w:val="goog_rdk_1451"/>
                        <w:id w:val="665287590"/>
                      </w:sdtPr>
                      <w:sdtEndPr/>
                      <w:sdtContent>
                        <w:customXmlDelRangeEnd w:id="7605"/>
                        <w:del w:id="7606" w:author="Billy Mitchell" w:date="2021-04-22T13:10:00Z">
                          <w:r w:rsidR="00D2411E">
                            <w:rPr>
                              <w:color w:val="000000"/>
                              <w:sz w:val="22"/>
                              <w:szCs w:val="22"/>
                            </w:rPr>
                            <w:delText>0.010</w:delText>
                          </w:r>
                        </w:del>
                        <w:customXmlDelRangeStart w:id="7607" w:author="William Mitchell" w:date="2021-05-19T13:24:00Z"/>
                      </w:sdtContent>
                    </w:sdt>
                    <w:customXmlDelRangeEnd w:id="7607"/>
                  </w:p>
                  <w:customXmlDelRangeStart w:id="7608" w:author="William Mitchell" w:date="2021-05-19T13:24:00Z"/>
                </w:sdtContent>
              </w:sdt>
              <w:customXmlDelRangeEnd w:id="7608"/>
            </w:tc>
          </w:tr>
          <w:customXmlDelRangeStart w:id="7609" w:author="William Mitchell" w:date="2021-05-19T13:24:00Z"/>
        </w:sdtContent>
      </w:sdt>
      <w:customXmlDelRangeEnd w:id="7609"/>
      <w:customXmlDelRangeStart w:id="7610" w:author="William Mitchell" w:date="2021-05-19T13:24:00Z"/>
      <w:sdt>
        <w:sdtPr>
          <w:tag w:val="goog_rdk_1454"/>
          <w:id w:val="2036913281"/>
        </w:sdtPr>
        <w:sdtEndPr/>
        <w:sdtContent>
          <w:customXmlDelRangeEnd w:id="7610"/>
          <w:tr w:rsidR="001D5C46" w14:paraId="5B007C7A" w14:textId="77777777">
            <w:trPr>
              <w:trHeight w:val="360"/>
              <w:del w:id="7611" w:author="Billy Mitchell" w:date="2021-04-22T13:10:00Z"/>
            </w:trPr>
            <w:tc>
              <w:tcPr>
                <w:tcW w:w="3670" w:type="dxa"/>
                <w:tcBorders>
                  <w:top w:val="nil"/>
                  <w:left w:val="nil"/>
                  <w:bottom w:val="nil"/>
                  <w:right w:val="nil"/>
                </w:tcBorders>
                <w:shd w:val="clear" w:color="auto" w:fill="auto"/>
                <w:vAlign w:val="center"/>
              </w:tcPr>
              <w:customXmlDelRangeStart w:id="7612" w:author="William Mitchell" w:date="2021-05-19T13:24:00Z"/>
              <w:sdt>
                <w:sdtPr>
                  <w:tag w:val="goog_rdk_1456"/>
                  <w:id w:val="-2075112332"/>
                </w:sdtPr>
                <w:sdtEndPr/>
                <w:sdtContent>
                  <w:customXmlDelRangeEnd w:id="7612"/>
                  <w:p w14:paraId="00000279" w14:textId="6E1DB942" w:rsidR="001D5C46" w:rsidRDefault="00C146F4">
                    <w:pPr>
                      <w:spacing w:line="480" w:lineRule="auto"/>
                      <w:jc w:val="center"/>
                      <w:rPr>
                        <w:del w:id="7613" w:author="Billy Mitchell" w:date="2021-04-22T13:10:00Z"/>
                        <w:color w:val="000000"/>
                        <w:sz w:val="22"/>
                        <w:szCs w:val="22"/>
                      </w:rPr>
                    </w:pPr>
                    <w:customXmlDelRangeStart w:id="7614" w:author="William Mitchell" w:date="2021-05-19T13:24:00Z"/>
                    <w:sdt>
                      <w:sdtPr>
                        <w:tag w:val="goog_rdk_1455"/>
                        <w:id w:val="2068841237"/>
                      </w:sdtPr>
                      <w:sdtEndPr/>
                      <w:sdtContent>
                        <w:customXmlDelRangeEnd w:id="7614"/>
                        <w:del w:id="7615" w:author="Billy Mitchell" w:date="2021-04-22T13:10:00Z">
                          <w:r w:rsidR="00D2411E">
                            <w:rPr>
                              <w:color w:val="000000"/>
                              <w:sz w:val="22"/>
                              <w:szCs w:val="22"/>
                            </w:rPr>
                            <w:delText>Age Group : Affectivity</w:delText>
                          </w:r>
                        </w:del>
                        <w:customXmlDelRangeStart w:id="7616" w:author="William Mitchell" w:date="2021-05-19T13:24:00Z"/>
                      </w:sdtContent>
                    </w:sdt>
                    <w:customXmlDelRangeEnd w:id="7616"/>
                  </w:p>
                  <w:customXmlDelRangeStart w:id="7617" w:author="William Mitchell" w:date="2021-05-19T13:24:00Z"/>
                </w:sdtContent>
              </w:sdt>
              <w:customXmlDelRangeEnd w:id="7617"/>
            </w:tc>
            <w:tc>
              <w:tcPr>
                <w:tcW w:w="1100" w:type="dxa"/>
                <w:tcBorders>
                  <w:top w:val="nil"/>
                  <w:left w:val="nil"/>
                  <w:bottom w:val="nil"/>
                  <w:right w:val="nil"/>
                </w:tcBorders>
                <w:shd w:val="clear" w:color="auto" w:fill="auto"/>
                <w:vAlign w:val="center"/>
              </w:tcPr>
              <w:customXmlDelRangeStart w:id="7618" w:author="William Mitchell" w:date="2021-05-19T13:24:00Z"/>
              <w:sdt>
                <w:sdtPr>
                  <w:tag w:val="goog_rdk_1458"/>
                  <w:id w:val="494151995"/>
                </w:sdtPr>
                <w:sdtEndPr/>
                <w:sdtContent>
                  <w:customXmlDelRangeEnd w:id="7618"/>
                  <w:p w14:paraId="0000027A" w14:textId="28A2ED85" w:rsidR="001D5C46" w:rsidRDefault="00C146F4">
                    <w:pPr>
                      <w:spacing w:line="480" w:lineRule="auto"/>
                      <w:jc w:val="center"/>
                      <w:rPr>
                        <w:del w:id="7619" w:author="Billy Mitchell" w:date="2021-04-22T13:10:00Z"/>
                        <w:color w:val="000000"/>
                        <w:sz w:val="22"/>
                        <w:szCs w:val="22"/>
                      </w:rPr>
                    </w:pPr>
                    <w:customXmlDelRangeStart w:id="7620" w:author="William Mitchell" w:date="2021-05-19T13:24:00Z"/>
                    <w:sdt>
                      <w:sdtPr>
                        <w:tag w:val="goog_rdk_1457"/>
                        <w:id w:val="1258179699"/>
                      </w:sdtPr>
                      <w:sdtEndPr/>
                      <w:sdtContent>
                        <w:customXmlDelRangeEnd w:id="7620"/>
                        <w:del w:id="7621" w:author="Billy Mitchell" w:date="2021-04-22T13:10:00Z">
                          <w:r w:rsidR="00D2411E">
                            <w:rPr>
                              <w:color w:val="000000"/>
                              <w:sz w:val="22"/>
                              <w:szCs w:val="22"/>
                            </w:rPr>
                            <w:delText>1.0</w:delText>
                          </w:r>
                        </w:del>
                        <w:customXmlDelRangeStart w:id="7622" w:author="William Mitchell" w:date="2021-05-19T13:24:00Z"/>
                      </w:sdtContent>
                    </w:sdt>
                    <w:customXmlDelRangeEnd w:id="7622"/>
                  </w:p>
                  <w:customXmlDelRangeStart w:id="7623" w:author="William Mitchell" w:date="2021-05-19T13:24:00Z"/>
                </w:sdtContent>
              </w:sdt>
              <w:customXmlDelRangeEnd w:id="7623"/>
            </w:tc>
            <w:tc>
              <w:tcPr>
                <w:tcW w:w="706" w:type="dxa"/>
                <w:tcBorders>
                  <w:top w:val="nil"/>
                  <w:left w:val="nil"/>
                  <w:bottom w:val="nil"/>
                  <w:right w:val="nil"/>
                </w:tcBorders>
                <w:shd w:val="clear" w:color="auto" w:fill="auto"/>
                <w:vAlign w:val="center"/>
              </w:tcPr>
              <w:customXmlDelRangeStart w:id="7624" w:author="William Mitchell" w:date="2021-05-19T13:24:00Z"/>
              <w:sdt>
                <w:sdtPr>
                  <w:tag w:val="goog_rdk_1460"/>
                  <w:id w:val="1541095912"/>
                </w:sdtPr>
                <w:sdtEndPr/>
                <w:sdtContent>
                  <w:customXmlDelRangeEnd w:id="7624"/>
                  <w:p w14:paraId="0000027B" w14:textId="388D2863" w:rsidR="001D5C46" w:rsidRDefault="00C146F4">
                    <w:pPr>
                      <w:spacing w:line="480" w:lineRule="auto"/>
                      <w:jc w:val="center"/>
                      <w:rPr>
                        <w:del w:id="7625" w:author="Billy Mitchell" w:date="2021-04-22T13:10:00Z"/>
                        <w:color w:val="000000"/>
                        <w:sz w:val="22"/>
                        <w:szCs w:val="22"/>
                      </w:rPr>
                    </w:pPr>
                    <w:customXmlDelRangeStart w:id="7626" w:author="William Mitchell" w:date="2021-05-19T13:24:00Z"/>
                    <w:sdt>
                      <w:sdtPr>
                        <w:tag w:val="goog_rdk_1459"/>
                        <w:id w:val="303744993"/>
                      </w:sdtPr>
                      <w:sdtEndPr/>
                      <w:sdtContent>
                        <w:customXmlDelRangeEnd w:id="7626"/>
                        <w:del w:id="7627" w:author="Billy Mitchell" w:date="2021-04-22T13:10:00Z">
                          <w:r w:rsidR="00D2411E">
                            <w:rPr>
                              <w:color w:val="000000"/>
                              <w:sz w:val="22"/>
                              <w:szCs w:val="22"/>
                            </w:rPr>
                            <w:delText>1</w:delText>
                          </w:r>
                        </w:del>
                        <w:customXmlDelRangeStart w:id="7628" w:author="William Mitchell" w:date="2021-05-19T13:24:00Z"/>
                      </w:sdtContent>
                    </w:sdt>
                    <w:customXmlDelRangeEnd w:id="7628"/>
                  </w:p>
                  <w:customXmlDelRangeStart w:id="7629" w:author="William Mitchell" w:date="2021-05-19T13:24:00Z"/>
                </w:sdtContent>
              </w:sdt>
              <w:customXmlDelRangeEnd w:id="7629"/>
            </w:tc>
            <w:tc>
              <w:tcPr>
                <w:tcW w:w="1158" w:type="dxa"/>
                <w:tcBorders>
                  <w:top w:val="nil"/>
                  <w:left w:val="nil"/>
                  <w:bottom w:val="nil"/>
                  <w:right w:val="nil"/>
                </w:tcBorders>
                <w:shd w:val="clear" w:color="auto" w:fill="auto"/>
                <w:vAlign w:val="center"/>
              </w:tcPr>
              <w:customXmlDelRangeStart w:id="7630" w:author="William Mitchell" w:date="2021-05-19T13:24:00Z"/>
              <w:sdt>
                <w:sdtPr>
                  <w:tag w:val="goog_rdk_1462"/>
                  <w:id w:val="-920632180"/>
                </w:sdtPr>
                <w:sdtEndPr/>
                <w:sdtContent>
                  <w:customXmlDelRangeEnd w:id="7630"/>
                  <w:p w14:paraId="0000027C" w14:textId="6F7F7C22" w:rsidR="001D5C46" w:rsidRDefault="00C146F4">
                    <w:pPr>
                      <w:spacing w:line="480" w:lineRule="auto"/>
                      <w:jc w:val="center"/>
                      <w:rPr>
                        <w:del w:id="7631" w:author="Billy Mitchell" w:date="2021-04-22T13:10:00Z"/>
                        <w:color w:val="000000"/>
                        <w:sz w:val="22"/>
                        <w:szCs w:val="22"/>
                      </w:rPr>
                    </w:pPr>
                    <w:customXmlDelRangeStart w:id="7632" w:author="William Mitchell" w:date="2021-05-19T13:24:00Z"/>
                    <w:sdt>
                      <w:sdtPr>
                        <w:tag w:val="goog_rdk_1461"/>
                        <w:id w:val="-1138650148"/>
                      </w:sdtPr>
                      <w:sdtEndPr/>
                      <w:sdtContent>
                        <w:customXmlDelRangeEnd w:id="7632"/>
                        <w:del w:id="7633" w:author="Billy Mitchell" w:date="2021-04-22T13:10:00Z">
                          <w:r w:rsidR="00D2411E">
                            <w:rPr>
                              <w:color w:val="000000"/>
                              <w:sz w:val="22"/>
                              <w:szCs w:val="22"/>
                            </w:rPr>
                            <w:delText>1.17</w:delText>
                          </w:r>
                        </w:del>
                        <w:customXmlDelRangeStart w:id="7634" w:author="William Mitchell" w:date="2021-05-19T13:24:00Z"/>
                      </w:sdtContent>
                    </w:sdt>
                    <w:customXmlDelRangeEnd w:id="7634"/>
                  </w:p>
                  <w:customXmlDelRangeStart w:id="7635" w:author="William Mitchell" w:date="2021-05-19T13:24:00Z"/>
                </w:sdtContent>
              </w:sdt>
              <w:customXmlDelRangeEnd w:id="7635"/>
            </w:tc>
            <w:tc>
              <w:tcPr>
                <w:tcW w:w="990" w:type="dxa"/>
                <w:tcBorders>
                  <w:top w:val="nil"/>
                  <w:left w:val="nil"/>
                  <w:bottom w:val="nil"/>
                  <w:right w:val="nil"/>
                </w:tcBorders>
                <w:shd w:val="clear" w:color="auto" w:fill="auto"/>
                <w:vAlign w:val="center"/>
              </w:tcPr>
              <w:customXmlDelRangeStart w:id="7636" w:author="William Mitchell" w:date="2021-05-19T13:24:00Z"/>
              <w:sdt>
                <w:sdtPr>
                  <w:tag w:val="goog_rdk_1464"/>
                  <w:id w:val="1839573809"/>
                </w:sdtPr>
                <w:sdtEndPr/>
                <w:sdtContent>
                  <w:customXmlDelRangeEnd w:id="7636"/>
                  <w:p w14:paraId="0000027D" w14:textId="5B576784" w:rsidR="001D5C46" w:rsidRDefault="00C146F4">
                    <w:pPr>
                      <w:spacing w:line="480" w:lineRule="auto"/>
                      <w:jc w:val="center"/>
                      <w:rPr>
                        <w:del w:id="7637" w:author="Billy Mitchell" w:date="2021-04-22T13:10:00Z"/>
                        <w:color w:val="000000"/>
                        <w:sz w:val="22"/>
                        <w:szCs w:val="22"/>
                      </w:rPr>
                    </w:pPr>
                    <w:customXmlDelRangeStart w:id="7638" w:author="William Mitchell" w:date="2021-05-19T13:24:00Z"/>
                    <w:sdt>
                      <w:sdtPr>
                        <w:tag w:val="goog_rdk_1463"/>
                        <w:id w:val="-55402276"/>
                      </w:sdtPr>
                      <w:sdtEndPr/>
                      <w:sdtContent>
                        <w:customXmlDelRangeEnd w:id="7638"/>
                        <w:del w:id="7639" w:author="Billy Mitchell" w:date="2021-04-22T13:10:00Z">
                          <w:r w:rsidR="00D2411E">
                            <w:rPr>
                              <w:color w:val="000000"/>
                              <w:sz w:val="22"/>
                              <w:szCs w:val="22"/>
                            </w:rPr>
                            <w:delText>8.72</w:delText>
                          </w:r>
                        </w:del>
                        <w:customXmlDelRangeStart w:id="7640" w:author="William Mitchell" w:date="2021-05-19T13:24:00Z"/>
                      </w:sdtContent>
                    </w:sdt>
                    <w:customXmlDelRangeEnd w:id="7640"/>
                  </w:p>
                  <w:customXmlDelRangeStart w:id="7641" w:author="William Mitchell" w:date="2021-05-19T13:24:00Z"/>
                </w:sdtContent>
              </w:sdt>
              <w:customXmlDelRangeEnd w:id="7641"/>
            </w:tc>
            <w:tc>
              <w:tcPr>
                <w:tcW w:w="990" w:type="dxa"/>
                <w:tcBorders>
                  <w:top w:val="nil"/>
                  <w:left w:val="nil"/>
                  <w:bottom w:val="nil"/>
                  <w:right w:val="nil"/>
                </w:tcBorders>
                <w:shd w:val="clear" w:color="auto" w:fill="auto"/>
                <w:vAlign w:val="center"/>
              </w:tcPr>
              <w:customXmlDelRangeStart w:id="7642" w:author="William Mitchell" w:date="2021-05-19T13:24:00Z"/>
              <w:sdt>
                <w:sdtPr>
                  <w:tag w:val="goog_rdk_1466"/>
                  <w:id w:val="-1034883306"/>
                </w:sdtPr>
                <w:sdtEndPr/>
                <w:sdtContent>
                  <w:customXmlDelRangeEnd w:id="7642"/>
                  <w:p w14:paraId="0000027E" w14:textId="6BC9AFE1" w:rsidR="001D5C46" w:rsidRDefault="00C146F4">
                    <w:pPr>
                      <w:spacing w:line="480" w:lineRule="auto"/>
                      <w:jc w:val="center"/>
                      <w:rPr>
                        <w:del w:id="7643" w:author="Billy Mitchell" w:date="2021-04-22T13:10:00Z"/>
                        <w:color w:val="000000"/>
                        <w:sz w:val="22"/>
                        <w:szCs w:val="22"/>
                      </w:rPr>
                    </w:pPr>
                    <w:customXmlDelRangeStart w:id="7644" w:author="William Mitchell" w:date="2021-05-19T13:24:00Z"/>
                    <w:sdt>
                      <w:sdtPr>
                        <w:tag w:val="goog_rdk_1465"/>
                        <w:id w:val="-906839747"/>
                      </w:sdtPr>
                      <w:sdtEndPr/>
                      <w:sdtContent>
                        <w:customXmlDelRangeEnd w:id="7644"/>
                        <w:del w:id="7645" w:author="Billy Mitchell" w:date="2021-04-22T13:10:00Z">
                          <w:r w:rsidR="00D2411E">
                            <w:rPr>
                              <w:color w:val="000000"/>
                              <w:sz w:val="22"/>
                              <w:szCs w:val="22"/>
                            </w:rPr>
                            <w:delText>0.003</w:delText>
                          </w:r>
                        </w:del>
                        <w:customXmlDelRangeStart w:id="7646" w:author="William Mitchell" w:date="2021-05-19T13:24:00Z"/>
                      </w:sdtContent>
                    </w:sdt>
                    <w:customXmlDelRangeEnd w:id="7646"/>
                  </w:p>
                  <w:customXmlDelRangeStart w:id="7647" w:author="William Mitchell" w:date="2021-05-19T13:24:00Z"/>
                </w:sdtContent>
              </w:sdt>
              <w:customXmlDelRangeEnd w:id="7647"/>
            </w:tc>
            <w:tc>
              <w:tcPr>
                <w:tcW w:w="1260" w:type="dxa"/>
                <w:tcBorders>
                  <w:top w:val="nil"/>
                  <w:left w:val="nil"/>
                  <w:bottom w:val="nil"/>
                  <w:right w:val="nil"/>
                </w:tcBorders>
                <w:shd w:val="clear" w:color="auto" w:fill="auto"/>
                <w:vAlign w:val="center"/>
              </w:tcPr>
              <w:customXmlDelRangeStart w:id="7648" w:author="William Mitchell" w:date="2021-05-19T13:24:00Z"/>
              <w:sdt>
                <w:sdtPr>
                  <w:tag w:val="goog_rdk_1468"/>
                  <w:id w:val="-2048976966"/>
                </w:sdtPr>
                <w:sdtEndPr/>
                <w:sdtContent>
                  <w:customXmlDelRangeEnd w:id="7648"/>
                  <w:p w14:paraId="0000027F" w14:textId="2A0A3A43" w:rsidR="001D5C46" w:rsidRDefault="00C146F4">
                    <w:pPr>
                      <w:spacing w:line="480" w:lineRule="auto"/>
                      <w:jc w:val="center"/>
                      <w:rPr>
                        <w:del w:id="7649" w:author="Billy Mitchell" w:date="2021-04-22T13:10:00Z"/>
                        <w:color w:val="000000"/>
                        <w:sz w:val="22"/>
                        <w:szCs w:val="22"/>
                      </w:rPr>
                    </w:pPr>
                    <w:customXmlDelRangeStart w:id="7650" w:author="William Mitchell" w:date="2021-05-19T13:24:00Z"/>
                    <w:sdt>
                      <w:sdtPr>
                        <w:tag w:val="goog_rdk_1467"/>
                        <w:id w:val="-2077728592"/>
                      </w:sdtPr>
                      <w:sdtEndPr/>
                      <w:sdtContent>
                        <w:customXmlDelRangeEnd w:id="7650"/>
                        <w:del w:id="7651" w:author="Billy Mitchell" w:date="2021-04-22T13:10:00Z">
                          <w:r w:rsidR="00D2411E">
                            <w:rPr>
                              <w:color w:val="000000"/>
                              <w:sz w:val="22"/>
                              <w:szCs w:val="22"/>
                            </w:rPr>
                            <w:delText>0.000</w:delText>
                          </w:r>
                        </w:del>
                        <w:customXmlDelRangeStart w:id="7652" w:author="William Mitchell" w:date="2021-05-19T13:24:00Z"/>
                      </w:sdtContent>
                    </w:sdt>
                    <w:customXmlDelRangeEnd w:id="7652"/>
                  </w:p>
                  <w:customXmlDelRangeStart w:id="7653" w:author="William Mitchell" w:date="2021-05-19T13:24:00Z"/>
                </w:sdtContent>
              </w:sdt>
              <w:customXmlDelRangeEnd w:id="7653"/>
            </w:tc>
            <w:tc>
              <w:tcPr>
                <w:tcW w:w="1260" w:type="dxa"/>
                <w:tcBorders>
                  <w:top w:val="nil"/>
                  <w:left w:val="nil"/>
                  <w:bottom w:val="nil"/>
                  <w:right w:val="nil"/>
                </w:tcBorders>
                <w:shd w:val="clear" w:color="auto" w:fill="auto"/>
                <w:vAlign w:val="center"/>
              </w:tcPr>
              <w:customXmlDelRangeStart w:id="7654" w:author="William Mitchell" w:date="2021-05-19T13:24:00Z"/>
              <w:sdt>
                <w:sdtPr>
                  <w:tag w:val="goog_rdk_1470"/>
                  <w:id w:val="-1379240471"/>
                </w:sdtPr>
                <w:sdtEndPr/>
                <w:sdtContent>
                  <w:customXmlDelRangeEnd w:id="7654"/>
                  <w:p w14:paraId="00000280" w14:textId="21AC67FA" w:rsidR="001D5C46" w:rsidRDefault="00C146F4">
                    <w:pPr>
                      <w:spacing w:line="480" w:lineRule="auto"/>
                      <w:jc w:val="center"/>
                      <w:rPr>
                        <w:del w:id="7655" w:author="Billy Mitchell" w:date="2021-04-22T13:10:00Z"/>
                        <w:color w:val="000000"/>
                        <w:sz w:val="22"/>
                        <w:szCs w:val="22"/>
                      </w:rPr>
                    </w:pPr>
                    <w:customXmlDelRangeStart w:id="7656" w:author="William Mitchell" w:date="2021-05-19T13:24:00Z"/>
                    <w:sdt>
                      <w:sdtPr>
                        <w:tag w:val="goog_rdk_1469"/>
                        <w:id w:val="-1874071258"/>
                      </w:sdtPr>
                      <w:sdtEndPr/>
                      <w:sdtContent>
                        <w:customXmlDelRangeEnd w:id="7656"/>
                        <w:del w:id="7657" w:author="Billy Mitchell" w:date="2021-04-22T13:10:00Z">
                          <w:r w:rsidR="00D2411E">
                            <w:rPr>
                              <w:color w:val="000000"/>
                              <w:sz w:val="22"/>
                              <w:szCs w:val="22"/>
                            </w:rPr>
                            <w:delText>0.022</w:delText>
                          </w:r>
                        </w:del>
                        <w:customXmlDelRangeStart w:id="7658" w:author="William Mitchell" w:date="2021-05-19T13:24:00Z"/>
                      </w:sdtContent>
                    </w:sdt>
                    <w:customXmlDelRangeEnd w:id="7658"/>
                  </w:p>
                  <w:customXmlDelRangeStart w:id="7659" w:author="William Mitchell" w:date="2021-05-19T13:24:00Z"/>
                </w:sdtContent>
              </w:sdt>
              <w:customXmlDelRangeEnd w:id="7659"/>
            </w:tc>
          </w:tr>
          <w:customXmlDelRangeStart w:id="7660" w:author="William Mitchell" w:date="2021-05-19T13:24:00Z"/>
        </w:sdtContent>
      </w:sdt>
      <w:customXmlDelRangeEnd w:id="7660"/>
      <w:customXmlDelRangeStart w:id="7661" w:author="William Mitchell" w:date="2021-05-19T13:24:00Z"/>
      <w:sdt>
        <w:sdtPr>
          <w:tag w:val="goog_rdk_1472"/>
          <w:id w:val="873431131"/>
        </w:sdtPr>
        <w:sdtEndPr/>
        <w:sdtContent>
          <w:customXmlDelRangeEnd w:id="7661"/>
          <w:tr w:rsidR="001D5C46" w14:paraId="0038B1C2" w14:textId="77777777">
            <w:trPr>
              <w:trHeight w:val="360"/>
              <w:del w:id="7662" w:author="Billy Mitchell" w:date="2021-04-22T13:10:00Z"/>
            </w:trPr>
            <w:tc>
              <w:tcPr>
                <w:tcW w:w="3670" w:type="dxa"/>
                <w:tcBorders>
                  <w:top w:val="nil"/>
                  <w:left w:val="nil"/>
                  <w:bottom w:val="nil"/>
                  <w:right w:val="nil"/>
                </w:tcBorders>
                <w:shd w:val="clear" w:color="auto" w:fill="auto"/>
                <w:vAlign w:val="center"/>
              </w:tcPr>
              <w:customXmlDelRangeStart w:id="7663" w:author="William Mitchell" w:date="2021-05-19T13:24:00Z"/>
              <w:sdt>
                <w:sdtPr>
                  <w:tag w:val="goog_rdk_1474"/>
                  <w:id w:val="460473340"/>
                </w:sdtPr>
                <w:sdtEndPr/>
                <w:sdtContent>
                  <w:customXmlDelRangeEnd w:id="7663"/>
                  <w:p w14:paraId="00000281" w14:textId="16465397" w:rsidR="001D5C46" w:rsidRDefault="00C146F4">
                    <w:pPr>
                      <w:spacing w:line="480" w:lineRule="auto"/>
                      <w:jc w:val="center"/>
                      <w:rPr>
                        <w:del w:id="7664" w:author="Billy Mitchell" w:date="2021-04-22T13:10:00Z"/>
                        <w:color w:val="000000"/>
                        <w:sz w:val="22"/>
                        <w:szCs w:val="22"/>
                      </w:rPr>
                    </w:pPr>
                    <w:customXmlDelRangeStart w:id="7665" w:author="William Mitchell" w:date="2021-05-19T13:24:00Z"/>
                    <w:sdt>
                      <w:sdtPr>
                        <w:tag w:val="goog_rdk_1473"/>
                        <w:id w:val="-874764053"/>
                      </w:sdtPr>
                      <w:sdtEndPr/>
                      <w:sdtContent>
                        <w:customXmlDelRangeEnd w:id="7665"/>
                        <w:del w:id="7666" w:author="Billy Mitchell" w:date="2021-04-22T13:10:00Z">
                          <w:r w:rsidR="00D2411E">
                            <w:rPr>
                              <w:color w:val="000000"/>
                              <w:sz w:val="22"/>
                              <w:szCs w:val="22"/>
                            </w:rPr>
                            <w:delText>Age Group : ROI : Affectivity</w:delText>
                          </w:r>
                        </w:del>
                        <w:customXmlDelRangeStart w:id="7667" w:author="William Mitchell" w:date="2021-05-19T13:24:00Z"/>
                      </w:sdtContent>
                    </w:sdt>
                    <w:customXmlDelRangeEnd w:id="7667"/>
                  </w:p>
                  <w:customXmlDelRangeStart w:id="7668" w:author="William Mitchell" w:date="2021-05-19T13:24:00Z"/>
                </w:sdtContent>
              </w:sdt>
              <w:customXmlDelRangeEnd w:id="7668"/>
            </w:tc>
            <w:tc>
              <w:tcPr>
                <w:tcW w:w="1100" w:type="dxa"/>
                <w:tcBorders>
                  <w:top w:val="nil"/>
                  <w:left w:val="nil"/>
                  <w:bottom w:val="nil"/>
                  <w:right w:val="nil"/>
                </w:tcBorders>
                <w:shd w:val="clear" w:color="auto" w:fill="auto"/>
                <w:vAlign w:val="center"/>
              </w:tcPr>
              <w:customXmlDelRangeStart w:id="7669" w:author="William Mitchell" w:date="2021-05-19T13:24:00Z"/>
              <w:sdt>
                <w:sdtPr>
                  <w:tag w:val="goog_rdk_1476"/>
                  <w:id w:val="1717393680"/>
                </w:sdtPr>
                <w:sdtEndPr/>
                <w:sdtContent>
                  <w:customXmlDelRangeEnd w:id="7669"/>
                  <w:p w14:paraId="00000282" w14:textId="53E9EBAF" w:rsidR="001D5C46" w:rsidRDefault="00C146F4">
                    <w:pPr>
                      <w:spacing w:line="480" w:lineRule="auto"/>
                      <w:jc w:val="center"/>
                      <w:rPr>
                        <w:del w:id="7670" w:author="Billy Mitchell" w:date="2021-04-22T13:10:00Z"/>
                        <w:color w:val="000000"/>
                        <w:sz w:val="22"/>
                        <w:szCs w:val="22"/>
                      </w:rPr>
                    </w:pPr>
                    <w:customXmlDelRangeStart w:id="7671" w:author="William Mitchell" w:date="2021-05-19T13:24:00Z"/>
                    <w:sdt>
                      <w:sdtPr>
                        <w:tag w:val="goog_rdk_1475"/>
                        <w:id w:val="1648784517"/>
                      </w:sdtPr>
                      <w:sdtEndPr/>
                      <w:sdtContent>
                        <w:customXmlDelRangeEnd w:id="7671"/>
                        <w:del w:id="7672" w:author="Billy Mitchell" w:date="2021-04-22T13:10:00Z">
                          <w:r w:rsidR="00D2411E">
                            <w:rPr>
                              <w:color w:val="000000"/>
                              <w:sz w:val="22"/>
                              <w:szCs w:val="22"/>
                            </w:rPr>
                            <w:delText>0.0</w:delText>
                          </w:r>
                        </w:del>
                        <w:customXmlDelRangeStart w:id="7673" w:author="William Mitchell" w:date="2021-05-19T13:24:00Z"/>
                      </w:sdtContent>
                    </w:sdt>
                    <w:customXmlDelRangeEnd w:id="7673"/>
                  </w:p>
                  <w:customXmlDelRangeStart w:id="7674" w:author="William Mitchell" w:date="2021-05-19T13:24:00Z"/>
                </w:sdtContent>
              </w:sdt>
              <w:customXmlDelRangeEnd w:id="7674"/>
            </w:tc>
            <w:tc>
              <w:tcPr>
                <w:tcW w:w="706" w:type="dxa"/>
                <w:tcBorders>
                  <w:top w:val="nil"/>
                  <w:left w:val="nil"/>
                  <w:bottom w:val="nil"/>
                  <w:right w:val="nil"/>
                </w:tcBorders>
                <w:shd w:val="clear" w:color="auto" w:fill="auto"/>
                <w:vAlign w:val="center"/>
              </w:tcPr>
              <w:customXmlDelRangeStart w:id="7675" w:author="William Mitchell" w:date="2021-05-19T13:24:00Z"/>
              <w:sdt>
                <w:sdtPr>
                  <w:tag w:val="goog_rdk_1478"/>
                  <w:id w:val="-1234706570"/>
                </w:sdtPr>
                <w:sdtEndPr/>
                <w:sdtContent>
                  <w:customXmlDelRangeEnd w:id="7675"/>
                  <w:p w14:paraId="00000283" w14:textId="236D538E" w:rsidR="001D5C46" w:rsidRDefault="00C146F4">
                    <w:pPr>
                      <w:spacing w:line="480" w:lineRule="auto"/>
                      <w:jc w:val="center"/>
                      <w:rPr>
                        <w:del w:id="7676" w:author="Billy Mitchell" w:date="2021-04-22T13:10:00Z"/>
                        <w:color w:val="000000"/>
                        <w:sz w:val="22"/>
                        <w:szCs w:val="22"/>
                      </w:rPr>
                    </w:pPr>
                    <w:customXmlDelRangeStart w:id="7677" w:author="William Mitchell" w:date="2021-05-19T13:24:00Z"/>
                    <w:sdt>
                      <w:sdtPr>
                        <w:tag w:val="goog_rdk_1477"/>
                        <w:id w:val="115724220"/>
                      </w:sdtPr>
                      <w:sdtEndPr/>
                      <w:sdtContent>
                        <w:customXmlDelRangeEnd w:id="7677"/>
                        <w:del w:id="7678" w:author="Billy Mitchell" w:date="2021-04-22T13:10:00Z">
                          <w:r w:rsidR="00D2411E">
                            <w:rPr>
                              <w:color w:val="000000"/>
                              <w:sz w:val="22"/>
                              <w:szCs w:val="22"/>
                            </w:rPr>
                            <w:delText>2</w:delText>
                          </w:r>
                        </w:del>
                        <w:customXmlDelRangeStart w:id="7679" w:author="William Mitchell" w:date="2021-05-19T13:24:00Z"/>
                      </w:sdtContent>
                    </w:sdt>
                    <w:customXmlDelRangeEnd w:id="7679"/>
                  </w:p>
                  <w:customXmlDelRangeStart w:id="7680" w:author="William Mitchell" w:date="2021-05-19T13:24:00Z"/>
                </w:sdtContent>
              </w:sdt>
              <w:customXmlDelRangeEnd w:id="7680"/>
            </w:tc>
            <w:tc>
              <w:tcPr>
                <w:tcW w:w="1158" w:type="dxa"/>
                <w:tcBorders>
                  <w:top w:val="nil"/>
                  <w:left w:val="nil"/>
                  <w:bottom w:val="nil"/>
                  <w:right w:val="nil"/>
                </w:tcBorders>
                <w:shd w:val="clear" w:color="auto" w:fill="auto"/>
                <w:vAlign w:val="center"/>
              </w:tcPr>
              <w:customXmlDelRangeStart w:id="7681" w:author="William Mitchell" w:date="2021-05-19T13:24:00Z"/>
              <w:sdt>
                <w:sdtPr>
                  <w:tag w:val="goog_rdk_1480"/>
                  <w:id w:val="-837770657"/>
                </w:sdtPr>
                <w:sdtEndPr/>
                <w:sdtContent>
                  <w:customXmlDelRangeEnd w:id="7681"/>
                  <w:p w14:paraId="00000284" w14:textId="7D0EA56F" w:rsidR="001D5C46" w:rsidRDefault="00C146F4">
                    <w:pPr>
                      <w:spacing w:line="480" w:lineRule="auto"/>
                      <w:jc w:val="center"/>
                      <w:rPr>
                        <w:del w:id="7682" w:author="Billy Mitchell" w:date="2021-04-22T13:10:00Z"/>
                        <w:color w:val="000000"/>
                        <w:sz w:val="22"/>
                        <w:szCs w:val="22"/>
                      </w:rPr>
                    </w:pPr>
                    <w:customXmlDelRangeStart w:id="7683" w:author="William Mitchell" w:date="2021-05-19T13:24:00Z"/>
                    <w:sdt>
                      <w:sdtPr>
                        <w:tag w:val="goog_rdk_1479"/>
                        <w:id w:val="584183015"/>
                      </w:sdtPr>
                      <w:sdtEndPr/>
                      <w:sdtContent>
                        <w:customXmlDelRangeEnd w:id="7683"/>
                        <w:del w:id="7684" w:author="Billy Mitchell" w:date="2021-04-22T13:10:00Z">
                          <w:r w:rsidR="00D2411E">
                            <w:rPr>
                              <w:color w:val="000000"/>
                              <w:sz w:val="22"/>
                              <w:szCs w:val="22"/>
                            </w:rPr>
                            <w:delText>0.05</w:delText>
                          </w:r>
                        </w:del>
                        <w:customXmlDelRangeStart w:id="7685" w:author="William Mitchell" w:date="2021-05-19T13:24:00Z"/>
                      </w:sdtContent>
                    </w:sdt>
                    <w:customXmlDelRangeEnd w:id="7685"/>
                  </w:p>
                  <w:customXmlDelRangeStart w:id="7686" w:author="William Mitchell" w:date="2021-05-19T13:24:00Z"/>
                </w:sdtContent>
              </w:sdt>
              <w:customXmlDelRangeEnd w:id="7686"/>
            </w:tc>
            <w:tc>
              <w:tcPr>
                <w:tcW w:w="990" w:type="dxa"/>
                <w:tcBorders>
                  <w:top w:val="nil"/>
                  <w:left w:val="nil"/>
                  <w:bottom w:val="nil"/>
                  <w:right w:val="nil"/>
                </w:tcBorders>
                <w:shd w:val="clear" w:color="auto" w:fill="auto"/>
                <w:vAlign w:val="center"/>
              </w:tcPr>
              <w:customXmlDelRangeStart w:id="7687" w:author="William Mitchell" w:date="2021-05-19T13:24:00Z"/>
              <w:sdt>
                <w:sdtPr>
                  <w:tag w:val="goog_rdk_1482"/>
                  <w:id w:val="1330334292"/>
                </w:sdtPr>
                <w:sdtEndPr/>
                <w:sdtContent>
                  <w:customXmlDelRangeEnd w:id="7687"/>
                  <w:p w14:paraId="00000285" w14:textId="02011B15" w:rsidR="001D5C46" w:rsidRDefault="00C146F4">
                    <w:pPr>
                      <w:spacing w:line="480" w:lineRule="auto"/>
                      <w:jc w:val="center"/>
                      <w:rPr>
                        <w:del w:id="7688" w:author="Billy Mitchell" w:date="2021-04-22T13:10:00Z"/>
                        <w:color w:val="000000"/>
                        <w:sz w:val="22"/>
                        <w:szCs w:val="22"/>
                      </w:rPr>
                    </w:pPr>
                    <w:customXmlDelRangeStart w:id="7689" w:author="William Mitchell" w:date="2021-05-19T13:24:00Z"/>
                    <w:sdt>
                      <w:sdtPr>
                        <w:tag w:val="goog_rdk_1481"/>
                        <w:id w:val="2130427692"/>
                      </w:sdtPr>
                      <w:sdtEndPr/>
                      <w:sdtContent>
                        <w:customXmlDelRangeEnd w:id="7689"/>
                        <w:del w:id="7690" w:author="Billy Mitchell" w:date="2021-04-22T13:10:00Z">
                          <w:r w:rsidR="00D2411E">
                            <w:rPr>
                              <w:color w:val="000000"/>
                              <w:sz w:val="22"/>
                              <w:szCs w:val="22"/>
                            </w:rPr>
                            <w:delText>0.40</w:delText>
                          </w:r>
                        </w:del>
                        <w:customXmlDelRangeStart w:id="7691" w:author="William Mitchell" w:date="2021-05-19T13:24:00Z"/>
                      </w:sdtContent>
                    </w:sdt>
                    <w:customXmlDelRangeEnd w:id="7691"/>
                  </w:p>
                  <w:customXmlDelRangeStart w:id="7692" w:author="William Mitchell" w:date="2021-05-19T13:24:00Z"/>
                </w:sdtContent>
              </w:sdt>
              <w:customXmlDelRangeEnd w:id="7692"/>
            </w:tc>
            <w:tc>
              <w:tcPr>
                <w:tcW w:w="990" w:type="dxa"/>
                <w:tcBorders>
                  <w:top w:val="nil"/>
                  <w:left w:val="nil"/>
                  <w:bottom w:val="nil"/>
                  <w:right w:val="nil"/>
                </w:tcBorders>
                <w:shd w:val="clear" w:color="auto" w:fill="auto"/>
                <w:vAlign w:val="center"/>
              </w:tcPr>
              <w:customXmlDelRangeStart w:id="7693" w:author="William Mitchell" w:date="2021-05-19T13:24:00Z"/>
              <w:sdt>
                <w:sdtPr>
                  <w:tag w:val="goog_rdk_1484"/>
                  <w:id w:val="-1498574778"/>
                </w:sdtPr>
                <w:sdtEndPr/>
                <w:sdtContent>
                  <w:customXmlDelRangeEnd w:id="7693"/>
                  <w:p w14:paraId="00000286" w14:textId="2E52E9D0" w:rsidR="001D5C46" w:rsidRDefault="00C146F4">
                    <w:pPr>
                      <w:spacing w:line="480" w:lineRule="auto"/>
                      <w:jc w:val="center"/>
                      <w:rPr>
                        <w:del w:id="7694" w:author="Billy Mitchell" w:date="2021-04-22T13:10:00Z"/>
                        <w:color w:val="000000"/>
                        <w:sz w:val="22"/>
                        <w:szCs w:val="22"/>
                      </w:rPr>
                    </w:pPr>
                    <w:customXmlDelRangeStart w:id="7695" w:author="William Mitchell" w:date="2021-05-19T13:24:00Z"/>
                    <w:sdt>
                      <w:sdtPr>
                        <w:tag w:val="goog_rdk_1483"/>
                        <w:id w:val="-570510370"/>
                      </w:sdtPr>
                      <w:sdtEndPr/>
                      <w:sdtContent>
                        <w:customXmlDelRangeEnd w:id="7695"/>
                        <w:del w:id="7696" w:author="Billy Mitchell" w:date="2021-04-22T13:10:00Z">
                          <w:r w:rsidR="00D2411E">
                            <w:rPr>
                              <w:color w:val="000000"/>
                              <w:sz w:val="22"/>
                              <w:szCs w:val="22"/>
                            </w:rPr>
                            <w:delText>0.667</w:delText>
                          </w:r>
                        </w:del>
                        <w:customXmlDelRangeStart w:id="7697" w:author="William Mitchell" w:date="2021-05-19T13:24:00Z"/>
                      </w:sdtContent>
                    </w:sdt>
                    <w:customXmlDelRangeEnd w:id="7697"/>
                  </w:p>
                  <w:customXmlDelRangeStart w:id="7698" w:author="William Mitchell" w:date="2021-05-19T13:24:00Z"/>
                </w:sdtContent>
              </w:sdt>
              <w:customXmlDelRangeEnd w:id="7698"/>
            </w:tc>
            <w:tc>
              <w:tcPr>
                <w:tcW w:w="1260" w:type="dxa"/>
                <w:tcBorders>
                  <w:top w:val="nil"/>
                  <w:left w:val="nil"/>
                  <w:bottom w:val="nil"/>
                  <w:right w:val="nil"/>
                </w:tcBorders>
                <w:shd w:val="clear" w:color="auto" w:fill="auto"/>
                <w:vAlign w:val="center"/>
              </w:tcPr>
              <w:customXmlDelRangeStart w:id="7699" w:author="William Mitchell" w:date="2021-05-19T13:24:00Z"/>
              <w:sdt>
                <w:sdtPr>
                  <w:tag w:val="goog_rdk_1486"/>
                  <w:id w:val="1548480098"/>
                </w:sdtPr>
                <w:sdtEndPr/>
                <w:sdtContent>
                  <w:customXmlDelRangeEnd w:id="7699"/>
                  <w:p w14:paraId="00000287" w14:textId="55952380" w:rsidR="001D5C46" w:rsidRDefault="00C146F4">
                    <w:pPr>
                      <w:spacing w:line="480" w:lineRule="auto"/>
                      <w:jc w:val="center"/>
                      <w:rPr>
                        <w:del w:id="7700" w:author="Billy Mitchell" w:date="2021-04-22T13:10:00Z"/>
                        <w:color w:val="000000"/>
                        <w:sz w:val="22"/>
                        <w:szCs w:val="22"/>
                      </w:rPr>
                    </w:pPr>
                    <w:customXmlDelRangeStart w:id="7701" w:author="William Mitchell" w:date="2021-05-19T13:24:00Z"/>
                    <w:sdt>
                      <w:sdtPr>
                        <w:tag w:val="goog_rdk_1485"/>
                        <w:id w:val="1013418715"/>
                      </w:sdtPr>
                      <w:sdtEndPr/>
                      <w:sdtContent>
                        <w:customXmlDelRangeEnd w:id="7701"/>
                        <w:del w:id="7702" w:author="Billy Mitchell" w:date="2021-04-22T13:10:00Z">
                          <w:r w:rsidR="00D2411E">
                            <w:rPr>
                              <w:color w:val="000000"/>
                              <w:sz w:val="22"/>
                              <w:szCs w:val="22"/>
                            </w:rPr>
                            <w:delText>0.000</w:delText>
                          </w:r>
                        </w:del>
                        <w:customXmlDelRangeStart w:id="7703" w:author="William Mitchell" w:date="2021-05-19T13:24:00Z"/>
                      </w:sdtContent>
                    </w:sdt>
                    <w:customXmlDelRangeEnd w:id="7703"/>
                  </w:p>
                  <w:customXmlDelRangeStart w:id="7704" w:author="William Mitchell" w:date="2021-05-19T13:24:00Z"/>
                </w:sdtContent>
              </w:sdt>
              <w:customXmlDelRangeEnd w:id="7704"/>
            </w:tc>
            <w:tc>
              <w:tcPr>
                <w:tcW w:w="1260" w:type="dxa"/>
                <w:tcBorders>
                  <w:top w:val="nil"/>
                  <w:left w:val="nil"/>
                  <w:bottom w:val="nil"/>
                  <w:right w:val="nil"/>
                </w:tcBorders>
                <w:shd w:val="clear" w:color="auto" w:fill="auto"/>
                <w:vAlign w:val="center"/>
              </w:tcPr>
              <w:customXmlDelRangeStart w:id="7705" w:author="William Mitchell" w:date="2021-05-19T13:24:00Z"/>
              <w:sdt>
                <w:sdtPr>
                  <w:tag w:val="goog_rdk_1488"/>
                  <w:id w:val="-547451545"/>
                </w:sdtPr>
                <w:sdtEndPr/>
                <w:sdtContent>
                  <w:customXmlDelRangeEnd w:id="7705"/>
                  <w:p w14:paraId="00000288" w14:textId="2AF864F8" w:rsidR="001D5C46" w:rsidRDefault="00C146F4">
                    <w:pPr>
                      <w:spacing w:line="480" w:lineRule="auto"/>
                      <w:jc w:val="center"/>
                      <w:rPr>
                        <w:del w:id="7706" w:author="Billy Mitchell" w:date="2021-04-22T13:10:00Z"/>
                        <w:color w:val="000000"/>
                        <w:sz w:val="22"/>
                        <w:szCs w:val="22"/>
                      </w:rPr>
                    </w:pPr>
                    <w:customXmlDelRangeStart w:id="7707" w:author="William Mitchell" w:date="2021-05-19T13:24:00Z"/>
                    <w:sdt>
                      <w:sdtPr>
                        <w:tag w:val="goog_rdk_1487"/>
                        <w:id w:val="-1663703059"/>
                      </w:sdtPr>
                      <w:sdtEndPr/>
                      <w:sdtContent>
                        <w:customXmlDelRangeEnd w:id="7707"/>
                        <w:del w:id="7708" w:author="Billy Mitchell" w:date="2021-04-22T13:10:00Z">
                          <w:r w:rsidR="00D2411E">
                            <w:rPr>
                              <w:color w:val="000000"/>
                              <w:sz w:val="22"/>
                              <w:szCs w:val="22"/>
                            </w:rPr>
                            <w:delText>0.007</w:delText>
                          </w:r>
                        </w:del>
                        <w:customXmlDelRangeStart w:id="7709" w:author="William Mitchell" w:date="2021-05-19T13:24:00Z"/>
                      </w:sdtContent>
                    </w:sdt>
                    <w:customXmlDelRangeEnd w:id="7709"/>
                  </w:p>
                  <w:customXmlDelRangeStart w:id="7710" w:author="William Mitchell" w:date="2021-05-19T13:24:00Z"/>
                </w:sdtContent>
              </w:sdt>
              <w:customXmlDelRangeEnd w:id="7710"/>
            </w:tc>
          </w:tr>
          <w:customXmlDelRangeStart w:id="7711" w:author="William Mitchell" w:date="2021-05-19T13:24:00Z"/>
        </w:sdtContent>
      </w:sdt>
      <w:customXmlDelRangeEnd w:id="7711"/>
      <w:customXmlDelRangeStart w:id="7712" w:author="William Mitchell" w:date="2021-05-19T13:24:00Z"/>
      <w:sdt>
        <w:sdtPr>
          <w:tag w:val="goog_rdk_1490"/>
          <w:id w:val="-730765443"/>
        </w:sdtPr>
        <w:sdtEndPr/>
        <w:sdtContent>
          <w:customXmlDelRangeEnd w:id="7712"/>
          <w:tr w:rsidR="001D5C46" w14:paraId="1713B5FC" w14:textId="77777777">
            <w:trPr>
              <w:trHeight w:val="360"/>
              <w:del w:id="7713" w:author="Billy Mitchell" w:date="2021-04-22T13:10:00Z"/>
            </w:trPr>
            <w:tc>
              <w:tcPr>
                <w:tcW w:w="3670" w:type="dxa"/>
                <w:tcBorders>
                  <w:top w:val="nil"/>
                  <w:left w:val="nil"/>
                  <w:bottom w:val="nil"/>
                  <w:right w:val="nil"/>
                </w:tcBorders>
                <w:shd w:val="clear" w:color="auto" w:fill="auto"/>
                <w:vAlign w:val="center"/>
              </w:tcPr>
              <w:customXmlDelRangeStart w:id="7714" w:author="William Mitchell" w:date="2021-05-19T13:24:00Z"/>
              <w:sdt>
                <w:sdtPr>
                  <w:tag w:val="goog_rdk_1492"/>
                  <w:id w:val="-741567744"/>
                </w:sdtPr>
                <w:sdtEndPr/>
                <w:sdtContent>
                  <w:customXmlDelRangeEnd w:id="7714"/>
                  <w:p w14:paraId="00000289" w14:textId="50503A1F" w:rsidR="001D5C46" w:rsidRDefault="00C146F4">
                    <w:pPr>
                      <w:spacing w:line="480" w:lineRule="auto"/>
                      <w:jc w:val="center"/>
                      <w:rPr>
                        <w:del w:id="7715" w:author="Billy Mitchell" w:date="2021-04-22T13:10:00Z"/>
                        <w:color w:val="000000"/>
                        <w:sz w:val="22"/>
                        <w:szCs w:val="22"/>
                      </w:rPr>
                    </w:pPr>
                    <w:customXmlDelRangeStart w:id="7716" w:author="William Mitchell" w:date="2021-05-19T13:24:00Z"/>
                    <w:sdt>
                      <w:sdtPr>
                        <w:tag w:val="goog_rdk_1491"/>
                        <w:id w:val="-1942130716"/>
                      </w:sdtPr>
                      <w:sdtEndPr/>
                      <w:sdtContent>
                        <w:customXmlDelRangeEnd w:id="7716"/>
                        <w:del w:id="7717" w:author="Billy Mitchell" w:date="2021-04-22T13:10:00Z">
                          <w:r w:rsidR="00D2411E">
                            <w:rPr>
                              <w:color w:val="000000"/>
                              <w:sz w:val="22"/>
                              <w:szCs w:val="22"/>
                            </w:rPr>
                            <w:delText>Residuals</w:delText>
                          </w:r>
                        </w:del>
                        <w:customXmlDelRangeStart w:id="7718" w:author="William Mitchell" w:date="2021-05-19T13:24:00Z"/>
                      </w:sdtContent>
                    </w:sdt>
                    <w:customXmlDelRangeEnd w:id="7718"/>
                  </w:p>
                  <w:customXmlDelRangeStart w:id="7719" w:author="William Mitchell" w:date="2021-05-19T13:24:00Z"/>
                </w:sdtContent>
              </w:sdt>
              <w:customXmlDelRangeEnd w:id="7719"/>
            </w:tc>
            <w:tc>
              <w:tcPr>
                <w:tcW w:w="1100" w:type="dxa"/>
                <w:tcBorders>
                  <w:top w:val="nil"/>
                  <w:left w:val="nil"/>
                  <w:bottom w:val="nil"/>
                  <w:right w:val="nil"/>
                </w:tcBorders>
                <w:shd w:val="clear" w:color="auto" w:fill="auto"/>
                <w:vAlign w:val="center"/>
              </w:tcPr>
              <w:customXmlDelRangeStart w:id="7720" w:author="William Mitchell" w:date="2021-05-19T13:24:00Z"/>
              <w:sdt>
                <w:sdtPr>
                  <w:tag w:val="goog_rdk_1494"/>
                  <w:id w:val="747618051"/>
                </w:sdtPr>
                <w:sdtEndPr/>
                <w:sdtContent>
                  <w:customXmlDelRangeEnd w:id="7720"/>
                  <w:p w14:paraId="0000028A" w14:textId="1F01454D" w:rsidR="001D5C46" w:rsidRDefault="00C146F4">
                    <w:pPr>
                      <w:spacing w:line="480" w:lineRule="auto"/>
                      <w:jc w:val="center"/>
                      <w:rPr>
                        <w:del w:id="7721" w:author="Billy Mitchell" w:date="2021-04-22T13:10:00Z"/>
                        <w:color w:val="000000"/>
                        <w:sz w:val="22"/>
                        <w:szCs w:val="22"/>
                      </w:rPr>
                    </w:pPr>
                    <w:customXmlDelRangeStart w:id="7722" w:author="William Mitchell" w:date="2021-05-19T13:24:00Z"/>
                    <w:sdt>
                      <w:sdtPr>
                        <w:tag w:val="goog_rdk_1493"/>
                        <w:id w:val="-1050614050"/>
                      </w:sdtPr>
                      <w:sdtEndPr/>
                      <w:sdtContent>
                        <w:customXmlDelRangeEnd w:id="7722"/>
                        <w:del w:id="7723" w:author="Billy Mitchell" w:date="2021-04-22T13:10:00Z">
                          <w:r w:rsidR="00D2411E">
                            <w:rPr>
                              <w:color w:val="000000"/>
                              <w:sz w:val="22"/>
                              <w:szCs w:val="22"/>
                            </w:rPr>
                            <w:delText>2521.0</w:delText>
                          </w:r>
                        </w:del>
                        <w:customXmlDelRangeStart w:id="7724" w:author="William Mitchell" w:date="2021-05-19T13:24:00Z"/>
                      </w:sdtContent>
                    </w:sdt>
                    <w:customXmlDelRangeEnd w:id="7724"/>
                  </w:p>
                  <w:customXmlDelRangeStart w:id="7725" w:author="William Mitchell" w:date="2021-05-19T13:24:00Z"/>
                </w:sdtContent>
              </w:sdt>
              <w:customXmlDelRangeEnd w:id="7725"/>
            </w:tc>
            <w:tc>
              <w:tcPr>
                <w:tcW w:w="706" w:type="dxa"/>
                <w:tcBorders>
                  <w:top w:val="nil"/>
                  <w:left w:val="nil"/>
                  <w:bottom w:val="nil"/>
                  <w:right w:val="nil"/>
                </w:tcBorders>
                <w:shd w:val="clear" w:color="auto" w:fill="auto"/>
                <w:vAlign w:val="center"/>
              </w:tcPr>
              <w:customXmlDelRangeStart w:id="7726" w:author="William Mitchell" w:date="2021-05-19T13:24:00Z"/>
              <w:sdt>
                <w:sdtPr>
                  <w:tag w:val="goog_rdk_1496"/>
                  <w:id w:val="-1256435745"/>
                </w:sdtPr>
                <w:sdtEndPr/>
                <w:sdtContent>
                  <w:customXmlDelRangeEnd w:id="7726"/>
                  <w:p w14:paraId="0000028B" w14:textId="4AE3C5AB" w:rsidR="001D5C46" w:rsidRDefault="00C146F4">
                    <w:pPr>
                      <w:spacing w:line="480" w:lineRule="auto"/>
                      <w:jc w:val="center"/>
                      <w:rPr>
                        <w:del w:id="7727" w:author="Billy Mitchell" w:date="2021-04-22T13:10:00Z"/>
                        <w:color w:val="000000"/>
                        <w:sz w:val="22"/>
                        <w:szCs w:val="22"/>
                      </w:rPr>
                    </w:pPr>
                    <w:customXmlDelRangeStart w:id="7728" w:author="William Mitchell" w:date="2021-05-19T13:24:00Z"/>
                    <w:sdt>
                      <w:sdtPr>
                        <w:tag w:val="goog_rdk_1495"/>
                        <w:id w:val="1256248889"/>
                      </w:sdtPr>
                      <w:sdtEndPr/>
                      <w:sdtContent>
                        <w:customXmlDelRangeEnd w:id="7728"/>
                        <w:del w:id="7729" w:author="Billy Mitchell" w:date="2021-04-22T13:10:00Z">
                          <w:r w:rsidR="00D2411E">
                            <w:rPr>
                              <w:color w:val="000000"/>
                              <w:sz w:val="22"/>
                              <w:szCs w:val="22"/>
                            </w:rPr>
                            <w:delText>7505</w:delText>
                          </w:r>
                        </w:del>
                        <w:customXmlDelRangeStart w:id="7730" w:author="William Mitchell" w:date="2021-05-19T13:24:00Z"/>
                      </w:sdtContent>
                    </w:sdt>
                    <w:customXmlDelRangeEnd w:id="7730"/>
                  </w:p>
                  <w:customXmlDelRangeStart w:id="7731" w:author="William Mitchell" w:date="2021-05-19T13:24:00Z"/>
                </w:sdtContent>
              </w:sdt>
              <w:customXmlDelRangeEnd w:id="7731"/>
            </w:tc>
            <w:tc>
              <w:tcPr>
                <w:tcW w:w="1158" w:type="dxa"/>
                <w:tcBorders>
                  <w:top w:val="nil"/>
                  <w:left w:val="nil"/>
                  <w:bottom w:val="nil"/>
                  <w:right w:val="nil"/>
                </w:tcBorders>
                <w:shd w:val="clear" w:color="auto" w:fill="auto"/>
                <w:vAlign w:val="center"/>
              </w:tcPr>
              <w:customXmlDelRangeStart w:id="7732" w:author="William Mitchell" w:date="2021-05-19T13:24:00Z"/>
              <w:sdt>
                <w:sdtPr>
                  <w:tag w:val="goog_rdk_1498"/>
                  <w:id w:val="-1812093753"/>
                </w:sdtPr>
                <w:sdtEndPr/>
                <w:sdtContent>
                  <w:customXmlDelRangeEnd w:id="7732"/>
                  <w:p w14:paraId="0000028C" w14:textId="33F0EFB9" w:rsidR="001D5C46" w:rsidRDefault="00C146F4">
                    <w:pPr>
                      <w:spacing w:line="480" w:lineRule="auto"/>
                      <w:jc w:val="center"/>
                      <w:rPr>
                        <w:del w:id="7733" w:author="Billy Mitchell" w:date="2021-04-22T13:10:00Z"/>
                        <w:color w:val="000000"/>
                        <w:sz w:val="22"/>
                        <w:szCs w:val="22"/>
                      </w:rPr>
                    </w:pPr>
                    <w:customXmlDelRangeStart w:id="7734" w:author="William Mitchell" w:date="2021-05-19T13:24:00Z"/>
                    <w:sdt>
                      <w:sdtPr>
                        <w:tag w:val="goog_rdk_1497"/>
                        <w:id w:val="-2125528559"/>
                      </w:sdtPr>
                      <w:sdtEndPr/>
                      <w:sdtContent>
                        <w:customXmlDelRangeEnd w:id="7734"/>
                        <w:del w:id="7735" w:author="Billy Mitchell" w:date="2021-04-22T13:10:00Z">
                          <w:r w:rsidR="00D2411E">
                            <w:rPr>
                              <w:color w:val="000000"/>
                              <w:sz w:val="22"/>
                              <w:szCs w:val="22"/>
                            </w:rPr>
                            <w:delText>0.13</w:delText>
                          </w:r>
                        </w:del>
                        <w:customXmlDelRangeStart w:id="7736" w:author="William Mitchell" w:date="2021-05-19T13:24:00Z"/>
                      </w:sdtContent>
                    </w:sdt>
                    <w:customXmlDelRangeEnd w:id="7736"/>
                  </w:p>
                  <w:customXmlDelRangeStart w:id="7737" w:author="William Mitchell" w:date="2021-05-19T13:24:00Z"/>
                </w:sdtContent>
              </w:sdt>
              <w:customXmlDelRangeEnd w:id="7737"/>
            </w:tc>
            <w:tc>
              <w:tcPr>
                <w:tcW w:w="990" w:type="dxa"/>
                <w:tcBorders>
                  <w:top w:val="nil"/>
                  <w:left w:val="nil"/>
                  <w:bottom w:val="nil"/>
                  <w:right w:val="nil"/>
                </w:tcBorders>
                <w:shd w:val="clear" w:color="auto" w:fill="auto"/>
                <w:vAlign w:val="center"/>
              </w:tcPr>
              <w:customXmlDelRangeStart w:id="7738" w:author="William Mitchell" w:date="2021-05-19T13:24:00Z"/>
              <w:sdt>
                <w:sdtPr>
                  <w:tag w:val="goog_rdk_1500"/>
                  <w:id w:val="1544859478"/>
                </w:sdtPr>
                <w:sdtEndPr/>
                <w:sdtContent>
                  <w:customXmlDelRangeEnd w:id="7738"/>
                  <w:p w14:paraId="0000028D" w14:textId="36FACB2F" w:rsidR="001D5C46" w:rsidRDefault="00C146F4">
                    <w:pPr>
                      <w:spacing w:line="480" w:lineRule="auto"/>
                      <w:jc w:val="center"/>
                      <w:rPr>
                        <w:del w:id="7739" w:author="Billy Mitchell" w:date="2021-04-22T13:10:00Z"/>
                        <w:color w:val="000000"/>
                        <w:sz w:val="22"/>
                        <w:szCs w:val="22"/>
                      </w:rPr>
                    </w:pPr>
                    <w:customXmlDelRangeStart w:id="7740" w:author="William Mitchell" w:date="2021-05-19T13:24:00Z"/>
                    <w:sdt>
                      <w:sdtPr>
                        <w:tag w:val="goog_rdk_1499"/>
                        <w:id w:val="-1127317868"/>
                      </w:sdtPr>
                      <w:sdtEndPr/>
                      <w:sdtContent>
                        <w:customXmlDelRangeEnd w:id="7740"/>
                        <w:customXmlDelRangeStart w:id="7741" w:author="William Mitchell" w:date="2021-05-19T13:24:00Z"/>
                      </w:sdtContent>
                    </w:sdt>
                    <w:customXmlDelRangeEnd w:id="7741"/>
                  </w:p>
                  <w:customXmlDelRangeStart w:id="7742" w:author="William Mitchell" w:date="2021-05-19T13:24:00Z"/>
                </w:sdtContent>
              </w:sdt>
              <w:customXmlDelRangeEnd w:id="7742"/>
            </w:tc>
            <w:tc>
              <w:tcPr>
                <w:tcW w:w="990" w:type="dxa"/>
                <w:tcBorders>
                  <w:top w:val="nil"/>
                  <w:left w:val="nil"/>
                  <w:bottom w:val="nil"/>
                  <w:right w:val="nil"/>
                </w:tcBorders>
                <w:shd w:val="clear" w:color="auto" w:fill="auto"/>
                <w:vAlign w:val="center"/>
              </w:tcPr>
              <w:customXmlDelRangeStart w:id="7743" w:author="William Mitchell" w:date="2021-05-19T13:24:00Z"/>
              <w:sdt>
                <w:sdtPr>
                  <w:tag w:val="goog_rdk_1502"/>
                  <w:id w:val="145941160"/>
                </w:sdtPr>
                <w:sdtEndPr/>
                <w:sdtContent>
                  <w:customXmlDelRangeEnd w:id="7743"/>
                  <w:p w14:paraId="0000028E" w14:textId="439BBCCE" w:rsidR="001D5C46" w:rsidRDefault="00C146F4">
                    <w:pPr>
                      <w:spacing w:line="480" w:lineRule="auto"/>
                      <w:jc w:val="center"/>
                      <w:rPr>
                        <w:del w:id="7744" w:author="Billy Mitchell" w:date="2021-04-22T13:10:00Z"/>
                        <w:rFonts w:ascii="Times New Roman" w:eastAsia="Times New Roman" w:hAnsi="Times New Roman" w:cs="Times New Roman"/>
                        <w:sz w:val="20"/>
                        <w:szCs w:val="20"/>
                      </w:rPr>
                    </w:pPr>
                    <w:customXmlDelRangeStart w:id="7745" w:author="William Mitchell" w:date="2021-05-19T13:24:00Z"/>
                    <w:sdt>
                      <w:sdtPr>
                        <w:tag w:val="goog_rdk_1501"/>
                        <w:id w:val="-661305274"/>
                      </w:sdtPr>
                      <w:sdtEndPr/>
                      <w:sdtContent>
                        <w:customXmlDelRangeEnd w:id="7745"/>
                        <w:customXmlDelRangeStart w:id="7746" w:author="William Mitchell" w:date="2021-05-19T13:24:00Z"/>
                      </w:sdtContent>
                    </w:sdt>
                    <w:customXmlDelRangeEnd w:id="7746"/>
                  </w:p>
                  <w:customXmlDelRangeStart w:id="7747" w:author="William Mitchell" w:date="2021-05-19T13:24:00Z"/>
                </w:sdtContent>
              </w:sdt>
              <w:customXmlDelRangeEnd w:id="7747"/>
            </w:tc>
            <w:tc>
              <w:tcPr>
                <w:tcW w:w="1260" w:type="dxa"/>
                <w:tcBorders>
                  <w:top w:val="nil"/>
                  <w:left w:val="nil"/>
                  <w:bottom w:val="nil"/>
                  <w:right w:val="nil"/>
                </w:tcBorders>
                <w:shd w:val="clear" w:color="auto" w:fill="auto"/>
                <w:vAlign w:val="center"/>
              </w:tcPr>
              <w:customXmlDelRangeStart w:id="7748" w:author="William Mitchell" w:date="2021-05-19T13:24:00Z"/>
              <w:sdt>
                <w:sdtPr>
                  <w:tag w:val="goog_rdk_1504"/>
                  <w:id w:val="-897522132"/>
                </w:sdtPr>
                <w:sdtEndPr/>
                <w:sdtContent>
                  <w:customXmlDelRangeEnd w:id="7748"/>
                  <w:p w14:paraId="0000028F" w14:textId="1531D2AA" w:rsidR="001D5C46" w:rsidRDefault="00C146F4">
                    <w:pPr>
                      <w:spacing w:line="480" w:lineRule="auto"/>
                      <w:jc w:val="center"/>
                      <w:rPr>
                        <w:del w:id="7749" w:author="Billy Mitchell" w:date="2021-04-22T13:10:00Z"/>
                        <w:rFonts w:ascii="Times New Roman" w:eastAsia="Times New Roman" w:hAnsi="Times New Roman" w:cs="Times New Roman"/>
                        <w:sz w:val="20"/>
                        <w:szCs w:val="20"/>
                      </w:rPr>
                    </w:pPr>
                    <w:customXmlDelRangeStart w:id="7750" w:author="William Mitchell" w:date="2021-05-19T13:24:00Z"/>
                    <w:sdt>
                      <w:sdtPr>
                        <w:tag w:val="goog_rdk_1503"/>
                        <w:id w:val="-1427877352"/>
                      </w:sdtPr>
                      <w:sdtEndPr/>
                      <w:sdtContent>
                        <w:customXmlDelRangeEnd w:id="7750"/>
                        <w:customXmlDelRangeStart w:id="7751" w:author="William Mitchell" w:date="2021-05-19T13:24:00Z"/>
                      </w:sdtContent>
                    </w:sdt>
                    <w:customXmlDelRangeEnd w:id="7751"/>
                  </w:p>
                  <w:customXmlDelRangeStart w:id="7752" w:author="William Mitchell" w:date="2021-05-19T13:24:00Z"/>
                </w:sdtContent>
              </w:sdt>
              <w:customXmlDelRangeEnd w:id="7752"/>
            </w:tc>
            <w:tc>
              <w:tcPr>
                <w:tcW w:w="1260" w:type="dxa"/>
                <w:tcBorders>
                  <w:top w:val="nil"/>
                  <w:left w:val="nil"/>
                  <w:bottom w:val="nil"/>
                  <w:right w:val="nil"/>
                </w:tcBorders>
                <w:shd w:val="clear" w:color="auto" w:fill="auto"/>
                <w:vAlign w:val="center"/>
              </w:tcPr>
              <w:customXmlDelRangeStart w:id="7753" w:author="William Mitchell" w:date="2021-05-19T13:24:00Z"/>
              <w:sdt>
                <w:sdtPr>
                  <w:tag w:val="goog_rdk_1506"/>
                  <w:id w:val="-1797596568"/>
                </w:sdtPr>
                <w:sdtEndPr/>
                <w:sdtContent>
                  <w:customXmlDelRangeEnd w:id="7753"/>
                  <w:p w14:paraId="00000290" w14:textId="10EF8865" w:rsidR="001D5C46" w:rsidRDefault="00C146F4">
                    <w:pPr>
                      <w:spacing w:line="480" w:lineRule="auto"/>
                      <w:jc w:val="center"/>
                      <w:rPr>
                        <w:del w:id="7754" w:author="Billy Mitchell" w:date="2021-04-22T13:10:00Z"/>
                        <w:rFonts w:ascii="Times New Roman" w:eastAsia="Times New Roman" w:hAnsi="Times New Roman" w:cs="Times New Roman"/>
                        <w:sz w:val="20"/>
                        <w:szCs w:val="20"/>
                      </w:rPr>
                    </w:pPr>
                    <w:customXmlDelRangeStart w:id="7755" w:author="William Mitchell" w:date="2021-05-19T13:24:00Z"/>
                    <w:sdt>
                      <w:sdtPr>
                        <w:tag w:val="goog_rdk_1505"/>
                        <w:id w:val="-1883242889"/>
                      </w:sdtPr>
                      <w:sdtEndPr/>
                      <w:sdtContent>
                        <w:customXmlDelRangeEnd w:id="7755"/>
                        <w:customXmlDelRangeStart w:id="7756" w:author="William Mitchell" w:date="2021-05-19T13:24:00Z"/>
                      </w:sdtContent>
                    </w:sdt>
                    <w:customXmlDelRangeEnd w:id="7756"/>
                  </w:p>
                  <w:customXmlDelRangeStart w:id="7757" w:author="William Mitchell" w:date="2021-05-19T13:24:00Z"/>
                </w:sdtContent>
              </w:sdt>
              <w:customXmlDelRangeEnd w:id="7757"/>
            </w:tc>
          </w:tr>
          <w:customXmlDelRangeStart w:id="7758" w:author="William Mitchell" w:date="2021-05-19T13:24:00Z"/>
        </w:sdtContent>
      </w:sdt>
      <w:customXmlDelRangeEnd w:id="7758"/>
    </w:tbl>
    <w:customXmlDelRangeStart w:id="7759" w:author="William Mitchell" w:date="2021-05-19T13:24:00Z"/>
    <w:sdt>
      <w:sdtPr>
        <w:tag w:val="goog_rdk_1509"/>
        <w:id w:val="1992599233"/>
      </w:sdtPr>
      <w:sdtEndPr/>
      <w:sdtContent>
        <w:customXmlDelRangeEnd w:id="7759"/>
        <w:p w14:paraId="00000291" w14:textId="7B6D36B3" w:rsidR="001D5C46" w:rsidRPr="001D5C46" w:rsidRDefault="00C146F4">
          <w:pPr>
            <w:spacing w:line="480" w:lineRule="auto"/>
            <w:rPr>
              <w:del w:id="7760" w:author="Billy Mitchell" w:date="2021-04-22T13:10:00Z"/>
              <w:rPrChange w:id="7761" w:author="Billy Mitchell" w:date="2021-04-22T13:13:00Z">
                <w:rPr>
                  <w:del w:id="7762" w:author="Billy Mitchell" w:date="2021-04-22T13:10:00Z"/>
                  <w:color w:val="000000"/>
                </w:rPr>
              </w:rPrChange>
            </w:rPr>
          </w:pPr>
          <w:customXmlDelRangeStart w:id="7763" w:author="William Mitchell" w:date="2021-05-19T13:24:00Z"/>
          <w:sdt>
            <w:sdtPr>
              <w:tag w:val="goog_rdk_1508"/>
              <w:id w:val="2067292876"/>
            </w:sdtPr>
            <w:sdtEndPr/>
            <w:sdtContent>
              <w:customXmlDelRangeEnd w:id="7763"/>
              <w:customXmlDelRangeStart w:id="7764" w:author="William Mitchell" w:date="2021-05-19T13:24:00Z"/>
            </w:sdtContent>
          </w:sdt>
          <w:customXmlDelRangeEnd w:id="7764"/>
        </w:p>
        <w:customXmlDelRangeStart w:id="7765" w:author="William Mitchell" w:date="2021-05-19T13:24:00Z"/>
      </w:sdtContent>
    </w:sdt>
    <w:customXmlDelRangeEnd w:id="7765"/>
    <w:customXmlDelRangeStart w:id="7766" w:author="William Mitchell" w:date="2021-05-19T13:24:00Z"/>
    <w:sdt>
      <w:sdtPr>
        <w:tag w:val="goog_rdk_1513"/>
        <w:id w:val="-1743788782"/>
      </w:sdtPr>
      <w:sdtEndPr/>
      <w:sdtContent>
        <w:customXmlDelRangeEnd w:id="7766"/>
        <w:p w14:paraId="00000292" w14:textId="44B004D3" w:rsidR="001D5C46" w:rsidRPr="001D5C46" w:rsidRDefault="00C146F4">
          <w:pPr>
            <w:spacing w:line="480" w:lineRule="auto"/>
            <w:rPr>
              <w:del w:id="7767" w:author="Billy Mitchell" w:date="2021-04-22T13:10:00Z"/>
              <w:rPrChange w:id="7768" w:author="Billy Mitchell" w:date="2021-04-22T13:13:00Z">
                <w:rPr>
                  <w:del w:id="7769" w:author="Billy Mitchell" w:date="2021-04-22T13:10:00Z"/>
                  <w:color w:val="000000"/>
                  <w:sz w:val="20"/>
                  <w:szCs w:val="20"/>
                </w:rPr>
              </w:rPrChange>
            </w:rPr>
          </w:pPr>
          <w:customXmlDelRangeStart w:id="7770" w:author="William Mitchell" w:date="2021-05-19T13:24:00Z"/>
          <w:sdt>
            <w:sdtPr>
              <w:tag w:val="goog_rdk_1511"/>
              <w:id w:val="-1946678521"/>
            </w:sdtPr>
            <w:sdtEndPr/>
            <w:sdtContent>
              <w:customXmlDelRangeEnd w:id="7770"/>
              <w:del w:id="7771" w:author="Billy Mitchell" w:date="2021-04-22T13:10:00Z">
                <w:r w:rsidR="00D2411E">
                  <w:rPr>
                    <w:b/>
                    <w:color w:val="000000"/>
                    <w:sz w:val="20"/>
                    <w:szCs w:val="20"/>
                  </w:rPr>
                  <w:delText>Supplemental Table 3:</w:delText>
                </w:r>
                <w:r w:rsidR="00D2411E">
                  <w:rPr>
                    <w:color w:val="000000"/>
                    <w:sz w:val="20"/>
                    <w:szCs w:val="20"/>
                  </w:rPr>
                  <w:delText xml:space="preserve"> Mixed Effects ANOVA Results</w:delText>
                </w:r>
              </w:del>
              <w:customXmlDelRangeStart w:id="7772" w:author="William Mitchell" w:date="2021-05-19T13:24:00Z"/>
            </w:sdtContent>
          </w:sdt>
          <w:customXmlDelRangeEnd w:id="7772"/>
          <w:customXmlDelRangeStart w:id="7773" w:author="William Mitchell" w:date="2021-05-19T13:24:00Z"/>
          <w:sdt>
            <w:sdtPr>
              <w:tag w:val="goog_rdk_1512"/>
              <w:id w:val="1459762599"/>
            </w:sdtPr>
            <w:sdtEndPr/>
            <w:sdtContent>
              <w:customXmlDelRangeEnd w:id="7773"/>
              <w:customXmlDelRangeStart w:id="7774" w:author="William Mitchell" w:date="2021-05-19T13:24:00Z"/>
            </w:sdtContent>
          </w:sdt>
          <w:customXmlDelRangeEnd w:id="7774"/>
        </w:p>
        <w:customXmlDelRangeStart w:id="7775" w:author="William Mitchell" w:date="2021-05-19T13:24:00Z"/>
      </w:sdtContent>
    </w:sdt>
    <w:customXmlDelRangeEnd w:id="7775"/>
    <w:customXmlDelRangeStart w:id="7776" w:author="William Mitchell" w:date="2021-05-19T13:24:00Z"/>
    <w:sdt>
      <w:sdtPr>
        <w:tag w:val="goog_rdk_1516"/>
        <w:id w:val="-1728364079"/>
      </w:sdtPr>
      <w:sdtEndPr/>
      <w:sdtContent>
        <w:customXmlDelRangeEnd w:id="7776"/>
        <w:p w14:paraId="00000293" w14:textId="46A56158" w:rsidR="001D5C46" w:rsidRPr="001D5C46" w:rsidRDefault="00C146F4">
          <w:pPr>
            <w:spacing w:line="480" w:lineRule="auto"/>
            <w:rPr>
              <w:del w:id="7777" w:author="Billy Mitchell" w:date="2021-04-22T13:10:00Z"/>
              <w:rPrChange w:id="7778" w:author="Billy Mitchell" w:date="2021-04-22T13:13:00Z">
                <w:rPr>
                  <w:del w:id="7779" w:author="Billy Mitchell" w:date="2021-04-22T13:10:00Z"/>
                  <w:color w:val="000000"/>
                </w:rPr>
              </w:rPrChange>
            </w:rPr>
          </w:pPr>
          <w:customXmlDelRangeStart w:id="7780" w:author="William Mitchell" w:date="2021-05-19T13:24:00Z"/>
          <w:sdt>
            <w:sdtPr>
              <w:tag w:val="goog_rdk_1515"/>
              <w:id w:val="1253477405"/>
            </w:sdtPr>
            <w:sdtEndPr/>
            <w:sdtContent>
              <w:customXmlDelRangeEnd w:id="7780"/>
              <w:customXmlDelRangeStart w:id="7781" w:author="William Mitchell" w:date="2021-05-19T13:24:00Z"/>
            </w:sdtContent>
          </w:sdt>
          <w:customXmlDelRangeEnd w:id="7781"/>
        </w:p>
        <w:customXmlDelRangeStart w:id="7782" w:author="William Mitchell" w:date="2021-05-19T13:24:00Z"/>
      </w:sdtContent>
    </w:sdt>
    <w:customXmlDelRangeEnd w:id="7782"/>
    <w:customXmlDelRangeStart w:id="7783" w:author="William Mitchell" w:date="2021-05-19T13:24:00Z"/>
    <w:sdt>
      <w:sdtPr>
        <w:tag w:val="goog_rdk_1519"/>
        <w:id w:val="-1794207201"/>
      </w:sdtPr>
      <w:sdtEndPr/>
      <w:sdtContent>
        <w:customXmlDelRangeEnd w:id="7783"/>
        <w:p w14:paraId="00000294" w14:textId="5A032AC3" w:rsidR="001D5C46" w:rsidRPr="001D5C46" w:rsidRDefault="00C146F4">
          <w:pPr>
            <w:spacing w:line="480" w:lineRule="auto"/>
            <w:rPr>
              <w:del w:id="7784" w:author="Billy Mitchell" w:date="2021-04-22T13:10:00Z"/>
              <w:rPrChange w:id="7785" w:author="Billy Mitchell" w:date="2021-04-22T13:13:00Z">
                <w:rPr>
                  <w:del w:id="7786" w:author="Billy Mitchell" w:date="2021-04-22T13:10:00Z"/>
                  <w:color w:val="000000"/>
                </w:rPr>
              </w:rPrChange>
            </w:rPr>
          </w:pPr>
          <w:customXmlDelRangeStart w:id="7787" w:author="William Mitchell" w:date="2021-05-19T13:24:00Z"/>
          <w:sdt>
            <w:sdtPr>
              <w:tag w:val="goog_rdk_1518"/>
              <w:id w:val="1145006937"/>
            </w:sdtPr>
            <w:sdtEndPr/>
            <w:sdtContent>
              <w:customXmlDelRangeEnd w:id="7787"/>
              <w:customXmlDelRangeStart w:id="7788" w:author="William Mitchell" w:date="2021-05-19T13:24:00Z"/>
            </w:sdtContent>
          </w:sdt>
          <w:customXmlDelRangeEnd w:id="7788"/>
        </w:p>
        <w:customXmlDelRangeStart w:id="7789" w:author="William Mitchell" w:date="2021-05-19T13:24:00Z"/>
      </w:sdtContent>
    </w:sdt>
    <w:customXmlDelRangeEnd w:id="7789"/>
    <w:customXmlDelRangeStart w:id="7790" w:author="William Mitchell" w:date="2021-05-19T13:24:00Z"/>
    <w:sdt>
      <w:sdtPr>
        <w:tag w:val="goog_rdk_1522"/>
        <w:id w:val="-1810623616"/>
      </w:sdtPr>
      <w:sdtEndPr/>
      <w:sdtContent>
        <w:customXmlDelRangeEnd w:id="7790"/>
        <w:p w14:paraId="00000295" w14:textId="372B1299" w:rsidR="001D5C46" w:rsidRPr="001D5C46" w:rsidRDefault="00C146F4">
          <w:pPr>
            <w:spacing w:line="480" w:lineRule="auto"/>
            <w:rPr>
              <w:del w:id="7791" w:author="Billy Mitchell" w:date="2021-04-22T13:10:00Z"/>
              <w:rPrChange w:id="7792" w:author="Billy Mitchell" w:date="2021-04-22T13:13:00Z">
                <w:rPr>
                  <w:del w:id="7793" w:author="Billy Mitchell" w:date="2021-04-22T13:10:00Z"/>
                  <w:color w:val="000000"/>
                </w:rPr>
              </w:rPrChange>
            </w:rPr>
          </w:pPr>
          <w:customXmlDelRangeStart w:id="7794" w:author="William Mitchell" w:date="2021-05-19T13:24:00Z"/>
          <w:sdt>
            <w:sdtPr>
              <w:tag w:val="goog_rdk_1521"/>
              <w:id w:val="498462940"/>
            </w:sdtPr>
            <w:sdtEndPr/>
            <w:sdtContent>
              <w:customXmlDelRangeEnd w:id="7794"/>
              <w:customXmlDelRangeStart w:id="7795" w:author="William Mitchell" w:date="2021-05-19T13:24:00Z"/>
            </w:sdtContent>
          </w:sdt>
          <w:customXmlDelRangeEnd w:id="7795"/>
        </w:p>
        <w:customXmlDelRangeStart w:id="7796" w:author="William Mitchell" w:date="2021-05-19T13:24:00Z"/>
      </w:sdtContent>
    </w:sdt>
    <w:customXmlDelRangeEnd w:id="7796"/>
    <w:customXmlDelRangeStart w:id="7797" w:author="William Mitchell" w:date="2021-05-19T13:24:00Z"/>
    <w:sdt>
      <w:sdtPr>
        <w:tag w:val="goog_rdk_1525"/>
        <w:id w:val="680792060"/>
      </w:sdtPr>
      <w:sdtEndPr/>
      <w:sdtContent>
        <w:customXmlDelRangeEnd w:id="7797"/>
        <w:p w14:paraId="00000296" w14:textId="49EB6AE4" w:rsidR="001D5C46" w:rsidRPr="001D5C46" w:rsidRDefault="00C146F4">
          <w:pPr>
            <w:spacing w:line="480" w:lineRule="auto"/>
            <w:rPr>
              <w:del w:id="7798" w:author="Billy Mitchell" w:date="2021-04-22T13:10:00Z"/>
              <w:rPrChange w:id="7799" w:author="Billy Mitchell" w:date="2021-04-22T13:13:00Z">
                <w:rPr>
                  <w:del w:id="7800" w:author="Billy Mitchell" w:date="2021-04-22T13:10:00Z"/>
                  <w:color w:val="000000"/>
                </w:rPr>
              </w:rPrChange>
            </w:rPr>
          </w:pPr>
          <w:customXmlDelRangeStart w:id="7801" w:author="William Mitchell" w:date="2021-05-19T13:24:00Z"/>
          <w:sdt>
            <w:sdtPr>
              <w:tag w:val="goog_rdk_1524"/>
              <w:id w:val="1897771974"/>
            </w:sdtPr>
            <w:sdtEndPr/>
            <w:sdtContent>
              <w:customXmlDelRangeEnd w:id="7801"/>
              <w:customXmlDelRangeStart w:id="7802" w:author="William Mitchell" w:date="2021-05-19T13:24:00Z"/>
            </w:sdtContent>
          </w:sdt>
          <w:customXmlDelRangeEnd w:id="7802"/>
        </w:p>
        <w:customXmlDelRangeStart w:id="7803" w:author="William Mitchell" w:date="2021-05-19T13:24:00Z"/>
      </w:sdtContent>
    </w:sdt>
    <w:customXmlDelRangeEnd w:id="7803"/>
    <w:customXmlDelRangeStart w:id="7804" w:author="William Mitchell" w:date="2021-05-19T13:24:00Z"/>
    <w:sdt>
      <w:sdtPr>
        <w:tag w:val="goog_rdk_1528"/>
        <w:id w:val="1915435159"/>
      </w:sdtPr>
      <w:sdtEndPr/>
      <w:sdtContent>
        <w:customXmlDelRangeEnd w:id="7804"/>
        <w:p w14:paraId="00000297" w14:textId="7B5D3117" w:rsidR="001D5C46" w:rsidRPr="001D5C46" w:rsidRDefault="00C146F4">
          <w:pPr>
            <w:spacing w:line="480" w:lineRule="auto"/>
            <w:rPr>
              <w:del w:id="7805" w:author="Billy Mitchell" w:date="2021-04-22T13:10:00Z"/>
              <w:rPrChange w:id="7806" w:author="Billy Mitchell" w:date="2021-04-22T13:13:00Z">
                <w:rPr>
                  <w:del w:id="7807" w:author="Billy Mitchell" w:date="2021-04-22T13:10:00Z"/>
                  <w:color w:val="000000"/>
                </w:rPr>
              </w:rPrChange>
            </w:rPr>
          </w:pPr>
          <w:customXmlDelRangeStart w:id="7808" w:author="William Mitchell" w:date="2021-05-19T13:24:00Z"/>
          <w:sdt>
            <w:sdtPr>
              <w:tag w:val="goog_rdk_1527"/>
              <w:id w:val="-1919392770"/>
            </w:sdtPr>
            <w:sdtEndPr/>
            <w:sdtContent>
              <w:customXmlDelRangeEnd w:id="7808"/>
              <w:customXmlDelRangeStart w:id="7809" w:author="William Mitchell" w:date="2021-05-19T13:24:00Z"/>
            </w:sdtContent>
          </w:sdt>
          <w:customXmlDelRangeEnd w:id="7809"/>
        </w:p>
        <w:customXmlDelRangeStart w:id="7810" w:author="William Mitchell" w:date="2021-05-19T13:24:00Z"/>
      </w:sdtContent>
    </w:sdt>
    <w:customXmlDelRangeEnd w:id="7810"/>
    <w:customXmlDelRangeStart w:id="7811" w:author="William Mitchell" w:date="2021-05-19T13:24:00Z"/>
    <w:sdt>
      <w:sdtPr>
        <w:tag w:val="goog_rdk_1529"/>
        <w:id w:val="1045486329"/>
      </w:sdtPr>
      <w:sdtEndPr/>
      <w:sdtContent>
        <w:customXmlDelRangeEnd w:id="7811"/>
        <w:p w14:paraId="00000298" w14:textId="53AB6B7F" w:rsidR="001D5C46" w:rsidRPr="001D5C46" w:rsidDel="008C1CD8" w:rsidRDefault="00C146F4">
          <w:pPr>
            <w:spacing w:line="480" w:lineRule="auto"/>
            <w:rPr>
              <w:del w:id="7812" w:author="Billy Mitchell" w:date="2021-05-18T09:53:00Z"/>
              <w:rPrChange w:id="7813" w:author="Billy Mitchell" w:date="2021-04-22T13:13:00Z">
                <w:rPr>
                  <w:del w:id="7814" w:author="Billy Mitchell" w:date="2021-05-18T09:53:00Z"/>
                  <w:color w:val="000000"/>
                </w:rPr>
              </w:rPrChange>
            </w:rPr>
          </w:pPr>
        </w:p>
        <w:customXmlDelRangeStart w:id="7815" w:author="William Mitchell" w:date="2021-05-19T13:24:00Z"/>
      </w:sdtContent>
    </w:sdt>
    <w:customXmlDelRangeEnd w:id="7815"/>
    <w:tbl>
      <w:tblPr>
        <w:tblStyle w:val="ac"/>
        <w:tblW w:w="10620" w:type="dxa"/>
        <w:tblLayout w:type="fixed"/>
        <w:tblLook w:val="0400" w:firstRow="0" w:lastRow="0" w:firstColumn="0" w:lastColumn="0" w:noHBand="0" w:noVBand="1"/>
      </w:tblPr>
      <w:tblGrid>
        <w:gridCol w:w="3875"/>
        <w:gridCol w:w="1499"/>
        <w:gridCol w:w="817"/>
        <w:gridCol w:w="1491"/>
        <w:gridCol w:w="1131"/>
        <w:gridCol w:w="450"/>
        <w:gridCol w:w="817"/>
        <w:gridCol w:w="540"/>
      </w:tblGrid>
      <w:customXmlDelRangeStart w:id="7816" w:author="William Mitchell" w:date="2021-05-19T13:24:00Z"/>
      <w:sdt>
        <w:sdtPr>
          <w:tag w:val="goog_rdk_1531"/>
          <w:id w:val="-668407578"/>
        </w:sdtPr>
        <w:sdtEndPr/>
        <w:sdtContent>
          <w:customXmlDelRangeEnd w:id="7816"/>
          <w:tr w:rsidR="001D5C46" w14:paraId="58D7DBB6" w14:textId="77777777" w:rsidTr="00AB4054">
            <w:trPr>
              <w:trHeight w:val="405"/>
              <w:del w:id="7817" w:author="Billy Mitchell" w:date="2021-04-22T13:10:00Z"/>
            </w:trPr>
            <w:tc>
              <w:tcPr>
                <w:tcW w:w="3875" w:type="dxa"/>
                <w:tcBorders>
                  <w:top w:val="nil"/>
                  <w:left w:val="nil"/>
                  <w:bottom w:val="single" w:sz="6" w:space="0" w:color="000000"/>
                  <w:right w:val="nil"/>
                </w:tcBorders>
                <w:shd w:val="clear" w:color="auto" w:fill="auto"/>
                <w:vAlign w:val="bottom"/>
              </w:tcPr>
              <w:customXmlDelRangeStart w:id="7818" w:author="William Mitchell" w:date="2021-05-19T13:24:00Z"/>
              <w:sdt>
                <w:sdtPr>
                  <w:tag w:val="goog_rdk_1533"/>
                  <w:id w:val="406580178"/>
                </w:sdtPr>
                <w:sdtEndPr/>
                <w:sdtContent>
                  <w:customXmlDelRangeEnd w:id="7818"/>
                  <w:p w14:paraId="00000299" w14:textId="3FC3C61C" w:rsidR="001D5C46" w:rsidRDefault="00C146F4">
                    <w:pPr>
                      <w:spacing w:line="480" w:lineRule="auto"/>
                      <w:jc w:val="center"/>
                      <w:rPr>
                        <w:del w:id="7819" w:author="Billy Mitchell" w:date="2021-04-22T13:10:00Z"/>
                        <w:b/>
                        <w:color w:val="000000"/>
                      </w:rPr>
                    </w:pPr>
                    <w:customXmlDelRangeStart w:id="7820" w:author="William Mitchell" w:date="2021-05-19T13:24:00Z"/>
                    <w:sdt>
                      <w:sdtPr>
                        <w:tag w:val="goog_rdk_1532"/>
                        <w:id w:val="-511918681"/>
                      </w:sdtPr>
                      <w:sdtEndPr/>
                      <w:sdtContent>
                        <w:customXmlDelRangeEnd w:id="7820"/>
                        <w:del w:id="7821" w:author="Billy Mitchell" w:date="2021-04-22T13:10:00Z">
                          <w:r w:rsidR="00D2411E">
                            <w:rPr>
                              <w:b/>
                              <w:color w:val="000000"/>
                            </w:rPr>
                            <w:delText>Contrasts</w:delText>
                          </w:r>
                        </w:del>
                        <w:customXmlDelRangeStart w:id="7822" w:author="William Mitchell" w:date="2021-05-19T13:24:00Z"/>
                      </w:sdtContent>
                    </w:sdt>
                    <w:customXmlDelRangeEnd w:id="7822"/>
                  </w:p>
                  <w:customXmlDelRangeStart w:id="7823" w:author="William Mitchell" w:date="2021-05-19T13:24:00Z"/>
                </w:sdtContent>
              </w:sdt>
              <w:customXmlDelRangeEnd w:id="7823"/>
            </w:tc>
            <w:tc>
              <w:tcPr>
                <w:tcW w:w="1499" w:type="dxa"/>
                <w:tcBorders>
                  <w:top w:val="nil"/>
                  <w:left w:val="nil"/>
                  <w:bottom w:val="single" w:sz="6" w:space="0" w:color="000000"/>
                  <w:right w:val="nil"/>
                </w:tcBorders>
                <w:shd w:val="clear" w:color="auto" w:fill="auto"/>
                <w:vAlign w:val="bottom"/>
              </w:tcPr>
              <w:customXmlDelRangeStart w:id="7824" w:author="William Mitchell" w:date="2021-05-19T13:24:00Z"/>
              <w:sdt>
                <w:sdtPr>
                  <w:tag w:val="goog_rdk_1535"/>
                  <w:id w:val="8571806"/>
                </w:sdtPr>
                <w:sdtEndPr/>
                <w:sdtContent>
                  <w:customXmlDelRangeEnd w:id="7824"/>
                  <w:p w14:paraId="0000029A" w14:textId="7BF197FE" w:rsidR="001D5C46" w:rsidRDefault="00C146F4">
                    <w:pPr>
                      <w:spacing w:line="480" w:lineRule="auto"/>
                      <w:jc w:val="center"/>
                      <w:rPr>
                        <w:del w:id="7825" w:author="Billy Mitchell" w:date="2021-04-22T13:10:00Z"/>
                        <w:b/>
                        <w:color w:val="000000"/>
                      </w:rPr>
                    </w:pPr>
                    <w:customXmlDelRangeStart w:id="7826" w:author="William Mitchell" w:date="2021-05-19T13:24:00Z"/>
                    <w:sdt>
                      <w:sdtPr>
                        <w:tag w:val="goog_rdk_1534"/>
                        <w:id w:val="929784921"/>
                      </w:sdtPr>
                      <w:sdtEndPr/>
                      <w:sdtContent>
                        <w:customXmlDelRangeEnd w:id="7826"/>
                        <w:del w:id="7827" w:author="Billy Mitchell" w:date="2021-04-22T13:10:00Z">
                          <w:r w:rsidR="00D2411E">
                            <w:rPr>
                              <w:b/>
                              <w:color w:val="000000"/>
                            </w:rPr>
                            <w:delText>Mean Diff.</w:delText>
                          </w:r>
                        </w:del>
                        <w:customXmlDelRangeStart w:id="7828" w:author="William Mitchell" w:date="2021-05-19T13:24:00Z"/>
                      </w:sdtContent>
                    </w:sdt>
                    <w:customXmlDelRangeEnd w:id="7828"/>
                  </w:p>
                  <w:customXmlDelRangeStart w:id="7829" w:author="William Mitchell" w:date="2021-05-19T13:24:00Z"/>
                </w:sdtContent>
              </w:sdt>
              <w:customXmlDelRangeEnd w:id="7829"/>
            </w:tc>
            <w:tc>
              <w:tcPr>
                <w:tcW w:w="817" w:type="dxa"/>
                <w:tcBorders>
                  <w:top w:val="nil"/>
                  <w:left w:val="nil"/>
                  <w:bottom w:val="single" w:sz="6" w:space="0" w:color="000000"/>
                  <w:right w:val="nil"/>
                </w:tcBorders>
                <w:shd w:val="clear" w:color="auto" w:fill="auto"/>
                <w:vAlign w:val="bottom"/>
              </w:tcPr>
              <w:customXmlDelRangeStart w:id="7830" w:author="William Mitchell" w:date="2021-05-19T13:24:00Z"/>
              <w:sdt>
                <w:sdtPr>
                  <w:tag w:val="goog_rdk_1537"/>
                  <w:id w:val="-4512750"/>
                </w:sdtPr>
                <w:sdtEndPr/>
                <w:sdtContent>
                  <w:customXmlDelRangeEnd w:id="7830"/>
                  <w:p w14:paraId="0000029B" w14:textId="23C2D0EA" w:rsidR="001D5C46" w:rsidRDefault="00C146F4">
                    <w:pPr>
                      <w:spacing w:line="480" w:lineRule="auto"/>
                      <w:jc w:val="center"/>
                      <w:rPr>
                        <w:del w:id="7831" w:author="Billy Mitchell" w:date="2021-04-22T13:10:00Z"/>
                        <w:b/>
                        <w:color w:val="000000"/>
                      </w:rPr>
                    </w:pPr>
                    <w:customXmlDelRangeStart w:id="7832" w:author="William Mitchell" w:date="2021-05-19T13:24:00Z"/>
                    <w:sdt>
                      <w:sdtPr>
                        <w:tag w:val="goog_rdk_1536"/>
                        <w:id w:val="-509834515"/>
                      </w:sdtPr>
                      <w:sdtEndPr/>
                      <w:sdtContent>
                        <w:customXmlDelRangeEnd w:id="7832"/>
                        <w:del w:id="7833" w:author="Billy Mitchell" w:date="2021-04-22T13:10:00Z">
                          <w:r w:rsidR="00D2411E">
                            <w:rPr>
                              <w:b/>
                              <w:color w:val="000000"/>
                            </w:rPr>
                            <w:delText>SE</w:delText>
                          </w:r>
                        </w:del>
                        <w:customXmlDelRangeStart w:id="7834" w:author="William Mitchell" w:date="2021-05-19T13:24:00Z"/>
                      </w:sdtContent>
                    </w:sdt>
                    <w:customXmlDelRangeEnd w:id="7834"/>
                  </w:p>
                  <w:customXmlDelRangeStart w:id="7835" w:author="William Mitchell" w:date="2021-05-19T13:24:00Z"/>
                </w:sdtContent>
              </w:sdt>
              <w:customXmlDelRangeEnd w:id="7835"/>
            </w:tc>
            <w:tc>
              <w:tcPr>
                <w:tcW w:w="1491" w:type="dxa"/>
                <w:tcBorders>
                  <w:top w:val="nil"/>
                  <w:left w:val="nil"/>
                  <w:bottom w:val="single" w:sz="6" w:space="0" w:color="000000"/>
                  <w:right w:val="nil"/>
                </w:tcBorders>
                <w:shd w:val="clear" w:color="auto" w:fill="auto"/>
                <w:vAlign w:val="bottom"/>
              </w:tcPr>
              <w:customXmlDelRangeStart w:id="7836" w:author="William Mitchell" w:date="2021-05-19T13:24:00Z"/>
              <w:sdt>
                <w:sdtPr>
                  <w:tag w:val="goog_rdk_1539"/>
                  <w:id w:val="-1780638100"/>
                </w:sdtPr>
                <w:sdtEndPr/>
                <w:sdtContent>
                  <w:customXmlDelRangeEnd w:id="7836"/>
                  <w:p w14:paraId="0000029C" w14:textId="0D2FF2C1" w:rsidR="001D5C46" w:rsidRDefault="00C146F4">
                    <w:pPr>
                      <w:spacing w:line="480" w:lineRule="auto"/>
                      <w:jc w:val="center"/>
                      <w:rPr>
                        <w:del w:id="7837" w:author="Billy Mitchell" w:date="2021-04-22T13:10:00Z"/>
                        <w:b/>
                        <w:color w:val="000000"/>
                      </w:rPr>
                    </w:pPr>
                    <w:customXmlDelRangeStart w:id="7838" w:author="William Mitchell" w:date="2021-05-19T13:24:00Z"/>
                    <w:sdt>
                      <w:sdtPr>
                        <w:tag w:val="goog_rdk_1538"/>
                        <w:id w:val="565539140"/>
                      </w:sdtPr>
                      <w:sdtEndPr/>
                      <w:sdtContent>
                        <w:customXmlDelRangeEnd w:id="7838"/>
                        <w:del w:id="7839" w:author="Billy Mitchell" w:date="2021-04-22T13:10:00Z">
                          <w:r w:rsidR="00D2411E">
                            <w:rPr>
                              <w:b/>
                              <w:color w:val="000000"/>
                            </w:rPr>
                            <w:delText>T Statistic</w:delText>
                          </w:r>
                        </w:del>
                        <w:customXmlDelRangeStart w:id="7840" w:author="William Mitchell" w:date="2021-05-19T13:24:00Z"/>
                      </w:sdtContent>
                    </w:sdt>
                    <w:customXmlDelRangeEnd w:id="7840"/>
                  </w:p>
                  <w:customXmlDelRangeStart w:id="7841" w:author="William Mitchell" w:date="2021-05-19T13:24:00Z"/>
                </w:sdtContent>
              </w:sdt>
              <w:customXmlDelRangeEnd w:id="7841"/>
            </w:tc>
            <w:tc>
              <w:tcPr>
                <w:tcW w:w="1131" w:type="dxa"/>
                <w:tcBorders>
                  <w:top w:val="nil"/>
                  <w:left w:val="nil"/>
                  <w:bottom w:val="single" w:sz="6" w:space="0" w:color="000000"/>
                  <w:right w:val="nil"/>
                </w:tcBorders>
                <w:shd w:val="clear" w:color="auto" w:fill="auto"/>
                <w:vAlign w:val="bottom"/>
              </w:tcPr>
              <w:customXmlDelRangeStart w:id="7842" w:author="William Mitchell" w:date="2021-05-19T13:24:00Z"/>
              <w:sdt>
                <w:sdtPr>
                  <w:tag w:val="goog_rdk_1541"/>
                  <w:id w:val="340675357"/>
                </w:sdtPr>
                <w:sdtEndPr/>
                <w:sdtContent>
                  <w:customXmlDelRangeEnd w:id="7842"/>
                  <w:p w14:paraId="0000029D" w14:textId="02549937" w:rsidR="001D5C46" w:rsidRDefault="00C146F4">
                    <w:pPr>
                      <w:spacing w:line="480" w:lineRule="auto"/>
                      <w:jc w:val="center"/>
                      <w:rPr>
                        <w:del w:id="7843" w:author="Billy Mitchell" w:date="2021-04-22T13:10:00Z"/>
                        <w:b/>
                        <w:color w:val="000000"/>
                      </w:rPr>
                    </w:pPr>
                    <w:customXmlDelRangeStart w:id="7844" w:author="William Mitchell" w:date="2021-05-19T13:24:00Z"/>
                    <w:sdt>
                      <w:sdtPr>
                        <w:tag w:val="goog_rdk_1540"/>
                        <w:id w:val="-287502516"/>
                      </w:sdtPr>
                      <w:sdtEndPr/>
                      <w:sdtContent>
                        <w:customXmlDelRangeEnd w:id="7844"/>
                        <w:del w:id="7845" w:author="Billy Mitchell" w:date="2021-04-22T13:10:00Z">
                          <w:r w:rsidR="00D2411E">
                            <w:rPr>
                              <w:b/>
                              <w:color w:val="000000"/>
                            </w:rPr>
                            <w:delText>df</w:delText>
                          </w:r>
                        </w:del>
                        <w:customXmlDelRangeStart w:id="7846" w:author="William Mitchell" w:date="2021-05-19T13:24:00Z"/>
                      </w:sdtContent>
                    </w:sdt>
                    <w:customXmlDelRangeEnd w:id="7846"/>
                  </w:p>
                  <w:customXmlDelRangeStart w:id="7847" w:author="William Mitchell" w:date="2021-05-19T13:24:00Z"/>
                </w:sdtContent>
              </w:sdt>
              <w:customXmlDelRangeEnd w:id="7847"/>
            </w:tc>
            <w:tc>
              <w:tcPr>
                <w:tcW w:w="1807" w:type="dxa"/>
                <w:gridSpan w:val="3"/>
                <w:tcBorders>
                  <w:top w:val="nil"/>
                  <w:left w:val="nil"/>
                  <w:bottom w:val="single" w:sz="6" w:space="0" w:color="000000"/>
                  <w:right w:val="nil"/>
                </w:tcBorders>
                <w:shd w:val="clear" w:color="auto" w:fill="auto"/>
                <w:vAlign w:val="bottom"/>
              </w:tcPr>
              <w:customXmlDelRangeStart w:id="7848" w:author="William Mitchell" w:date="2021-05-19T13:24:00Z"/>
              <w:sdt>
                <w:sdtPr>
                  <w:tag w:val="goog_rdk_1543"/>
                  <w:id w:val="-1309704740"/>
                </w:sdtPr>
                <w:sdtEndPr/>
                <w:sdtContent>
                  <w:customXmlDelRangeEnd w:id="7848"/>
                  <w:p w14:paraId="0000029E" w14:textId="0508DAEF" w:rsidR="001D5C46" w:rsidRDefault="00C146F4">
                    <w:pPr>
                      <w:spacing w:line="480" w:lineRule="auto"/>
                      <w:jc w:val="center"/>
                      <w:rPr>
                        <w:del w:id="7849" w:author="Billy Mitchell" w:date="2021-04-22T13:10:00Z"/>
                        <w:b/>
                        <w:color w:val="000000"/>
                      </w:rPr>
                    </w:pPr>
                    <w:customXmlDelRangeStart w:id="7850" w:author="William Mitchell" w:date="2021-05-19T13:24:00Z"/>
                    <w:sdt>
                      <w:sdtPr>
                        <w:tag w:val="goog_rdk_1542"/>
                        <w:id w:val="-574273108"/>
                      </w:sdtPr>
                      <w:sdtEndPr/>
                      <w:sdtContent>
                        <w:customXmlDelRangeEnd w:id="7850"/>
                        <w:del w:id="7851" w:author="Billy Mitchell" w:date="2021-04-22T13:10:00Z">
                          <w:r w:rsidR="00D2411E">
                            <w:rPr>
                              <w:b/>
                              <w:color w:val="000000"/>
                            </w:rPr>
                            <w:delText>Bonferroni P</w:delText>
                          </w:r>
                        </w:del>
                        <w:customXmlDelRangeStart w:id="7852" w:author="William Mitchell" w:date="2021-05-19T13:24:00Z"/>
                      </w:sdtContent>
                    </w:sdt>
                    <w:customXmlDelRangeEnd w:id="7852"/>
                  </w:p>
                  <w:customXmlDelRangeStart w:id="7853" w:author="William Mitchell" w:date="2021-05-19T13:24:00Z"/>
                </w:sdtContent>
              </w:sdt>
              <w:customXmlDelRangeEnd w:id="7853"/>
            </w:tc>
          </w:tr>
          <w:customXmlDelRangeStart w:id="7854" w:author="William Mitchell" w:date="2021-05-19T13:24:00Z"/>
        </w:sdtContent>
      </w:sdt>
      <w:customXmlDelRangeEnd w:id="7854"/>
      <w:customXmlDelRangeStart w:id="7855" w:author="William Mitchell" w:date="2021-05-19T13:24:00Z"/>
      <w:sdt>
        <w:sdtPr>
          <w:tag w:val="goog_rdk_1549"/>
          <w:id w:val="-18398224"/>
        </w:sdtPr>
        <w:sdtEndPr/>
        <w:sdtContent>
          <w:customXmlDelRangeEnd w:id="7855"/>
          <w:tr w:rsidR="001D5C46" w14:paraId="313CAADF" w14:textId="77777777" w:rsidTr="00AB4054">
            <w:trPr>
              <w:trHeight w:val="600"/>
              <w:del w:id="7856" w:author="Billy Mitchell" w:date="2021-04-22T13:10:00Z"/>
            </w:trPr>
            <w:tc>
              <w:tcPr>
                <w:tcW w:w="3875" w:type="dxa"/>
                <w:tcBorders>
                  <w:top w:val="nil"/>
                  <w:left w:val="nil"/>
                  <w:bottom w:val="single" w:sz="4" w:space="0" w:color="000000"/>
                  <w:right w:val="nil"/>
                </w:tcBorders>
                <w:shd w:val="clear" w:color="auto" w:fill="auto"/>
                <w:vAlign w:val="center"/>
              </w:tcPr>
              <w:customXmlDelRangeStart w:id="7857" w:author="William Mitchell" w:date="2021-05-19T13:24:00Z"/>
              <w:sdt>
                <w:sdtPr>
                  <w:tag w:val="goog_rdk_1551"/>
                  <w:id w:val="-258686210"/>
                </w:sdtPr>
                <w:sdtEndPr/>
                <w:sdtContent>
                  <w:customXmlDelRangeEnd w:id="7857"/>
                  <w:p w14:paraId="000002A1" w14:textId="219A2AE6" w:rsidR="001D5C46" w:rsidRDefault="00C146F4">
                    <w:pPr>
                      <w:spacing w:line="480" w:lineRule="auto"/>
                      <w:jc w:val="center"/>
                      <w:rPr>
                        <w:del w:id="7858" w:author="Billy Mitchell" w:date="2021-04-22T13:10:00Z"/>
                        <w:color w:val="000000"/>
                      </w:rPr>
                    </w:pPr>
                    <w:customXmlDelRangeStart w:id="7859" w:author="William Mitchell" w:date="2021-05-19T13:24:00Z"/>
                    <w:sdt>
                      <w:sdtPr>
                        <w:tag w:val="goog_rdk_1550"/>
                        <w:id w:val="1041011837"/>
                      </w:sdtPr>
                      <w:sdtEndPr/>
                      <w:sdtContent>
                        <w:customXmlDelRangeEnd w:id="7859"/>
                        <w:del w:id="7860" w:author="Billy Mitchell" w:date="2021-04-22T13:10:00Z">
                          <w:r w:rsidR="00D2411E">
                            <w:rPr>
                              <w:color w:val="000000"/>
                            </w:rPr>
                            <w:delText>Child, Affect v. Non-Affect</w:delText>
                          </w:r>
                        </w:del>
                        <w:customXmlDelRangeStart w:id="7861" w:author="William Mitchell" w:date="2021-05-19T13:24:00Z"/>
                      </w:sdtContent>
                    </w:sdt>
                    <w:customXmlDelRangeEnd w:id="7861"/>
                  </w:p>
                  <w:customXmlDelRangeStart w:id="7862" w:author="William Mitchell" w:date="2021-05-19T13:24:00Z"/>
                </w:sdtContent>
              </w:sdt>
              <w:customXmlDelRangeEnd w:id="7862"/>
            </w:tc>
            <w:tc>
              <w:tcPr>
                <w:tcW w:w="1499" w:type="dxa"/>
                <w:tcBorders>
                  <w:top w:val="nil"/>
                  <w:left w:val="nil"/>
                  <w:bottom w:val="single" w:sz="4" w:space="0" w:color="000000"/>
                  <w:right w:val="nil"/>
                </w:tcBorders>
                <w:shd w:val="clear" w:color="auto" w:fill="auto"/>
                <w:vAlign w:val="center"/>
              </w:tcPr>
              <w:customXmlDelRangeStart w:id="7863" w:author="William Mitchell" w:date="2021-05-19T13:24:00Z"/>
              <w:sdt>
                <w:sdtPr>
                  <w:tag w:val="goog_rdk_1553"/>
                  <w:id w:val="-2105711891"/>
                </w:sdtPr>
                <w:sdtEndPr/>
                <w:sdtContent>
                  <w:customXmlDelRangeEnd w:id="7863"/>
                  <w:p w14:paraId="000002A2" w14:textId="4555176A" w:rsidR="001D5C46" w:rsidRDefault="00C146F4">
                    <w:pPr>
                      <w:spacing w:line="480" w:lineRule="auto"/>
                      <w:jc w:val="center"/>
                      <w:rPr>
                        <w:del w:id="7864" w:author="Billy Mitchell" w:date="2021-04-22T13:10:00Z"/>
                        <w:color w:val="000000"/>
                      </w:rPr>
                    </w:pPr>
                    <w:customXmlDelRangeStart w:id="7865" w:author="William Mitchell" w:date="2021-05-19T13:24:00Z"/>
                    <w:sdt>
                      <w:sdtPr>
                        <w:tag w:val="goog_rdk_1552"/>
                        <w:id w:val="-50468592"/>
                      </w:sdtPr>
                      <w:sdtEndPr/>
                      <w:sdtContent>
                        <w:customXmlDelRangeEnd w:id="7865"/>
                        <w:del w:id="7866" w:author="Billy Mitchell" w:date="2021-04-22T13:10:00Z">
                          <w:r w:rsidR="00D2411E">
                            <w:rPr>
                              <w:color w:val="000000"/>
                            </w:rPr>
                            <w:delText>0.065</w:delText>
                          </w:r>
                        </w:del>
                        <w:customXmlDelRangeStart w:id="7867" w:author="William Mitchell" w:date="2021-05-19T13:24:00Z"/>
                      </w:sdtContent>
                    </w:sdt>
                    <w:customXmlDelRangeEnd w:id="7867"/>
                  </w:p>
                  <w:customXmlDelRangeStart w:id="7868" w:author="William Mitchell" w:date="2021-05-19T13:24:00Z"/>
                </w:sdtContent>
              </w:sdt>
              <w:customXmlDelRangeEnd w:id="7868"/>
            </w:tc>
            <w:tc>
              <w:tcPr>
                <w:tcW w:w="817" w:type="dxa"/>
                <w:tcBorders>
                  <w:top w:val="nil"/>
                  <w:left w:val="nil"/>
                  <w:bottom w:val="single" w:sz="4" w:space="0" w:color="000000"/>
                  <w:right w:val="nil"/>
                </w:tcBorders>
                <w:shd w:val="clear" w:color="auto" w:fill="auto"/>
                <w:vAlign w:val="center"/>
              </w:tcPr>
              <w:customXmlDelRangeStart w:id="7869" w:author="William Mitchell" w:date="2021-05-19T13:24:00Z"/>
              <w:sdt>
                <w:sdtPr>
                  <w:tag w:val="goog_rdk_1555"/>
                  <w:id w:val="1223646819"/>
                </w:sdtPr>
                <w:sdtEndPr/>
                <w:sdtContent>
                  <w:customXmlDelRangeEnd w:id="7869"/>
                  <w:p w14:paraId="000002A3" w14:textId="1A60F94B" w:rsidR="001D5C46" w:rsidRDefault="00C146F4">
                    <w:pPr>
                      <w:spacing w:line="480" w:lineRule="auto"/>
                      <w:jc w:val="center"/>
                      <w:rPr>
                        <w:del w:id="7870" w:author="Billy Mitchell" w:date="2021-04-22T13:10:00Z"/>
                        <w:color w:val="000000"/>
                      </w:rPr>
                    </w:pPr>
                    <w:customXmlDelRangeStart w:id="7871" w:author="William Mitchell" w:date="2021-05-19T13:24:00Z"/>
                    <w:sdt>
                      <w:sdtPr>
                        <w:tag w:val="goog_rdk_1554"/>
                        <w:id w:val="1702124454"/>
                      </w:sdtPr>
                      <w:sdtEndPr/>
                      <w:sdtContent>
                        <w:customXmlDelRangeEnd w:id="7871"/>
                        <w:del w:id="7872" w:author="Billy Mitchell" w:date="2021-04-22T13:10:00Z">
                          <w:r w:rsidR="00D2411E">
                            <w:rPr>
                              <w:color w:val="000000"/>
                            </w:rPr>
                            <w:delText>0.009</w:delText>
                          </w:r>
                        </w:del>
                        <w:customXmlDelRangeStart w:id="7873" w:author="William Mitchell" w:date="2021-05-19T13:24:00Z"/>
                      </w:sdtContent>
                    </w:sdt>
                    <w:customXmlDelRangeEnd w:id="7873"/>
                  </w:p>
                  <w:customXmlDelRangeStart w:id="7874" w:author="William Mitchell" w:date="2021-05-19T13:24:00Z"/>
                </w:sdtContent>
              </w:sdt>
              <w:customXmlDelRangeEnd w:id="7874"/>
            </w:tc>
            <w:tc>
              <w:tcPr>
                <w:tcW w:w="1491" w:type="dxa"/>
                <w:tcBorders>
                  <w:top w:val="nil"/>
                  <w:left w:val="nil"/>
                  <w:bottom w:val="single" w:sz="4" w:space="0" w:color="000000"/>
                  <w:right w:val="nil"/>
                </w:tcBorders>
                <w:shd w:val="clear" w:color="auto" w:fill="auto"/>
                <w:vAlign w:val="center"/>
              </w:tcPr>
              <w:customXmlDelRangeStart w:id="7875" w:author="William Mitchell" w:date="2021-05-19T13:24:00Z"/>
              <w:sdt>
                <w:sdtPr>
                  <w:tag w:val="goog_rdk_1557"/>
                  <w:id w:val="2002234414"/>
                </w:sdtPr>
                <w:sdtEndPr/>
                <w:sdtContent>
                  <w:customXmlDelRangeEnd w:id="7875"/>
                  <w:p w14:paraId="000002A4" w14:textId="504BFBAB" w:rsidR="001D5C46" w:rsidRDefault="00C146F4">
                    <w:pPr>
                      <w:spacing w:line="480" w:lineRule="auto"/>
                      <w:jc w:val="center"/>
                      <w:rPr>
                        <w:del w:id="7876" w:author="Billy Mitchell" w:date="2021-04-22T13:10:00Z"/>
                        <w:color w:val="000000"/>
                      </w:rPr>
                    </w:pPr>
                    <w:customXmlDelRangeStart w:id="7877" w:author="William Mitchell" w:date="2021-05-19T13:24:00Z"/>
                    <w:sdt>
                      <w:sdtPr>
                        <w:tag w:val="goog_rdk_1556"/>
                        <w:id w:val="1427538445"/>
                      </w:sdtPr>
                      <w:sdtEndPr/>
                      <w:sdtContent>
                        <w:customXmlDelRangeEnd w:id="7877"/>
                        <w:del w:id="7878" w:author="Billy Mitchell" w:date="2021-04-22T13:10:00Z">
                          <w:r w:rsidR="00D2411E">
                            <w:rPr>
                              <w:color w:val="000000"/>
                            </w:rPr>
                            <w:delText>6.88</w:delText>
                          </w:r>
                        </w:del>
                        <w:customXmlDelRangeStart w:id="7879" w:author="William Mitchell" w:date="2021-05-19T13:24:00Z"/>
                      </w:sdtContent>
                    </w:sdt>
                    <w:customXmlDelRangeEnd w:id="7879"/>
                  </w:p>
                  <w:customXmlDelRangeStart w:id="7880" w:author="William Mitchell" w:date="2021-05-19T13:24:00Z"/>
                </w:sdtContent>
              </w:sdt>
              <w:customXmlDelRangeEnd w:id="7880"/>
            </w:tc>
            <w:tc>
              <w:tcPr>
                <w:tcW w:w="1131" w:type="dxa"/>
                <w:tcBorders>
                  <w:top w:val="nil"/>
                  <w:left w:val="nil"/>
                  <w:bottom w:val="single" w:sz="4" w:space="0" w:color="000000"/>
                  <w:right w:val="nil"/>
                </w:tcBorders>
                <w:shd w:val="clear" w:color="auto" w:fill="auto"/>
                <w:vAlign w:val="center"/>
              </w:tcPr>
              <w:customXmlDelRangeStart w:id="7881" w:author="William Mitchell" w:date="2021-05-19T13:24:00Z"/>
              <w:sdt>
                <w:sdtPr>
                  <w:tag w:val="goog_rdk_1559"/>
                  <w:id w:val="-1160078764"/>
                </w:sdtPr>
                <w:sdtEndPr/>
                <w:sdtContent>
                  <w:customXmlDelRangeEnd w:id="7881"/>
                  <w:p w14:paraId="000002A5" w14:textId="148A590D" w:rsidR="001D5C46" w:rsidRDefault="00C146F4">
                    <w:pPr>
                      <w:spacing w:line="480" w:lineRule="auto"/>
                      <w:jc w:val="center"/>
                      <w:rPr>
                        <w:del w:id="7882" w:author="Billy Mitchell" w:date="2021-04-22T13:10:00Z"/>
                        <w:color w:val="000000"/>
                      </w:rPr>
                    </w:pPr>
                    <w:customXmlDelRangeStart w:id="7883" w:author="William Mitchell" w:date="2021-05-19T13:24:00Z"/>
                    <w:sdt>
                      <w:sdtPr>
                        <w:tag w:val="goog_rdk_1558"/>
                        <w:id w:val="-1235466551"/>
                      </w:sdtPr>
                      <w:sdtEndPr/>
                      <w:sdtContent>
                        <w:customXmlDelRangeEnd w:id="7883"/>
                        <w:del w:id="7884" w:author="Billy Mitchell" w:date="2021-04-22T13:10:00Z">
                          <w:r w:rsidR="00D2411E">
                            <w:rPr>
                              <w:color w:val="000000"/>
                            </w:rPr>
                            <w:delText>3272</w:delText>
                          </w:r>
                        </w:del>
                        <w:customXmlDelRangeStart w:id="7885" w:author="William Mitchell" w:date="2021-05-19T13:24:00Z"/>
                      </w:sdtContent>
                    </w:sdt>
                    <w:customXmlDelRangeEnd w:id="7885"/>
                  </w:p>
                  <w:customXmlDelRangeStart w:id="7886" w:author="William Mitchell" w:date="2021-05-19T13:24:00Z"/>
                </w:sdtContent>
              </w:sdt>
              <w:customXmlDelRangeEnd w:id="7886"/>
            </w:tc>
            <w:tc>
              <w:tcPr>
                <w:tcW w:w="450" w:type="dxa"/>
                <w:tcBorders>
                  <w:top w:val="nil"/>
                  <w:left w:val="nil"/>
                  <w:bottom w:val="single" w:sz="4" w:space="0" w:color="000000"/>
                  <w:right w:val="nil"/>
                </w:tcBorders>
                <w:shd w:val="clear" w:color="auto" w:fill="auto"/>
                <w:vAlign w:val="center"/>
              </w:tcPr>
              <w:customXmlDelRangeStart w:id="7887" w:author="William Mitchell" w:date="2021-05-19T13:24:00Z"/>
              <w:sdt>
                <w:sdtPr>
                  <w:tag w:val="goog_rdk_1561"/>
                  <w:id w:val="-1519923343"/>
                </w:sdtPr>
                <w:sdtEndPr/>
                <w:sdtContent>
                  <w:customXmlDelRangeEnd w:id="7887"/>
                  <w:p w14:paraId="000002A6" w14:textId="6B996495" w:rsidR="001D5C46" w:rsidRDefault="00C146F4">
                    <w:pPr>
                      <w:spacing w:line="480" w:lineRule="auto"/>
                      <w:jc w:val="right"/>
                      <w:rPr>
                        <w:del w:id="7888" w:author="Billy Mitchell" w:date="2021-04-22T13:10:00Z"/>
                        <w:color w:val="000000"/>
                      </w:rPr>
                    </w:pPr>
                    <w:customXmlDelRangeStart w:id="7889" w:author="William Mitchell" w:date="2021-05-19T13:24:00Z"/>
                    <w:sdt>
                      <w:sdtPr>
                        <w:tag w:val="goog_rdk_1560"/>
                        <w:id w:val="-469205968"/>
                      </w:sdtPr>
                      <w:sdtEndPr/>
                      <w:sdtContent>
                        <w:customXmlDelRangeEnd w:id="7889"/>
                        <w:del w:id="7890" w:author="Billy Mitchell" w:date="2021-04-22T13:10:00Z">
                          <w:r w:rsidR="00D2411E">
                            <w:rPr>
                              <w:color w:val="000000"/>
                            </w:rPr>
                            <w:delText>&lt;</w:delText>
                          </w:r>
                        </w:del>
                        <w:customXmlDelRangeStart w:id="7891" w:author="William Mitchell" w:date="2021-05-19T13:24:00Z"/>
                      </w:sdtContent>
                    </w:sdt>
                    <w:customXmlDelRangeEnd w:id="7891"/>
                  </w:p>
                  <w:customXmlDelRangeStart w:id="7892" w:author="William Mitchell" w:date="2021-05-19T13:24:00Z"/>
                </w:sdtContent>
              </w:sdt>
              <w:customXmlDelRangeEnd w:id="7892"/>
            </w:tc>
            <w:tc>
              <w:tcPr>
                <w:tcW w:w="817" w:type="dxa"/>
                <w:tcBorders>
                  <w:top w:val="nil"/>
                  <w:left w:val="nil"/>
                  <w:bottom w:val="single" w:sz="4" w:space="0" w:color="000000"/>
                  <w:right w:val="nil"/>
                </w:tcBorders>
                <w:shd w:val="clear" w:color="auto" w:fill="auto"/>
                <w:vAlign w:val="center"/>
              </w:tcPr>
              <w:customXmlDelRangeStart w:id="7893" w:author="William Mitchell" w:date="2021-05-19T13:24:00Z"/>
              <w:sdt>
                <w:sdtPr>
                  <w:tag w:val="goog_rdk_1563"/>
                  <w:id w:val="1441268905"/>
                </w:sdtPr>
                <w:sdtEndPr/>
                <w:sdtContent>
                  <w:customXmlDelRangeEnd w:id="7893"/>
                  <w:p w14:paraId="000002A7" w14:textId="0EB1C6E0" w:rsidR="001D5C46" w:rsidRDefault="00C146F4">
                    <w:pPr>
                      <w:spacing w:line="480" w:lineRule="auto"/>
                      <w:jc w:val="right"/>
                      <w:rPr>
                        <w:del w:id="7894" w:author="Billy Mitchell" w:date="2021-04-22T13:10:00Z"/>
                        <w:color w:val="000000"/>
                      </w:rPr>
                    </w:pPr>
                    <w:customXmlDelRangeStart w:id="7895" w:author="William Mitchell" w:date="2021-05-19T13:24:00Z"/>
                    <w:sdt>
                      <w:sdtPr>
                        <w:tag w:val="goog_rdk_1562"/>
                        <w:id w:val="-1957174305"/>
                      </w:sdtPr>
                      <w:sdtEndPr/>
                      <w:sdtContent>
                        <w:customXmlDelRangeEnd w:id="7895"/>
                        <w:del w:id="7896" w:author="Billy Mitchell" w:date="2021-04-22T13:10:00Z">
                          <w:r w:rsidR="00D2411E">
                            <w:rPr>
                              <w:color w:val="000000"/>
                            </w:rPr>
                            <w:delText>0.001</w:delText>
                          </w:r>
                        </w:del>
                        <w:customXmlDelRangeStart w:id="7897" w:author="William Mitchell" w:date="2021-05-19T13:24:00Z"/>
                      </w:sdtContent>
                    </w:sdt>
                    <w:customXmlDelRangeEnd w:id="7897"/>
                  </w:p>
                  <w:customXmlDelRangeStart w:id="7898" w:author="William Mitchell" w:date="2021-05-19T13:24:00Z"/>
                </w:sdtContent>
              </w:sdt>
              <w:customXmlDelRangeEnd w:id="7898"/>
            </w:tc>
            <w:tc>
              <w:tcPr>
                <w:tcW w:w="540" w:type="dxa"/>
                <w:tcBorders>
                  <w:top w:val="nil"/>
                  <w:left w:val="nil"/>
                  <w:bottom w:val="single" w:sz="4" w:space="0" w:color="000000"/>
                  <w:right w:val="nil"/>
                </w:tcBorders>
                <w:shd w:val="clear" w:color="auto" w:fill="auto"/>
                <w:vAlign w:val="center"/>
              </w:tcPr>
              <w:customXmlDelRangeStart w:id="7899" w:author="William Mitchell" w:date="2021-05-19T13:24:00Z"/>
              <w:sdt>
                <w:sdtPr>
                  <w:tag w:val="goog_rdk_1565"/>
                  <w:id w:val="-270860247"/>
                </w:sdtPr>
                <w:sdtEndPr/>
                <w:sdtContent>
                  <w:customXmlDelRangeEnd w:id="7899"/>
                  <w:p w14:paraId="000002A8" w14:textId="2CB11C5F" w:rsidR="001D5C46" w:rsidRDefault="00C146F4">
                    <w:pPr>
                      <w:spacing w:line="480" w:lineRule="auto"/>
                      <w:rPr>
                        <w:del w:id="7900" w:author="Billy Mitchell" w:date="2021-04-22T13:10:00Z"/>
                        <w:color w:val="000000"/>
                      </w:rPr>
                    </w:pPr>
                    <w:customXmlDelRangeStart w:id="7901" w:author="William Mitchell" w:date="2021-05-19T13:24:00Z"/>
                    <w:sdt>
                      <w:sdtPr>
                        <w:tag w:val="goog_rdk_1564"/>
                        <w:id w:val="504626029"/>
                      </w:sdtPr>
                      <w:sdtEndPr/>
                      <w:sdtContent>
                        <w:customXmlDelRangeEnd w:id="7901"/>
                        <w:del w:id="7902" w:author="Billy Mitchell" w:date="2021-04-22T13:10:00Z">
                          <w:r w:rsidR="00D2411E">
                            <w:rPr>
                              <w:color w:val="000000"/>
                            </w:rPr>
                            <w:delText>***</w:delText>
                          </w:r>
                        </w:del>
                        <w:customXmlDelRangeStart w:id="7903" w:author="William Mitchell" w:date="2021-05-19T13:24:00Z"/>
                      </w:sdtContent>
                    </w:sdt>
                    <w:customXmlDelRangeEnd w:id="7903"/>
                  </w:p>
                  <w:customXmlDelRangeStart w:id="7904" w:author="William Mitchell" w:date="2021-05-19T13:24:00Z"/>
                </w:sdtContent>
              </w:sdt>
              <w:customXmlDelRangeEnd w:id="7904"/>
            </w:tc>
          </w:tr>
          <w:customXmlDelRangeStart w:id="7905" w:author="William Mitchell" w:date="2021-05-19T13:24:00Z"/>
        </w:sdtContent>
      </w:sdt>
      <w:customXmlDelRangeEnd w:id="7905"/>
      <w:customXmlDelRangeStart w:id="7906" w:author="William Mitchell" w:date="2021-05-19T13:24:00Z"/>
      <w:sdt>
        <w:sdtPr>
          <w:tag w:val="goog_rdk_1567"/>
          <w:id w:val="-1075128507"/>
        </w:sdtPr>
        <w:sdtEndPr/>
        <w:sdtContent>
          <w:customXmlDelRangeEnd w:id="7906"/>
          <w:tr w:rsidR="001D5C46" w14:paraId="25B9B230" w14:textId="77777777" w:rsidTr="00AB4054">
            <w:trPr>
              <w:trHeight w:val="600"/>
              <w:del w:id="7907" w:author="Billy Mitchell" w:date="2021-04-22T13:10:00Z"/>
            </w:trPr>
            <w:tc>
              <w:tcPr>
                <w:tcW w:w="3875" w:type="dxa"/>
                <w:tcBorders>
                  <w:top w:val="nil"/>
                  <w:left w:val="nil"/>
                  <w:bottom w:val="single" w:sz="4" w:space="0" w:color="000000"/>
                  <w:right w:val="nil"/>
                </w:tcBorders>
                <w:shd w:val="clear" w:color="auto" w:fill="auto"/>
                <w:vAlign w:val="center"/>
              </w:tcPr>
              <w:customXmlDelRangeStart w:id="7908" w:author="William Mitchell" w:date="2021-05-19T13:24:00Z"/>
              <w:sdt>
                <w:sdtPr>
                  <w:tag w:val="goog_rdk_1569"/>
                  <w:id w:val="794721990"/>
                </w:sdtPr>
                <w:sdtEndPr/>
                <w:sdtContent>
                  <w:customXmlDelRangeEnd w:id="7908"/>
                  <w:p w14:paraId="000002A9" w14:textId="2D9BADDC" w:rsidR="001D5C46" w:rsidRDefault="00C146F4">
                    <w:pPr>
                      <w:spacing w:line="480" w:lineRule="auto"/>
                      <w:jc w:val="center"/>
                      <w:rPr>
                        <w:del w:id="7909" w:author="Billy Mitchell" w:date="2021-04-22T13:10:00Z"/>
                        <w:color w:val="000000"/>
                      </w:rPr>
                    </w:pPr>
                    <w:customXmlDelRangeStart w:id="7910" w:author="William Mitchell" w:date="2021-05-19T13:24:00Z"/>
                    <w:sdt>
                      <w:sdtPr>
                        <w:tag w:val="goog_rdk_1568"/>
                        <w:id w:val="-1674169591"/>
                      </w:sdtPr>
                      <w:sdtEndPr/>
                      <w:sdtContent>
                        <w:customXmlDelRangeEnd w:id="7910"/>
                        <w:del w:id="7911" w:author="Billy Mitchell" w:date="2021-04-22T13:10:00Z">
                          <w:r w:rsidR="00D2411E">
                            <w:rPr>
                              <w:color w:val="000000"/>
                            </w:rPr>
                            <w:delText>Adult, Affect v. Non-Affect</w:delText>
                          </w:r>
                        </w:del>
                        <w:customXmlDelRangeStart w:id="7912" w:author="William Mitchell" w:date="2021-05-19T13:24:00Z"/>
                      </w:sdtContent>
                    </w:sdt>
                    <w:customXmlDelRangeEnd w:id="7912"/>
                  </w:p>
                  <w:customXmlDelRangeStart w:id="7913" w:author="William Mitchell" w:date="2021-05-19T13:24:00Z"/>
                </w:sdtContent>
              </w:sdt>
              <w:customXmlDelRangeEnd w:id="7913"/>
            </w:tc>
            <w:tc>
              <w:tcPr>
                <w:tcW w:w="1499" w:type="dxa"/>
                <w:tcBorders>
                  <w:top w:val="nil"/>
                  <w:left w:val="nil"/>
                  <w:bottom w:val="single" w:sz="4" w:space="0" w:color="000000"/>
                  <w:right w:val="nil"/>
                </w:tcBorders>
                <w:shd w:val="clear" w:color="auto" w:fill="auto"/>
                <w:vAlign w:val="center"/>
              </w:tcPr>
              <w:customXmlDelRangeStart w:id="7914" w:author="William Mitchell" w:date="2021-05-19T13:24:00Z"/>
              <w:sdt>
                <w:sdtPr>
                  <w:tag w:val="goog_rdk_1571"/>
                  <w:id w:val="-130249556"/>
                </w:sdtPr>
                <w:sdtEndPr/>
                <w:sdtContent>
                  <w:customXmlDelRangeEnd w:id="7914"/>
                  <w:p w14:paraId="000002AA" w14:textId="7F3A6394" w:rsidR="001D5C46" w:rsidRDefault="00C146F4">
                    <w:pPr>
                      <w:spacing w:line="480" w:lineRule="auto"/>
                      <w:jc w:val="center"/>
                      <w:rPr>
                        <w:del w:id="7915" w:author="Billy Mitchell" w:date="2021-04-22T13:10:00Z"/>
                        <w:color w:val="000000"/>
                      </w:rPr>
                    </w:pPr>
                    <w:customXmlDelRangeStart w:id="7916" w:author="William Mitchell" w:date="2021-05-19T13:24:00Z"/>
                    <w:sdt>
                      <w:sdtPr>
                        <w:tag w:val="goog_rdk_1570"/>
                        <w:id w:val="-1048919131"/>
                      </w:sdtPr>
                      <w:sdtEndPr/>
                      <w:sdtContent>
                        <w:customXmlDelRangeEnd w:id="7916"/>
                        <w:del w:id="7917" w:author="Billy Mitchell" w:date="2021-04-22T13:10:00Z">
                          <w:r w:rsidR="00D2411E">
                            <w:rPr>
                              <w:color w:val="000000"/>
                            </w:rPr>
                            <w:delText>0.025</w:delText>
                          </w:r>
                        </w:del>
                        <w:customXmlDelRangeStart w:id="7918" w:author="William Mitchell" w:date="2021-05-19T13:24:00Z"/>
                      </w:sdtContent>
                    </w:sdt>
                    <w:customXmlDelRangeEnd w:id="7918"/>
                  </w:p>
                  <w:customXmlDelRangeStart w:id="7919" w:author="William Mitchell" w:date="2021-05-19T13:24:00Z"/>
                </w:sdtContent>
              </w:sdt>
              <w:customXmlDelRangeEnd w:id="7919"/>
            </w:tc>
            <w:tc>
              <w:tcPr>
                <w:tcW w:w="817" w:type="dxa"/>
                <w:tcBorders>
                  <w:top w:val="nil"/>
                  <w:left w:val="nil"/>
                  <w:bottom w:val="single" w:sz="4" w:space="0" w:color="000000"/>
                  <w:right w:val="nil"/>
                </w:tcBorders>
                <w:shd w:val="clear" w:color="auto" w:fill="auto"/>
                <w:vAlign w:val="center"/>
              </w:tcPr>
              <w:customXmlDelRangeStart w:id="7920" w:author="William Mitchell" w:date="2021-05-19T13:24:00Z"/>
              <w:sdt>
                <w:sdtPr>
                  <w:tag w:val="goog_rdk_1573"/>
                  <w:id w:val="416599699"/>
                </w:sdtPr>
                <w:sdtEndPr/>
                <w:sdtContent>
                  <w:customXmlDelRangeEnd w:id="7920"/>
                  <w:p w14:paraId="000002AB" w14:textId="3B8FA9A3" w:rsidR="001D5C46" w:rsidRDefault="00C146F4">
                    <w:pPr>
                      <w:spacing w:line="480" w:lineRule="auto"/>
                      <w:jc w:val="center"/>
                      <w:rPr>
                        <w:del w:id="7921" w:author="Billy Mitchell" w:date="2021-04-22T13:10:00Z"/>
                        <w:color w:val="000000"/>
                      </w:rPr>
                    </w:pPr>
                    <w:customXmlDelRangeStart w:id="7922" w:author="William Mitchell" w:date="2021-05-19T13:24:00Z"/>
                    <w:sdt>
                      <w:sdtPr>
                        <w:tag w:val="goog_rdk_1572"/>
                        <w:id w:val="209153668"/>
                      </w:sdtPr>
                      <w:sdtEndPr/>
                      <w:sdtContent>
                        <w:customXmlDelRangeEnd w:id="7922"/>
                        <w:del w:id="7923" w:author="Billy Mitchell" w:date="2021-04-22T13:10:00Z">
                          <w:r w:rsidR="00D2411E">
                            <w:rPr>
                              <w:color w:val="000000"/>
                            </w:rPr>
                            <w:delText>0.010</w:delText>
                          </w:r>
                        </w:del>
                        <w:customXmlDelRangeStart w:id="7924" w:author="William Mitchell" w:date="2021-05-19T13:24:00Z"/>
                      </w:sdtContent>
                    </w:sdt>
                    <w:customXmlDelRangeEnd w:id="7924"/>
                  </w:p>
                  <w:customXmlDelRangeStart w:id="7925" w:author="William Mitchell" w:date="2021-05-19T13:24:00Z"/>
                </w:sdtContent>
              </w:sdt>
              <w:customXmlDelRangeEnd w:id="7925"/>
            </w:tc>
            <w:tc>
              <w:tcPr>
                <w:tcW w:w="1491" w:type="dxa"/>
                <w:tcBorders>
                  <w:top w:val="nil"/>
                  <w:left w:val="nil"/>
                  <w:bottom w:val="single" w:sz="4" w:space="0" w:color="000000"/>
                  <w:right w:val="nil"/>
                </w:tcBorders>
                <w:shd w:val="clear" w:color="auto" w:fill="auto"/>
                <w:vAlign w:val="center"/>
              </w:tcPr>
              <w:customXmlDelRangeStart w:id="7926" w:author="William Mitchell" w:date="2021-05-19T13:24:00Z"/>
              <w:sdt>
                <w:sdtPr>
                  <w:tag w:val="goog_rdk_1575"/>
                  <w:id w:val="569693222"/>
                </w:sdtPr>
                <w:sdtEndPr/>
                <w:sdtContent>
                  <w:customXmlDelRangeEnd w:id="7926"/>
                  <w:p w14:paraId="000002AC" w14:textId="106CE951" w:rsidR="001D5C46" w:rsidRDefault="00C146F4">
                    <w:pPr>
                      <w:spacing w:line="480" w:lineRule="auto"/>
                      <w:jc w:val="center"/>
                      <w:rPr>
                        <w:del w:id="7927" w:author="Billy Mitchell" w:date="2021-04-22T13:10:00Z"/>
                        <w:color w:val="000000"/>
                      </w:rPr>
                    </w:pPr>
                    <w:customXmlDelRangeStart w:id="7928" w:author="William Mitchell" w:date="2021-05-19T13:24:00Z"/>
                    <w:sdt>
                      <w:sdtPr>
                        <w:tag w:val="goog_rdk_1574"/>
                        <w:id w:val="951819972"/>
                      </w:sdtPr>
                      <w:sdtEndPr/>
                      <w:sdtContent>
                        <w:customXmlDelRangeEnd w:id="7928"/>
                        <w:del w:id="7929" w:author="Billy Mitchell" w:date="2021-04-22T13:10:00Z">
                          <w:r w:rsidR="00D2411E">
                            <w:rPr>
                              <w:color w:val="000000"/>
                            </w:rPr>
                            <w:delText>2.61</w:delText>
                          </w:r>
                        </w:del>
                        <w:customXmlDelRangeStart w:id="7930" w:author="William Mitchell" w:date="2021-05-19T13:24:00Z"/>
                      </w:sdtContent>
                    </w:sdt>
                    <w:customXmlDelRangeEnd w:id="7930"/>
                  </w:p>
                  <w:customXmlDelRangeStart w:id="7931" w:author="William Mitchell" w:date="2021-05-19T13:24:00Z"/>
                </w:sdtContent>
              </w:sdt>
              <w:customXmlDelRangeEnd w:id="7931"/>
            </w:tc>
            <w:tc>
              <w:tcPr>
                <w:tcW w:w="1131" w:type="dxa"/>
                <w:tcBorders>
                  <w:top w:val="nil"/>
                  <w:left w:val="nil"/>
                  <w:bottom w:val="single" w:sz="4" w:space="0" w:color="000000"/>
                  <w:right w:val="nil"/>
                </w:tcBorders>
                <w:shd w:val="clear" w:color="auto" w:fill="auto"/>
                <w:vAlign w:val="center"/>
              </w:tcPr>
              <w:customXmlDelRangeStart w:id="7932" w:author="William Mitchell" w:date="2021-05-19T13:24:00Z"/>
              <w:sdt>
                <w:sdtPr>
                  <w:tag w:val="goog_rdk_1577"/>
                  <w:id w:val="-195543976"/>
                </w:sdtPr>
                <w:sdtEndPr/>
                <w:sdtContent>
                  <w:customXmlDelRangeEnd w:id="7932"/>
                  <w:p w14:paraId="000002AD" w14:textId="7E9E5A2B" w:rsidR="001D5C46" w:rsidRDefault="00C146F4">
                    <w:pPr>
                      <w:spacing w:line="480" w:lineRule="auto"/>
                      <w:jc w:val="center"/>
                      <w:rPr>
                        <w:del w:id="7933" w:author="Billy Mitchell" w:date="2021-04-22T13:10:00Z"/>
                        <w:color w:val="000000"/>
                      </w:rPr>
                    </w:pPr>
                    <w:customXmlDelRangeStart w:id="7934" w:author="William Mitchell" w:date="2021-05-19T13:24:00Z"/>
                    <w:sdt>
                      <w:sdtPr>
                        <w:tag w:val="goog_rdk_1576"/>
                        <w:id w:val="299965997"/>
                      </w:sdtPr>
                      <w:sdtEndPr/>
                      <w:sdtContent>
                        <w:customXmlDelRangeEnd w:id="7934"/>
                        <w:del w:id="7935" w:author="Billy Mitchell" w:date="2021-04-22T13:10:00Z">
                          <w:r w:rsidR="00D2411E">
                            <w:rPr>
                              <w:color w:val="000000"/>
                            </w:rPr>
                            <w:delText>2712</w:delText>
                          </w:r>
                        </w:del>
                        <w:customXmlDelRangeStart w:id="7936" w:author="William Mitchell" w:date="2021-05-19T13:24:00Z"/>
                      </w:sdtContent>
                    </w:sdt>
                    <w:customXmlDelRangeEnd w:id="7936"/>
                  </w:p>
                  <w:customXmlDelRangeStart w:id="7937" w:author="William Mitchell" w:date="2021-05-19T13:24:00Z"/>
                </w:sdtContent>
              </w:sdt>
              <w:customXmlDelRangeEnd w:id="7937"/>
            </w:tc>
            <w:tc>
              <w:tcPr>
                <w:tcW w:w="450" w:type="dxa"/>
                <w:tcBorders>
                  <w:top w:val="nil"/>
                  <w:left w:val="nil"/>
                  <w:bottom w:val="single" w:sz="4" w:space="0" w:color="000000"/>
                  <w:right w:val="nil"/>
                </w:tcBorders>
                <w:shd w:val="clear" w:color="auto" w:fill="auto"/>
                <w:vAlign w:val="center"/>
              </w:tcPr>
              <w:customXmlDelRangeStart w:id="7938" w:author="William Mitchell" w:date="2021-05-19T13:24:00Z"/>
              <w:sdt>
                <w:sdtPr>
                  <w:tag w:val="goog_rdk_1579"/>
                  <w:id w:val="-2005431323"/>
                </w:sdtPr>
                <w:sdtEndPr/>
                <w:sdtContent>
                  <w:customXmlDelRangeEnd w:id="7938"/>
                  <w:p w14:paraId="000002AE" w14:textId="63367486" w:rsidR="001D5C46" w:rsidRDefault="00C146F4">
                    <w:pPr>
                      <w:spacing w:line="480" w:lineRule="auto"/>
                      <w:jc w:val="right"/>
                      <w:rPr>
                        <w:del w:id="7939" w:author="Billy Mitchell" w:date="2021-04-22T13:10:00Z"/>
                        <w:color w:val="000000"/>
                      </w:rPr>
                    </w:pPr>
                    <w:customXmlDelRangeStart w:id="7940" w:author="William Mitchell" w:date="2021-05-19T13:24:00Z"/>
                    <w:sdt>
                      <w:sdtPr>
                        <w:tag w:val="goog_rdk_1578"/>
                        <w:id w:val="1381209411"/>
                      </w:sdtPr>
                      <w:sdtEndPr/>
                      <w:sdtContent>
                        <w:customXmlDelRangeEnd w:id="7940"/>
                        <w:del w:id="7941" w:author="Billy Mitchell" w:date="2021-04-22T13:10:00Z">
                          <w:r w:rsidR="00D2411E">
                            <w:rPr>
                              <w:color w:val="000000"/>
                            </w:rPr>
                            <w:delText> </w:delText>
                          </w:r>
                        </w:del>
                        <w:customXmlDelRangeStart w:id="7942" w:author="William Mitchell" w:date="2021-05-19T13:24:00Z"/>
                      </w:sdtContent>
                    </w:sdt>
                    <w:customXmlDelRangeEnd w:id="7942"/>
                  </w:p>
                  <w:customXmlDelRangeStart w:id="7943" w:author="William Mitchell" w:date="2021-05-19T13:24:00Z"/>
                </w:sdtContent>
              </w:sdt>
              <w:customXmlDelRangeEnd w:id="7943"/>
            </w:tc>
            <w:tc>
              <w:tcPr>
                <w:tcW w:w="817" w:type="dxa"/>
                <w:tcBorders>
                  <w:top w:val="nil"/>
                  <w:left w:val="nil"/>
                  <w:bottom w:val="single" w:sz="4" w:space="0" w:color="000000"/>
                  <w:right w:val="nil"/>
                </w:tcBorders>
                <w:shd w:val="clear" w:color="auto" w:fill="auto"/>
                <w:vAlign w:val="center"/>
              </w:tcPr>
              <w:customXmlDelRangeStart w:id="7944" w:author="William Mitchell" w:date="2021-05-19T13:24:00Z"/>
              <w:sdt>
                <w:sdtPr>
                  <w:tag w:val="goog_rdk_1581"/>
                  <w:id w:val="-1909461834"/>
                </w:sdtPr>
                <w:sdtEndPr/>
                <w:sdtContent>
                  <w:customXmlDelRangeEnd w:id="7944"/>
                  <w:p w14:paraId="000002AF" w14:textId="44808A8C" w:rsidR="001D5C46" w:rsidRDefault="00C146F4">
                    <w:pPr>
                      <w:spacing w:line="480" w:lineRule="auto"/>
                      <w:jc w:val="right"/>
                      <w:rPr>
                        <w:del w:id="7945" w:author="Billy Mitchell" w:date="2021-04-22T13:10:00Z"/>
                        <w:color w:val="000000"/>
                      </w:rPr>
                    </w:pPr>
                    <w:customXmlDelRangeStart w:id="7946" w:author="William Mitchell" w:date="2021-05-19T13:24:00Z"/>
                    <w:sdt>
                      <w:sdtPr>
                        <w:tag w:val="goog_rdk_1580"/>
                        <w:id w:val="702442469"/>
                      </w:sdtPr>
                      <w:sdtEndPr/>
                      <w:sdtContent>
                        <w:customXmlDelRangeEnd w:id="7946"/>
                        <w:del w:id="7947" w:author="Billy Mitchell" w:date="2021-04-22T13:10:00Z">
                          <w:r w:rsidR="00D2411E">
                            <w:rPr>
                              <w:color w:val="000000"/>
                            </w:rPr>
                            <w:delText>0.027</w:delText>
                          </w:r>
                        </w:del>
                        <w:customXmlDelRangeStart w:id="7948" w:author="William Mitchell" w:date="2021-05-19T13:24:00Z"/>
                      </w:sdtContent>
                    </w:sdt>
                    <w:customXmlDelRangeEnd w:id="7948"/>
                  </w:p>
                  <w:customXmlDelRangeStart w:id="7949" w:author="William Mitchell" w:date="2021-05-19T13:24:00Z"/>
                </w:sdtContent>
              </w:sdt>
              <w:customXmlDelRangeEnd w:id="7949"/>
            </w:tc>
            <w:tc>
              <w:tcPr>
                <w:tcW w:w="540" w:type="dxa"/>
                <w:tcBorders>
                  <w:top w:val="nil"/>
                  <w:left w:val="nil"/>
                  <w:bottom w:val="single" w:sz="4" w:space="0" w:color="000000"/>
                  <w:right w:val="nil"/>
                </w:tcBorders>
                <w:shd w:val="clear" w:color="auto" w:fill="auto"/>
                <w:vAlign w:val="center"/>
              </w:tcPr>
              <w:customXmlDelRangeStart w:id="7950" w:author="William Mitchell" w:date="2021-05-19T13:24:00Z"/>
              <w:sdt>
                <w:sdtPr>
                  <w:tag w:val="goog_rdk_1583"/>
                  <w:id w:val="-1025328424"/>
                </w:sdtPr>
                <w:sdtEndPr/>
                <w:sdtContent>
                  <w:customXmlDelRangeEnd w:id="7950"/>
                  <w:p w14:paraId="000002B0" w14:textId="312683D1" w:rsidR="001D5C46" w:rsidRDefault="00C146F4">
                    <w:pPr>
                      <w:spacing w:line="480" w:lineRule="auto"/>
                      <w:rPr>
                        <w:del w:id="7951" w:author="Billy Mitchell" w:date="2021-04-22T13:10:00Z"/>
                        <w:color w:val="000000"/>
                      </w:rPr>
                    </w:pPr>
                    <w:customXmlDelRangeStart w:id="7952" w:author="William Mitchell" w:date="2021-05-19T13:24:00Z"/>
                    <w:sdt>
                      <w:sdtPr>
                        <w:tag w:val="goog_rdk_1582"/>
                        <w:id w:val="-2133847185"/>
                      </w:sdtPr>
                      <w:sdtEndPr/>
                      <w:sdtContent>
                        <w:customXmlDelRangeEnd w:id="7952"/>
                        <w:del w:id="7953" w:author="Billy Mitchell" w:date="2021-04-22T13:10:00Z">
                          <w:r w:rsidR="00D2411E">
                            <w:rPr>
                              <w:color w:val="000000"/>
                            </w:rPr>
                            <w:delText>*</w:delText>
                          </w:r>
                        </w:del>
                        <w:customXmlDelRangeStart w:id="7954" w:author="William Mitchell" w:date="2021-05-19T13:24:00Z"/>
                      </w:sdtContent>
                    </w:sdt>
                    <w:customXmlDelRangeEnd w:id="7954"/>
                  </w:p>
                  <w:customXmlDelRangeStart w:id="7955" w:author="William Mitchell" w:date="2021-05-19T13:24:00Z"/>
                </w:sdtContent>
              </w:sdt>
              <w:customXmlDelRangeEnd w:id="7955"/>
            </w:tc>
          </w:tr>
          <w:customXmlDelRangeStart w:id="7956" w:author="William Mitchell" w:date="2021-05-19T13:24:00Z"/>
        </w:sdtContent>
      </w:sdt>
      <w:customXmlDelRangeEnd w:id="7956"/>
      <w:customXmlDelRangeStart w:id="7957" w:author="William Mitchell" w:date="2021-05-19T13:24:00Z"/>
      <w:sdt>
        <w:sdtPr>
          <w:tag w:val="goog_rdk_1585"/>
          <w:id w:val="575402383"/>
        </w:sdtPr>
        <w:sdtEndPr/>
        <w:sdtContent>
          <w:customXmlDelRangeEnd w:id="7957"/>
          <w:tr w:rsidR="001D5C46" w14:paraId="02D06E59" w14:textId="77777777" w:rsidTr="00AB4054">
            <w:trPr>
              <w:trHeight w:val="600"/>
              <w:del w:id="7958" w:author="Billy Mitchell" w:date="2021-04-22T13:10:00Z"/>
            </w:trPr>
            <w:tc>
              <w:tcPr>
                <w:tcW w:w="3875" w:type="dxa"/>
                <w:tcBorders>
                  <w:top w:val="nil"/>
                  <w:left w:val="nil"/>
                  <w:bottom w:val="nil"/>
                  <w:right w:val="nil"/>
                </w:tcBorders>
                <w:shd w:val="clear" w:color="auto" w:fill="auto"/>
                <w:vAlign w:val="center"/>
              </w:tcPr>
              <w:customXmlDelRangeStart w:id="7959" w:author="William Mitchell" w:date="2021-05-19T13:24:00Z"/>
              <w:sdt>
                <w:sdtPr>
                  <w:tag w:val="goog_rdk_1587"/>
                  <w:id w:val="1875958538"/>
                </w:sdtPr>
                <w:sdtEndPr/>
                <w:sdtContent>
                  <w:customXmlDelRangeEnd w:id="7959"/>
                  <w:p w14:paraId="000002B1" w14:textId="4E4F112C" w:rsidR="001D5C46" w:rsidRDefault="00C146F4">
                    <w:pPr>
                      <w:spacing w:line="480" w:lineRule="auto"/>
                      <w:jc w:val="center"/>
                      <w:rPr>
                        <w:del w:id="7960" w:author="Billy Mitchell" w:date="2021-04-22T13:10:00Z"/>
                        <w:color w:val="000000"/>
                      </w:rPr>
                    </w:pPr>
                    <w:customXmlDelRangeStart w:id="7961" w:author="William Mitchell" w:date="2021-05-19T13:24:00Z"/>
                    <w:sdt>
                      <w:sdtPr>
                        <w:tag w:val="goog_rdk_1586"/>
                        <w:id w:val="-290828548"/>
                      </w:sdtPr>
                      <w:sdtEndPr/>
                      <w:sdtContent>
                        <w:customXmlDelRangeEnd w:id="7961"/>
                        <w:del w:id="7962" w:author="Billy Mitchell" w:date="2021-04-22T13:10:00Z">
                          <w:r w:rsidR="00D2411E">
                            <w:rPr>
                              <w:color w:val="000000"/>
                            </w:rPr>
                            <w:delText>Affect, Child &amp; Non-Affect, Adult v. Affect, Adult, &amp; Non-Affect, Child</w:delText>
                          </w:r>
                        </w:del>
                        <w:customXmlDelRangeStart w:id="7963" w:author="William Mitchell" w:date="2021-05-19T13:24:00Z"/>
                      </w:sdtContent>
                    </w:sdt>
                    <w:customXmlDelRangeEnd w:id="7963"/>
                  </w:p>
                  <w:customXmlDelRangeStart w:id="7964" w:author="William Mitchell" w:date="2021-05-19T13:24:00Z"/>
                </w:sdtContent>
              </w:sdt>
              <w:customXmlDelRangeEnd w:id="7964"/>
            </w:tc>
            <w:tc>
              <w:tcPr>
                <w:tcW w:w="1499" w:type="dxa"/>
                <w:tcBorders>
                  <w:top w:val="nil"/>
                  <w:left w:val="nil"/>
                  <w:bottom w:val="nil"/>
                  <w:right w:val="nil"/>
                </w:tcBorders>
                <w:shd w:val="clear" w:color="auto" w:fill="auto"/>
                <w:vAlign w:val="center"/>
              </w:tcPr>
              <w:customXmlDelRangeStart w:id="7965" w:author="William Mitchell" w:date="2021-05-19T13:24:00Z"/>
              <w:sdt>
                <w:sdtPr>
                  <w:tag w:val="goog_rdk_1589"/>
                  <w:id w:val="1684016373"/>
                </w:sdtPr>
                <w:sdtEndPr/>
                <w:sdtContent>
                  <w:customXmlDelRangeEnd w:id="7965"/>
                  <w:p w14:paraId="000002B2" w14:textId="0BEB9A2E" w:rsidR="001D5C46" w:rsidRDefault="00C146F4">
                    <w:pPr>
                      <w:spacing w:line="480" w:lineRule="auto"/>
                      <w:jc w:val="center"/>
                      <w:rPr>
                        <w:del w:id="7966" w:author="Billy Mitchell" w:date="2021-04-22T13:10:00Z"/>
                        <w:color w:val="000000"/>
                      </w:rPr>
                    </w:pPr>
                    <w:customXmlDelRangeStart w:id="7967" w:author="William Mitchell" w:date="2021-05-19T13:24:00Z"/>
                    <w:sdt>
                      <w:sdtPr>
                        <w:tag w:val="goog_rdk_1588"/>
                        <w:id w:val="1895689972"/>
                      </w:sdtPr>
                      <w:sdtEndPr/>
                      <w:sdtContent>
                        <w:customXmlDelRangeEnd w:id="7967"/>
                        <w:del w:id="7968" w:author="Billy Mitchell" w:date="2021-04-22T13:10:00Z">
                          <w:r w:rsidR="00D2411E">
                            <w:rPr>
                              <w:color w:val="000000"/>
                            </w:rPr>
                            <w:delText>0.055</w:delText>
                          </w:r>
                        </w:del>
                        <w:customXmlDelRangeStart w:id="7969" w:author="William Mitchell" w:date="2021-05-19T13:24:00Z"/>
                      </w:sdtContent>
                    </w:sdt>
                    <w:customXmlDelRangeEnd w:id="7969"/>
                  </w:p>
                  <w:customXmlDelRangeStart w:id="7970" w:author="William Mitchell" w:date="2021-05-19T13:24:00Z"/>
                </w:sdtContent>
              </w:sdt>
              <w:customXmlDelRangeEnd w:id="7970"/>
            </w:tc>
            <w:tc>
              <w:tcPr>
                <w:tcW w:w="817" w:type="dxa"/>
                <w:tcBorders>
                  <w:top w:val="nil"/>
                  <w:left w:val="nil"/>
                  <w:bottom w:val="nil"/>
                  <w:right w:val="nil"/>
                </w:tcBorders>
                <w:shd w:val="clear" w:color="auto" w:fill="auto"/>
                <w:vAlign w:val="center"/>
              </w:tcPr>
              <w:customXmlDelRangeStart w:id="7971" w:author="William Mitchell" w:date="2021-05-19T13:24:00Z"/>
              <w:sdt>
                <w:sdtPr>
                  <w:tag w:val="goog_rdk_1591"/>
                  <w:id w:val="-1053533057"/>
                </w:sdtPr>
                <w:sdtEndPr/>
                <w:sdtContent>
                  <w:customXmlDelRangeEnd w:id="7971"/>
                  <w:p w14:paraId="000002B3" w14:textId="0B8B14DC" w:rsidR="001D5C46" w:rsidRDefault="00C146F4">
                    <w:pPr>
                      <w:spacing w:line="480" w:lineRule="auto"/>
                      <w:jc w:val="center"/>
                      <w:rPr>
                        <w:del w:id="7972" w:author="Billy Mitchell" w:date="2021-04-22T13:10:00Z"/>
                        <w:color w:val="000000"/>
                      </w:rPr>
                    </w:pPr>
                    <w:customXmlDelRangeStart w:id="7973" w:author="William Mitchell" w:date="2021-05-19T13:24:00Z"/>
                    <w:sdt>
                      <w:sdtPr>
                        <w:tag w:val="goog_rdk_1590"/>
                        <w:id w:val="1284223980"/>
                      </w:sdtPr>
                      <w:sdtEndPr/>
                      <w:sdtContent>
                        <w:customXmlDelRangeEnd w:id="7973"/>
                        <w:del w:id="7974" w:author="Billy Mitchell" w:date="2021-04-22T13:10:00Z">
                          <w:r w:rsidR="00D2411E">
                            <w:rPr>
                              <w:color w:val="000000"/>
                            </w:rPr>
                            <w:delText>0.006</w:delText>
                          </w:r>
                        </w:del>
                        <w:customXmlDelRangeStart w:id="7975" w:author="William Mitchell" w:date="2021-05-19T13:24:00Z"/>
                      </w:sdtContent>
                    </w:sdt>
                    <w:customXmlDelRangeEnd w:id="7975"/>
                  </w:p>
                  <w:customXmlDelRangeStart w:id="7976" w:author="William Mitchell" w:date="2021-05-19T13:24:00Z"/>
                </w:sdtContent>
              </w:sdt>
              <w:customXmlDelRangeEnd w:id="7976"/>
            </w:tc>
            <w:tc>
              <w:tcPr>
                <w:tcW w:w="1491" w:type="dxa"/>
                <w:tcBorders>
                  <w:top w:val="nil"/>
                  <w:left w:val="nil"/>
                  <w:bottom w:val="nil"/>
                  <w:right w:val="nil"/>
                </w:tcBorders>
                <w:shd w:val="clear" w:color="auto" w:fill="auto"/>
                <w:vAlign w:val="center"/>
              </w:tcPr>
              <w:customXmlDelRangeStart w:id="7977" w:author="William Mitchell" w:date="2021-05-19T13:24:00Z"/>
              <w:sdt>
                <w:sdtPr>
                  <w:tag w:val="goog_rdk_1593"/>
                  <w:id w:val="-164246463"/>
                </w:sdtPr>
                <w:sdtEndPr/>
                <w:sdtContent>
                  <w:customXmlDelRangeEnd w:id="7977"/>
                  <w:p w14:paraId="000002B4" w14:textId="2A384FB5" w:rsidR="001D5C46" w:rsidRDefault="00C146F4">
                    <w:pPr>
                      <w:spacing w:line="480" w:lineRule="auto"/>
                      <w:jc w:val="center"/>
                      <w:rPr>
                        <w:del w:id="7978" w:author="Billy Mitchell" w:date="2021-04-22T13:10:00Z"/>
                        <w:color w:val="000000"/>
                      </w:rPr>
                    </w:pPr>
                    <w:customXmlDelRangeStart w:id="7979" w:author="William Mitchell" w:date="2021-05-19T13:24:00Z"/>
                    <w:sdt>
                      <w:sdtPr>
                        <w:tag w:val="goog_rdk_1592"/>
                        <w:id w:val="-1157223753"/>
                      </w:sdtPr>
                      <w:sdtEndPr/>
                      <w:sdtContent>
                        <w:customXmlDelRangeEnd w:id="7979"/>
                        <w:del w:id="7980" w:author="Billy Mitchell" w:date="2021-04-22T13:10:00Z">
                          <w:r w:rsidR="00D2411E">
                            <w:rPr>
                              <w:color w:val="000000"/>
                            </w:rPr>
                            <w:delText>9.99</w:delText>
                          </w:r>
                        </w:del>
                        <w:customXmlDelRangeStart w:id="7981" w:author="William Mitchell" w:date="2021-05-19T13:24:00Z"/>
                      </w:sdtContent>
                    </w:sdt>
                    <w:customXmlDelRangeEnd w:id="7981"/>
                  </w:p>
                  <w:customXmlDelRangeStart w:id="7982" w:author="William Mitchell" w:date="2021-05-19T13:24:00Z"/>
                </w:sdtContent>
              </w:sdt>
              <w:customXmlDelRangeEnd w:id="7982"/>
            </w:tc>
            <w:tc>
              <w:tcPr>
                <w:tcW w:w="1131" w:type="dxa"/>
                <w:tcBorders>
                  <w:top w:val="nil"/>
                  <w:left w:val="nil"/>
                  <w:bottom w:val="nil"/>
                  <w:right w:val="nil"/>
                </w:tcBorders>
                <w:shd w:val="clear" w:color="auto" w:fill="auto"/>
                <w:vAlign w:val="center"/>
              </w:tcPr>
              <w:customXmlDelRangeStart w:id="7983" w:author="William Mitchell" w:date="2021-05-19T13:24:00Z"/>
              <w:sdt>
                <w:sdtPr>
                  <w:tag w:val="goog_rdk_1595"/>
                  <w:id w:val="1747455451"/>
                </w:sdtPr>
                <w:sdtEndPr/>
                <w:sdtContent>
                  <w:customXmlDelRangeEnd w:id="7983"/>
                  <w:p w14:paraId="000002B5" w14:textId="217B51BA" w:rsidR="001D5C46" w:rsidRDefault="00C146F4">
                    <w:pPr>
                      <w:spacing w:line="480" w:lineRule="auto"/>
                      <w:jc w:val="center"/>
                      <w:rPr>
                        <w:del w:id="7984" w:author="Billy Mitchell" w:date="2021-04-22T13:10:00Z"/>
                        <w:color w:val="000000"/>
                      </w:rPr>
                    </w:pPr>
                    <w:customXmlDelRangeStart w:id="7985" w:author="William Mitchell" w:date="2021-05-19T13:24:00Z"/>
                    <w:sdt>
                      <w:sdtPr>
                        <w:tag w:val="goog_rdk_1594"/>
                        <w:id w:val="968397299"/>
                      </w:sdtPr>
                      <w:sdtEndPr/>
                      <w:sdtContent>
                        <w:customXmlDelRangeEnd w:id="7985"/>
                        <w:del w:id="7986" w:author="Billy Mitchell" w:date="2021-04-22T13:10:00Z">
                          <w:r w:rsidR="00D2411E">
                            <w:rPr>
                              <w:color w:val="000000"/>
                            </w:rPr>
                            <w:delText>18677</w:delText>
                          </w:r>
                        </w:del>
                        <w:customXmlDelRangeStart w:id="7987" w:author="William Mitchell" w:date="2021-05-19T13:24:00Z"/>
                      </w:sdtContent>
                    </w:sdt>
                    <w:customXmlDelRangeEnd w:id="7987"/>
                  </w:p>
                  <w:customXmlDelRangeStart w:id="7988" w:author="William Mitchell" w:date="2021-05-19T13:24:00Z"/>
                </w:sdtContent>
              </w:sdt>
              <w:customXmlDelRangeEnd w:id="7988"/>
            </w:tc>
            <w:tc>
              <w:tcPr>
                <w:tcW w:w="450" w:type="dxa"/>
                <w:tcBorders>
                  <w:top w:val="nil"/>
                  <w:left w:val="nil"/>
                  <w:bottom w:val="nil"/>
                  <w:right w:val="nil"/>
                </w:tcBorders>
                <w:shd w:val="clear" w:color="auto" w:fill="auto"/>
                <w:vAlign w:val="center"/>
              </w:tcPr>
              <w:customXmlDelRangeStart w:id="7989" w:author="William Mitchell" w:date="2021-05-19T13:24:00Z"/>
              <w:sdt>
                <w:sdtPr>
                  <w:tag w:val="goog_rdk_1597"/>
                  <w:id w:val="1100528854"/>
                </w:sdtPr>
                <w:sdtEndPr/>
                <w:sdtContent>
                  <w:customXmlDelRangeEnd w:id="7989"/>
                  <w:p w14:paraId="000002B6" w14:textId="250D4DDE" w:rsidR="001D5C46" w:rsidRDefault="00C146F4">
                    <w:pPr>
                      <w:spacing w:line="480" w:lineRule="auto"/>
                      <w:jc w:val="right"/>
                      <w:rPr>
                        <w:del w:id="7990" w:author="Billy Mitchell" w:date="2021-04-22T13:10:00Z"/>
                        <w:color w:val="000000"/>
                      </w:rPr>
                    </w:pPr>
                    <w:customXmlDelRangeStart w:id="7991" w:author="William Mitchell" w:date="2021-05-19T13:24:00Z"/>
                    <w:sdt>
                      <w:sdtPr>
                        <w:tag w:val="goog_rdk_1596"/>
                        <w:id w:val="-899899420"/>
                      </w:sdtPr>
                      <w:sdtEndPr/>
                      <w:sdtContent>
                        <w:customXmlDelRangeEnd w:id="7991"/>
                        <w:customXmlDelRangeStart w:id="7992" w:author="William Mitchell" w:date="2021-05-19T13:24:00Z"/>
                      </w:sdtContent>
                    </w:sdt>
                    <w:customXmlDelRangeEnd w:id="7992"/>
                  </w:p>
                  <w:customXmlDelRangeStart w:id="7993" w:author="William Mitchell" w:date="2021-05-19T13:24:00Z"/>
                </w:sdtContent>
              </w:sdt>
              <w:customXmlDelRangeEnd w:id="7993"/>
            </w:tc>
            <w:tc>
              <w:tcPr>
                <w:tcW w:w="817" w:type="dxa"/>
                <w:tcBorders>
                  <w:top w:val="nil"/>
                  <w:left w:val="nil"/>
                  <w:bottom w:val="nil"/>
                  <w:right w:val="nil"/>
                </w:tcBorders>
                <w:shd w:val="clear" w:color="auto" w:fill="auto"/>
                <w:vAlign w:val="center"/>
              </w:tcPr>
              <w:customXmlDelRangeStart w:id="7994" w:author="William Mitchell" w:date="2021-05-19T13:24:00Z"/>
              <w:sdt>
                <w:sdtPr>
                  <w:tag w:val="goog_rdk_1599"/>
                  <w:id w:val="1093358668"/>
                </w:sdtPr>
                <w:sdtEndPr/>
                <w:sdtContent>
                  <w:customXmlDelRangeEnd w:id="7994"/>
                  <w:p w14:paraId="000002B7" w14:textId="45DBC572" w:rsidR="001D5C46" w:rsidRDefault="00C146F4">
                    <w:pPr>
                      <w:spacing w:line="480" w:lineRule="auto"/>
                      <w:jc w:val="right"/>
                      <w:rPr>
                        <w:del w:id="7995" w:author="Billy Mitchell" w:date="2021-04-22T13:10:00Z"/>
                        <w:color w:val="000000"/>
                      </w:rPr>
                    </w:pPr>
                    <w:customXmlDelRangeStart w:id="7996" w:author="William Mitchell" w:date="2021-05-19T13:24:00Z"/>
                    <w:sdt>
                      <w:sdtPr>
                        <w:tag w:val="goog_rdk_1598"/>
                        <w:id w:val="-1193988139"/>
                      </w:sdtPr>
                      <w:sdtEndPr/>
                      <w:sdtContent>
                        <w:customXmlDelRangeEnd w:id="7996"/>
                        <w:del w:id="7997" w:author="Billy Mitchell" w:date="2021-04-22T13:10:00Z">
                          <w:r w:rsidR="00D2411E">
                            <w:rPr>
                              <w:color w:val="000000"/>
                            </w:rPr>
                            <w:delText>0.001</w:delText>
                          </w:r>
                        </w:del>
                        <w:customXmlDelRangeStart w:id="7998" w:author="William Mitchell" w:date="2021-05-19T13:24:00Z"/>
                      </w:sdtContent>
                    </w:sdt>
                    <w:customXmlDelRangeEnd w:id="7998"/>
                  </w:p>
                  <w:customXmlDelRangeStart w:id="7999" w:author="William Mitchell" w:date="2021-05-19T13:24:00Z"/>
                </w:sdtContent>
              </w:sdt>
              <w:customXmlDelRangeEnd w:id="7999"/>
            </w:tc>
            <w:tc>
              <w:tcPr>
                <w:tcW w:w="540" w:type="dxa"/>
                <w:tcBorders>
                  <w:top w:val="nil"/>
                  <w:left w:val="nil"/>
                  <w:bottom w:val="nil"/>
                  <w:right w:val="nil"/>
                </w:tcBorders>
                <w:shd w:val="clear" w:color="auto" w:fill="auto"/>
                <w:vAlign w:val="center"/>
              </w:tcPr>
              <w:customXmlDelRangeStart w:id="8000" w:author="William Mitchell" w:date="2021-05-19T13:24:00Z"/>
              <w:sdt>
                <w:sdtPr>
                  <w:tag w:val="goog_rdk_1601"/>
                  <w:id w:val="443048128"/>
                </w:sdtPr>
                <w:sdtEndPr/>
                <w:sdtContent>
                  <w:customXmlDelRangeEnd w:id="8000"/>
                  <w:p w14:paraId="000002B8" w14:textId="4B31BDE7" w:rsidR="001D5C46" w:rsidRDefault="00C146F4">
                    <w:pPr>
                      <w:spacing w:line="480" w:lineRule="auto"/>
                      <w:rPr>
                        <w:del w:id="8001" w:author="Billy Mitchell" w:date="2021-04-22T13:10:00Z"/>
                        <w:color w:val="000000"/>
                      </w:rPr>
                    </w:pPr>
                    <w:customXmlDelRangeStart w:id="8002" w:author="William Mitchell" w:date="2021-05-19T13:24:00Z"/>
                    <w:sdt>
                      <w:sdtPr>
                        <w:tag w:val="goog_rdk_1600"/>
                        <w:id w:val="1136995914"/>
                      </w:sdtPr>
                      <w:sdtEndPr/>
                      <w:sdtContent>
                        <w:customXmlDelRangeEnd w:id="8002"/>
                        <w:del w:id="8003" w:author="Billy Mitchell" w:date="2021-04-22T13:10:00Z">
                          <w:r w:rsidR="00D2411E">
                            <w:rPr>
                              <w:color w:val="000000"/>
                            </w:rPr>
                            <w:delText>***</w:delText>
                          </w:r>
                        </w:del>
                        <w:customXmlDelRangeStart w:id="8004" w:author="William Mitchell" w:date="2021-05-19T13:24:00Z"/>
                      </w:sdtContent>
                    </w:sdt>
                    <w:customXmlDelRangeEnd w:id="8004"/>
                  </w:p>
                  <w:customXmlDelRangeStart w:id="8005" w:author="William Mitchell" w:date="2021-05-19T13:24:00Z"/>
                </w:sdtContent>
              </w:sdt>
              <w:customXmlDelRangeEnd w:id="8005"/>
            </w:tc>
          </w:tr>
          <w:customXmlDelRangeStart w:id="8006" w:author="William Mitchell" w:date="2021-05-19T13:24:00Z"/>
        </w:sdtContent>
      </w:sdt>
      <w:customXmlDelRangeEnd w:id="8006"/>
    </w:tbl>
    <w:customXmlDelRangeStart w:id="8007" w:author="William Mitchell" w:date="2021-05-19T13:24:00Z"/>
    <w:customXmlInsRangeStart w:id="8008" w:author="Billy Mitchell" w:date="2021-05-18T17:52:00Z"/>
    <w:sdt>
      <w:sdtPr>
        <w:tag w:val="goog_rdk_946"/>
        <w:id w:val="927623886"/>
      </w:sdtPr>
      <w:sdtEndPr/>
      <w:sdtContent>
        <w:customXmlInsRangeEnd w:id="8008"/>
        <w:customXmlDelRangeEnd w:id="8007"/>
        <w:p w14:paraId="6CD27D94" w14:textId="30EA8163" w:rsidR="00AB4054" w:rsidRDefault="00C146F4">
          <w:pPr>
            <w:spacing w:line="480" w:lineRule="auto"/>
            <w:rPr>
              <w:ins w:id="8009" w:author="Billy Mitchell" w:date="2021-05-18T17:52:00Z"/>
            </w:rPr>
            <w:pPrChange w:id="8010" w:author="Billy" w:date="2021-06-15T22:59:00Z">
              <w:pPr/>
            </w:pPrChange>
          </w:pPr>
          <w:customXmlInsRangeStart w:id="8011" w:author="Billy Mitchell" w:date="2021-05-18T17:52:00Z"/>
          <w:customXmlDelRangeStart w:id="8012" w:author="William Mitchell" w:date="2021-05-19T13:24:00Z"/>
          <w:sdt>
            <w:sdtPr>
              <w:tag w:val="goog_rdk_945"/>
              <w:id w:val="-928963658"/>
            </w:sdtPr>
            <w:sdtEndPr/>
            <w:sdtContent>
              <w:customXmlInsRangeEnd w:id="8011"/>
              <w:customXmlDelRangeEnd w:id="8012"/>
              <w:ins w:id="8013" w:author="Billy Mitchell" w:date="2021-05-18T17:52:00Z">
                <w:r w:rsidR="00AB4054">
                  <w:rPr>
                    <w:noProof/>
                    <w:lang w:val="en-US"/>
                  </w:rPr>
                  <w:drawing>
                    <wp:inline distT="114300" distB="114300" distL="114300" distR="114300" wp14:anchorId="0CB2135F" wp14:editId="269DECA5">
                      <wp:extent cx="5943600" cy="4445000"/>
                      <wp:effectExtent l="0" t="0" r="0" b="0"/>
                      <wp:docPr id="2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943600" cy="4445000"/>
                              </a:xfrm>
                              <a:prstGeom prst="rect">
                                <a:avLst/>
                              </a:prstGeom>
                              <a:ln/>
                            </pic:spPr>
                          </pic:pic>
                        </a:graphicData>
                      </a:graphic>
                    </wp:inline>
                  </w:drawing>
                </w:r>
                <w:r w:rsidR="00AB4054">
                  <w:rPr>
                    <w:b/>
                  </w:rPr>
                  <w:t xml:space="preserve">Figure </w:t>
                </w:r>
              </w:ins>
              <w:ins w:id="8014" w:author="Billy Mitchell" w:date="2021-05-25T23:19:00Z">
                <w:r w:rsidR="00C56674">
                  <w:rPr>
                    <w:b/>
                  </w:rPr>
                  <w:t>4</w:t>
                </w:r>
              </w:ins>
              <w:ins w:id="8015" w:author="Billy Mitchell" w:date="2021-05-18T17:52:00Z">
                <w:del w:id="8016" w:author="William Mitchell" w:date="2021-05-19T15:25:00Z">
                  <w:r w:rsidR="00AB4054" w:rsidDel="00A236EF">
                    <w:rPr>
                      <w:b/>
                    </w:rPr>
                    <w:delText>5</w:delText>
                  </w:r>
                </w:del>
                <w:r w:rsidR="00AB4054">
                  <w:rPr>
                    <w:b/>
                  </w:rPr>
                  <w:t>:</w:t>
                </w:r>
                <w:r w:rsidR="00AB4054">
                  <w:t xml:space="preserve"> Differences in representational similarity by age and valence. Adults demonstrated no differences in representational similarity by valence. However, children demonstrated greater similarity in negative stimuli relative to positive and neutral stimuli. Age differences were significant between positive and negative, but not neutral stimuli. </w:t>
                </w:r>
                <w:r w:rsidR="00AB4054">
                  <w:rPr>
                    <w:b/>
                  </w:rPr>
                  <w:t xml:space="preserve">NOTE: </w:t>
                </w:r>
                <w:r w:rsidR="00AB4054">
                  <w:t xml:space="preserve">The full range of our Mean Correlative Value is -1.77 to 1.76. The range was restricted in this visualization </w:t>
                </w:r>
                <w:proofErr w:type="gramStart"/>
                <w:r w:rsidR="00AB4054">
                  <w:t>in order to</w:t>
                </w:r>
                <w:proofErr w:type="gramEnd"/>
                <w:r w:rsidR="00AB4054">
                  <w:t xml:space="preserve"> see differences. Error bars represent 95% confidence intervals.</w:t>
                </w:r>
              </w:ins>
              <w:customXmlInsRangeStart w:id="8017" w:author="Billy Mitchell" w:date="2021-05-18T17:52:00Z"/>
              <w:customXmlDelRangeStart w:id="8018" w:author="William Mitchell" w:date="2021-05-19T13:24:00Z"/>
            </w:sdtContent>
          </w:sdt>
          <w:customXmlInsRangeEnd w:id="8017"/>
          <w:customXmlDelRangeEnd w:id="8018"/>
        </w:p>
        <w:customXmlDelRangeStart w:id="8019" w:author="William Mitchell" w:date="2021-05-19T13:24:00Z"/>
        <w:customXmlInsRangeStart w:id="8020" w:author="Billy Mitchell" w:date="2021-05-18T17:52:00Z"/>
      </w:sdtContent>
    </w:sdt>
    <w:customXmlInsRangeEnd w:id="8020"/>
    <w:customXmlDelRangeEnd w:id="8019"/>
    <w:customXmlDelRangeStart w:id="8021" w:author="William Mitchell" w:date="2021-05-19T13:24:00Z"/>
    <w:customXmlInsRangeStart w:id="8022" w:author="Billy Mitchell" w:date="2021-05-18T17:52:00Z"/>
    <w:sdt>
      <w:sdtPr>
        <w:tag w:val="goog_rdk_948"/>
        <w:id w:val="1450889171"/>
      </w:sdtPr>
      <w:sdtEndPr/>
      <w:sdtContent>
        <w:customXmlInsRangeEnd w:id="8022"/>
        <w:customXmlDelRangeEnd w:id="8021"/>
        <w:p w14:paraId="62288908" w14:textId="795BC7E9" w:rsidR="00AB4054" w:rsidRDefault="00C146F4" w:rsidP="00AB4054">
          <w:pPr>
            <w:rPr>
              <w:ins w:id="8023" w:author="Billy Mitchell" w:date="2021-05-18T17:52:00Z"/>
            </w:rPr>
          </w:pPr>
          <w:customXmlInsRangeStart w:id="8024" w:author="Billy Mitchell" w:date="2021-05-18T17:52:00Z"/>
          <w:customXmlDelRangeStart w:id="8025" w:author="William Mitchell" w:date="2021-05-19T13:24:00Z"/>
          <w:sdt>
            <w:sdtPr>
              <w:tag w:val="goog_rdk_947"/>
              <w:id w:val="1268575964"/>
            </w:sdtPr>
            <w:sdtEndPr/>
            <w:sdtContent>
              <w:customXmlInsRangeEnd w:id="8024"/>
              <w:customXmlDelRangeEnd w:id="8025"/>
              <w:ins w:id="8026" w:author="Billy Mitchell" w:date="2021-05-18T17:52:00Z">
                <w:r w:rsidR="00AB4054">
                  <w:rPr>
                    <w:noProof/>
                    <w:lang w:val="en-US"/>
                  </w:rPr>
                  <w:drawing>
                    <wp:inline distT="114300" distB="114300" distL="114300" distR="114300" wp14:anchorId="2EE5A124" wp14:editId="3A63BFE4">
                      <wp:extent cx="5000625" cy="4457700"/>
                      <wp:effectExtent l="0" t="0" r="9525" b="0"/>
                      <wp:docPr id="2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000625" cy="4457700"/>
                              </a:xfrm>
                              <a:prstGeom prst="rect">
                                <a:avLst/>
                              </a:prstGeom>
                              <a:ln/>
                            </pic:spPr>
                          </pic:pic>
                        </a:graphicData>
                      </a:graphic>
                    </wp:inline>
                  </w:drawing>
                </w:r>
              </w:ins>
              <w:customXmlInsRangeStart w:id="8027" w:author="Billy Mitchell" w:date="2021-05-18T17:52:00Z"/>
              <w:customXmlDelRangeStart w:id="8028" w:author="William Mitchell" w:date="2021-05-19T13:24:00Z"/>
            </w:sdtContent>
          </w:sdt>
          <w:customXmlInsRangeEnd w:id="8027"/>
          <w:customXmlDelRangeEnd w:id="8028"/>
        </w:p>
        <w:customXmlDelRangeStart w:id="8029" w:author="William Mitchell" w:date="2021-05-19T13:24:00Z"/>
        <w:customXmlInsRangeStart w:id="8030" w:author="Billy Mitchell" w:date="2021-05-18T17:52:00Z"/>
      </w:sdtContent>
    </w:sdt>
    <w:customXmlInsRangeEnd w:id="8030"/>
    <w:customXmlDelRangeEnd w:id="8029"/>
    <w:customXmlDelRangeStart w:id="8031" w:author="William Mitchell" w:date="2021-05-19T13:24:00Z"/>
    <w:customXmlInsRangeStart w:id="8032" w:author="Billy Mitchell" w:date="2021-05-18T17:52:00Z"/>
    <w:sdt>
      <w:sdtPr>
        <w:tag w:val="goog_rdk_950"/>
        <w:id w:val="-524790484"/>
      </w:sdtPr>
      <w:sdtEndPr/>
      <w:sdtContent>
        <w:customXmlInsRangeEnd w:id="8032"/>
        <w:customXmlDelRangeEnd w:id="8031"/>
        <w:p w14:paraId="481DD1E5" w14:textId="66F230DA" w:rsidR="00AB4054" w:rsidRDefault="00C146F4" w:rsidP="00AB4054">
          <w:pPr>
            <w:rPr>
              <w:ins w:id="8033" w:author="Billy Mitchell" w:date="2021-05-18T17:52:00Z"/>
            </w:rPr>
          </w:pPr>
          <w:customXmlInsRangeStart w:id="8034" w:author="Billy Mitchell" w:date="2021-05-18T17:52:00Z"/>
          <w:customXmlDelRangeStart w:id="8035" w:author="William Mitchell" w:date="2021-05-19T13:24:00Z"/>
          <w:sdt>
            <w:sdtPr>
              <w:tag w:val="goog_rdk_949"/>
              <w:id w:val="-732083781"/>
            </w:sdtPr>
            <w:sdtEndPr/>
            <w:sdtContent>
              <w:customXmlInsRangeEnd w:id="8034"/>
              <w:customXmlDelRangeEnd w:id="8035"/>
              <w:customXmlInsRangeStart w:id="8036" w:author="Billy Mitchell" w:date="2021-05-18T17:52:00Z"/>
              <w:customXmlDelRangeStart w:id="8037" w:author="William Mitchell" w:date="2021-05-19T13:24:00Z"/>
            </w:sdtContent>
          </w:sdt>
          <w:customXmlInsRangeEnd w:id="8036"/>
          <w:customXmlDelRangeEnd w:id="8037"/>
        </w:p>
        <w:customXmlDelRangeStart w:id="8038" w:author="William Mitchell" w:date="2021-05-19T13:24:00Z"/>
        <w:customXmlInsRangeStart w:id="8039" w:author="Billy Mitchell" w:date="2021-05-18T17:52:00Z"/>
      </w:sdtContent>
    </w:sdt>
    <w:customXmlInsRangeEnd w:id="8039"/>
    <w:customXmlDelRangeEnd w:id="8038"/>
    <w:customXmlDelRangeStart w:id="8040" w:author="William Mitchell" w:date="2021-05-19T13:24:00Z"/>
    <w:customXmlInsRangeStart w:id="8041" w:author="Billy Mitchell" w:date="2021-05-18T17:52:00Z"/>
    <w:sdt>
      <w:sdtPr>
        <w:tag w:val="goog_rdk_952"/>
        <w:id w:val="-657541417"/>
      </w:sdtPr>
      <w:sdtEndPr/>
      <w:sdtContent>
        <w:customXmlInsRangeEnd w:id="8041"/>
        <w:customXmlDelRangeEnd w:id="8040"/>
        <w:p w14:paraId="3B0A1DCD" w14:textId="43BDF123" w:rsidR="00AB4054" w:rsidRDefault="00C146F4" w:rsidP="00AB4054">
          <w:pPr>
            <w:rPr>
              <w:ins w:id="8042" w:author="Billy Mitchell" w:date="2021-05-18T17:52:00Z"/>
            </w:rPr>
          </w:pPr>
          <w:customXmlInsRangeStart w:id="8043" w:author="Billy Mitchell" w:date="2021-05-18T17:52:00Z"/>
          <w:customXmlDelRangeStart w:id="8044" w:author="William Mitchell" w:date="2021-05-19T13:24:00Z"/>
          <w:sdt>
            <w:sdtPr>
              <w:tag w:val="goog_rdk_951"/>
              <w:id w:val="-1196846991"/>
            </w:sdtPr>
            <w:sdtEndPr/>
            <w:sdtContent>
              <w:customXmlInsRangeEnd w:id="8043"/>
              <w:customXmlDelRangeEnd w:id="8044"/>
              <w:customXmlInsRangeStart w:id="8045" w:author="Billy Mitchell" w:date="2021-05-18T17:52:00Z"/>
              <w:customXmlDelRangeStart w:id="8046" w:author="William Mitchell" w:date="2021-05-19T13:24:00Z"/>
            </w:sdtContent>
          </w:sdt>
          <w:customXmlInsRangeEnd w:id="8045"/>
          <w:customXmlDelRangeEnd w:id="8046"/>
        </w:p>
        <w:customXmlDelRangeStart w:id="8047" w:author="William Mitchell" w:date="2021-05-19T13:24:00Z"/>
        <w:customXmlInsRangeStart w:id="8048" w:author="Billy Mitchell" w:date="2021-05-18T17:52:00Z"/>
      </w:sdtContent>
    </w:sdt>
    <w:customXmlInsRangeEnd w:id="8048"/>
    <w:customXmlDelRangeEnd w:id="8047"/>
    <w:customXmlDelRangeStart w:id="8049" w:author="William Mitchell" w:date="2021-05-19T13:24:00Z"/>
    <w:customXmlInsRangeStart w:id="8050" w:author="Billy Mitchell" w:date="2021-05-18T17:52:00Z"/>
    <w:sdt>
      <w:sdtPr>
        <w:tag w:val="goog_rdk_954"/>
        <w:id w:val="-1501342367"/>
      </w:sdtPr>
      <w:sdtEndPr/>
      <w:sdtContent>
        <w:customXmlInsRangeEnd w:id="8050"/>
        <w:customXmlDelRangeEnd w:id="8049"/>
        <w:p w14:paraId="0E2612A0" w14:textId="0329EA9F" w:rsidR="00AB4054" w:rsidRDefault="00C146F4" w:rsidP="00AB4054">
          <w:pPr>
            <w:rPr>
              <w:ins w:id="8051" w:author="Billy Mitchell" w:date="2021-05-18T17:52:00Z"/>
            </w:rPr>
          </w:pPr>
          <w:customXmlInsRangeStart w:id="8052" w:author="Billy Mitchell" w:date="2021-05-18T17:52:00Z"/>
          <w:customXmlDelRangeStart w:id="8053" w:author="William Mitchell" w:date="2021-05-19T13:24:00Z"/>
          <w:sdt>
            <w:sdtPr>
              <w:tag w:val="goog_rdk_953"/>
              <w:id w:val="-1023552962"/>
            </w:sdtPr>
            <w:sdtEndPr/>
            <w:sdtContent>
              <w:customXmlInsRangeEnd w:id="8052"/>
              <w:customXmlDelRangeEnd w:id="8053"/>
              <w:customXmlInsRangeStart w:id="8054" w:author="Billy Mitchell" w:date="2021-05-18T17:52:00Z"/>
              <w:customXmlDelRangeStart w:id="8055" w:author="William Mitchell" w:date="2021-05-19T13:24:00Z"/>
            </w:sdtContent>
          </w:sdt>
          <w:customXmlInsRangeEnd w:id="8054"/>
          <w:customXmlDelRangeEnd w:id="8055"/>
        </w:p>
        <w:customXmlDelRangeStart w:id="8056" w:author="William Mitchell" w:date="2021-05-19T13:24:00Z"/>
        <w:customXmlInsRangeStart w:id="8057" w:author="Billy Mitchell" w:date="2021-05-18T17:52:00Z"/>
      </w:sdtContent>
    </w:sdt>
    <w:customXmlInsRangeEnd w:id="8057"/>
    <w:customXmlDelRangeEnd w:id="8056"/>
    <w:customXmlDelRangeStart w:id="8058" w:author="William Mitchell" w:date="2021-05-19T13:24:00Z"/>
    <w:customXmlInsRangeStart w:id="8059" w:author="Billy Mitchell" w:date="2021-05-18T17:52:00Z"/>
    <w:sdt>
      <w:sdtPr>
        <w:tag w:val="goog_rdk_956"/>
        <w:id w:val="-176427891"/>
      </w:sdtPr>
      <w:sdtEndPr/>
      <w:sdtContent>
        <w:customXmlInsRangeEnd w:id="8059"/>
        <w:customXmlDelRangeEnd w:id="8058"/>
        <w:p w14:paraId="65A52CBC" w14:textId="1AA0A9B5" w:rsidR="00AB4054" w:rsidRDefault="00C146F4" w:rsidP="00AB4054">
          <w:pPr>
            <w:rPr>
              <w:ins w:id="8060" w:author="Billy Mitchell" w:date="2021-05-18T17:52:00Z"/>
            </w:rPr>
          </w:pPr>
          <w:customXmlInsRangeStart w:id="8061" w:author="Billy Mitchell" w:date="2021-05-18T17:52:00Z"/>
          <w:customXmlDelRangeStart w:id="8062" w:author="William Mitchell" w:date="2021-05-19T13:24:00Z"/>
          <w:sdt>
            <w:sdtPr>
              <w:tag w:val="goog_rdk_955"/>
              <w:id w:val="1384292801"/>
            </w:sdtPr>
            <w:sdtEndPr/>
            <w:sdtContent>
              <w:customXmlInsRangeEnd w:id="8061"/>
              <w:customXmlDelRangeEnd w:id="8062"/>
              <w:customXmlInsRangeStart w:id="8063" w:author="Billy Mitchell" w:date="2021-05-18T17:52:00Z"/>
              <w:customXmlDelRangeStart w:id="8064" w:author="William Mitchell" w:date="2021-05-19T13:24:00Z"/>
            </w:sdtContent>
          </w:sdt>
          <w:customXmlInsRangeEnd w:id="8063"/>
          <w:customXmlDelRangeEnd w:id="8064"/>
        </w:p>
        <w:customXmlDelRangeStart w:id="8065" w:author="William Mitchell" w:date="2021-05-19T13:24:00Z"/>
        <w:customXmlInsRangeStart w:id="8066" w:author="Billy Mitchell" w:date="2021-05-18T17:52:00Z"/>
      </w:sdtContent>
    </w:sdt>
    <w:customXmlInsRangeEnd w:id="8066"/>
    <w:customXmlDelRangeEnd w:id="8065"/>
    <w:p w14:paraId="000002B9" w14:textId="76D0F7A5" w:rsidR="001D5C46" w:rsidRPr="001D5C46" w:rsidRDefault="009A36EA">
      <w:pPr>
        <w:spacing w:line="480" w:lineRule="auto"/>
        <w:rPr>
          <w:del w:id="8067" w:author="Billy Mitchell" w:date="2021-04-22T13:10:00Z"/>
          <w:rPrChange w:id="8068" w:author="Billy Mitchell" w:date="2021-04-22T13:13:00Z">
            <w:rPr>
              <w:del w:id="8069" w:author="Billy Mitchell" w:date="2021-04-22T13:10:00Z"/>
              <w:color w:val="000000"/>
              <w:sz w:val="20"/>
              <w:szCs w:val="20"/>
            </w:rPr>
          </w:rPrChange>
        </w:rPr>
      </w:pPr>
      <w:ins w:id="8070" w:author="Billy Mitchell" w:date="2021-05-18T17:52:00Z">
        <w:r>
          <w:rPr>
            <w:noProof/>
            <w:lang w:val="en-US"/>
          </w:rPr>
          <w:drawing>
            <wp:inline distT="114300" distB="114300" distL="114300" distR="114300" wp14:anchorId="3F8F35D0" wp14:editId="74103E9B">
              <wp:extent cx="1590675" cy="1114425"/>
              <wp:effectExtent l="0" t="0" r="0" b="0"/>
              <wp:docPr id="19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590675" cy="1114425"/>
                      </a:xfrm>
                      <a:prstGeom prst="rect">
                        <a:avLst/>
                      </a:prstGeom>
                      <a:ln/>
                    </pic:spPr>
                  </pic:pic>
                </a:graphicData>
              </a:graphic>
            </wp:inline>
          </w:drawing>
        </w:r>
        <w:r>
          <w:t xml:space="preserve"> </w:t>
        </w:r>
      </w:ins>
      <w:customXmlDelRangeStart w:id="8071" w:author="William Mitchell" w:date="2021-05-19T13:24:00Z"/>
      <w:sdt>
        <w:sdtPr>
          <w:tag w:val="goog_rdk_1605"/>
          <w:id w:val="-1524548064"/>
        </w:sdtPr>
        <w:sdtEndPr/>
        <w:sdtContent>
          <w:customXmlDelRangeEnd w:id="8071"/>
          <w:customXmlDelRangeStart w:id="8072" w:author="William Mitchell" w:date="2021-05-19T13:24:00Z"/>
          <w:sdt>
            <w:sdtPr>
              <w:tag w:val="goog_rdk_1603"/>
              <w:id w:val="1657106486"/>
            </w:sdtPr>
            <w:sdtEndPr/>
            <w:sdtContent>
              <w:customXmlDelRangeEnd w:id="8072"/>
              <w:del w:id="8073" w:author="Billy Mitchell" w:date="2021-04-22T13:10:00Z">
                <w:r w:rsidR="00D2411E">
                  <w:rPr>
                    <w:b/>
                    <w:color w:val="000000"/>
                    <w:sz w:val="20"/>
                    <w:szCs w:val="20"/>
                  </w:rPr>
                  <w:delText xml:space="preserve">Supplemental Table 4: </w:delText>
                </w:r>
                <w:r w:rsidR="00D2411E">
                  <w:rPr>
                    <w:color w:val="000000"/>
                    <w:sz w:val="20"/>
                    <w:szCs w:val="20"/>
                  </w:rPr>
                  <w:delText>Bonferroni-Adjusted Age Group &amp; Affectivity Contrast Results</w:delText>
                </w:r>
              </w:del>
              <w:customXmlDelRangeStart w:id="8074" w:author="William Mitchell" w:date="2021-05-19T13:24:00Z"/>
            </w:sdtContent>
          </w:sdt>
          <w:customXmlDelRangeEnd w:id="8074"/>
          <w:customXmlDelRangeStart w:id="8075" w:author="William Mitchell" w:date="2021-05-19T13:24:00Z"/>
          <w:sdt>
            <w:sdtPr>
              <w:tag w:val="goog_rdk_1604"/>
              <w:id w:val="324555127"/>
            </w:sdtPr>
            <w:sdtEndPr/>
            <w:sdtContent>
              <w:customXmlDelRangeEnd w:id="8075"/>
              <w:customXmlDelRangeStart w:id="8076" w:author="William Mitchell" w:date="2021-05-19T13:24:00Z"/>
            </w:sdtContent>
          </w:sdt>
          <w:customXmlDelRangeEnd w:id="8076"/>
          <w:customXmlDelRangeStart w:id="8077" w:author="William Mitchell" w:date="2021-05-19T13:24:00Z"/>
        </w:sdtContent>
      </w:sdt>
      <w:customXmlDelRangeEnd w:id="8077"/>
    </w:p>
    <w:customXmlDelRangeStart w:id="8078" w:author="William Mitchell" w:date="2021-05-19T13:24:00Z"/>
    <w:sdt>
      <w:sdtPr>
        <w:tag w:val="goog_rdk_1608"/>
        <w:id w:val="797262006"/>
      </w:sdtPr>
      <w:sdtEndPr/>
      <w:sdtContent>
        <w:customXmlDelRangeEnd w:id="8078"/>
        <w:p w14:paraId="000002BA" w14:textId="07AC6B2D" w:rsidR="001D5C46" w:rsidRPr="001D5C46" w:rsidRDefault="00C146F4">
          <w:pPr>
            <w:spacing w:line="480" w:lineRule="auto"/>
            <w:rPr>
              <w:del w:id="8079" w:author="Billy Mitchell" w:date="2021-04-22T13:10:00Z"/>
              <w:rPrChange w:id="8080" w:author="Billy Mitchell" w:date="2021-04-22T13:13:00Z">
                <w:rPr>
                  <w:del w:id="8081" w:author="Billy Mitchell" w:date="2021-04-22T13:10:00Z"/>
                  <w:color w:val="000000"/>
                </w:rPr>
              </w:rPrChange>
            </w:rPr>
          </w:pPr>
          <w:customXmlDelRangeStart w:id="8082" w:author="William Mitchell" w:date="2021-05-19T13:24:00Z"/>
          <w:sdt>
            <w:sdtPr>
              <w:tag w:val="goog_rdk_1607"/>
              <w:id w:val="-1634858121"/>
            </w:sdtPr>
            <w:sdtEndPr/>
            <w:sdtContent>
              <w:customXmlDelRangeEnd w:id="8082"/>
              <w:customXmlDelRangeStart w:id="8083" w:author="William Mitchell" w:date="2021-05-19T13:24:00Z"/>
            </w:sdtContent>
          </w:sdt>
          <w:customXmlDelRangeEnd w:id="8083"/>
        </w:p>
        <w:customXmlDelRangeStart w:id="8084" w:author="William Mitchell" w:date="2021-05-19T13:24:00Z"/>
      </w:sdtContent>
    </w:sdt>
    <w:customXmlDelRangeEnd w:id="8084"/>
    <w:customXmlDelRangeStart w:id="8085" w:author="William Mitchell" w:date="2021-05-19T13:24:00Z"/>
    <w:sdt>
      <w:sdtPr>
        <w:tag w:val="goog_rdk_1611"/>
        <w:id w:val="-226386577"/>
      </w:sdtPr>
      <w:sdtEndPr/>
      <w:sdtContent>
        <w:customXmlDelRangeEnd w:id="8085"/>
        <w:p w14:paraId="000002BB" w14:textId="0E20468F" w:rsidR="001D5C46" w:rsidRPr="001D5C46" w:rsidRDefault="00C146F4">
          <w:pPr>
            <w:spacing w:line="480" w:lineRule="auto"/>
            <w:rPr>
              <w:del w:id="8086" w:author="Billy Mitchell" w:date="2021-04-22T13:10:00Z"/>
              <w:rPrChange w:id="8087" w:author="Billy Mitchell" w:date="2021-04-22T13:13:00Z">
                <w:rPr>
                  <w:del w:id="8088" w:author="Billy Mitchell" w:date="2021-04-22T13:10:00Z"/>
                  <w:b/>
                  <w:color w:val="000000"/>
                </w:rPr>
              </w:rPrChange>
            </w:rPr>
          </w:pPr>
          <w:customXmlDelRangeStart w:id="8089" w:author="William Mitchell" w:date="2021-05-19T13:24:00Z"/>
          <w:sdt>
            <w:sdtPr>
              <w:tag w:val="goog_rdk_1610"/>
              <w:id w:val="-440765110"/>
            </w:sdtPr>
            <w:sdtEndPr/>
            <w:sdtContent>
              <w:customXmlDelRangeEnd w:id="8089"/>
              <w:customXmlDelRangeStart w:id="8090" w:author="William Mitchell" w:date="2021-05-19T13:24:00Z"/>
            </w:sdtContent>
          </w:sdt>
          <w:customXmlDelRangeEnd w:id="8090"/>
        </w:p>
        <w:customXmlDelRangeStart w:id="8091" w:author="William Mitchell" w:date="2021-05-19T13:24:00Z"/>
      </w:sdtContent>
    </w:sdt>
    <w:customXmlDelRangeEnd w:id="8091"/>
    <w:customXmlDelRangeStart w:id="8092" w:author="William Mitchell" w:date="2021-05-19T13:24:00Z"/>
    <w:sdt>
      <w:sdtPr>
        <w:tag w:val="goog_rdk_1614"/>
        <w:id w:val="-834607839"/>
      </w:sdtPr>
      <w:sdtEndPr/>
      <w:sdtContent>
        <w:customXmlDelRangeEnd w:id="8092"/>
        <w:p w14:paraId="000002BC" w14:textId="6F32C343" w:rsidR="001D5C46" w:rsidRPr="001D5C46" w:rsidRDefault="00C146F4">
          <w:pPr>
            <w:spacing w:line="480" w:lineRule="auto"/>
            <w:rPr>
              <w:del w:id="8093" w:author="Billy Mitchell" w:date="2021-04-22T13:10:00Z"/>
              <w:rPrChange w:id="8094" w:author="Billy Mitchell" w:date="2021-04-22T13:13:00Z">
                <w:rPr>
                  <w:del w:id="8095" w:author="Billy Mitchell" w:date="2021-04-22T13:10:00Z"/>
                  <w:b/>
                  <w:color w:val="000000"/>
                </w:rPr>
              </w:rPrChange>
            </w:rPr>
          </w:pPr>
          <w:customXmlDelRangeStart w:id="8096" w:author="William Mitchell" w:date="2021-05-19T13:24:00Z"/>
          <w:sdt>
            <w:sdtPr>
              <w:tag w:val="goog_rdk_1613"/>
              <w:id w:val="500476013"/>
            </w:sdtPr>
            <w:sdtEndPr/>
            <w:sdtContent>
              <w:customXmlDelRangeEnd w:id="8096"/>
              <w:customXmlDelRangeStart w:id="8097" w:author="William Mitchell" w:date="2021-05-19T13:24:00Z"/>
            </w:sdtContent>
          </w:sdt>
          <w:customXmlDelRangeEnd w:id="8097"/>
        </w:p>
        <w:customXmlDelRangeStart w:id="8098" w:author="William Mitchell" w:date="2021-05-19T13:24:00Z"/>
      </w:sdtContent>
    </w:sdt>
    <w:customXmlDelRangeEnd w:id="8098"/>
    <w:customXmlDelRangeStart w:id="8099" w:author="William Mitchell" w:date="2021-05-19T13:24:00Z"/>
    <w:sdt>
      <w:sdtPr>
        <w:tag w:val="goog_rdk_1618"/>
        <w:id w:val="-970744048"/>
      </w:sdtPr>
      <w:sdtEndPr/>
      <w:sdtContent>
        <w:customXmlDelRangeEnd w:id="8099"/>
        <w:p w14:paraId="000002BD" w14:textId="0C48BA03" w:rsidR="001D5C46" w:rsidRPr="001D5C46" w:rsidRDefault="00C146F4">
          <w:pPr>
            <w:spacing w:line="480" w:lineRule="auto"/>
            <w:rPr>
              <w:del w:id="8100" w:author="Billy Mitchell" w:date="2021-04-22T13:10:00Z"/>
              <w:rPrChange w:id="8101" w:author="Billy Mitchell" w:date="2021-04-22T13:13:00Z">
                <w:rPr>
                  <w:del w:id="8102" w:author="Billy Mitchell" w:date="2021-04-22T13:10:00Z"/>
                  <w:color w:val="000000"/>
                </w:rPr>
              </w:rPrChange>
            </w:rPr>
            <w:pPrChange w:id="8103" w:author="Billy Mitchell" w:date="2021-04-22T13:13:00Z">
              <w:pPr>
                <w:spacing w:line="480" w:lineRule="auto"/>
                <w:jc w:val="both"/>
              </w:pPr>
            </w:pPrChange>
          </w:pPr>
          <w:customXmlDelRangeStart w:id="8104" w:author="William Mitchell" w:date="2021-05-19T13:24:00Z"/>
          <w:sdt>
            <w:sdtPr>
              <w:tag w:val="goog_rdk_1616"/>
              <w:id w:val="-1627393729"/>
            </w:sdtPr>
            <w:sdtEndPr/>
            <w:sdtContent>
              <w:customXmlDelRangeEnd w:id="8104"/>
              <w:del w:id="8105" w:author="Billy Mitchell" w:date="2021-04-22T13:10:00Z">
                <w:r w:rsidR="00D2411E">
                  <w:rPr>
                    <w:color w:val="000000"/>
                  </w:rPr>
                  <w:tab/>
                </w:r>
              </w:del>
              <w:customXmlDelRangeStart w:id="8106" w:author="William Mitchell" w:date="2021-05-19T13:24:00Z"/>
            </w:sdtContent>
          </w:sdt>
          <w:customXmlDelRangeEnd w:id="8106"/>
          <w:customXmlDelRangeStart w:id="8107" w:author="William Mitchell" w:date="2021-05-19T13:24:00Z"/>
          <w:sdt>
            <w:sdtPr>
              <w:tag w:val="goog_rdk_1617"/>
              <w:id w:val="1799944874"/>
            </w:sdtPr>
            <w:sdtEndPr/>
            <w:sdtContent>
              <w:customXmlDelRangeEnd w:id="8107"/>
              <w:customXmlDelRangeStart w:id="8108" w:author="William Mitchell" w:date="2021-05-19T13:24:00Z"/>
            </w:sdtContent>
          </w:sdt>
          <w:customXmlDelRangeEnd w:id="8108"/>
        </w:p>
        <w:customXmlDelRangeStart w:id="8109" w:author="William Mitchell" w:date="2021-05-19T13:24:00Z"/>
      </w:sdtContent>
    </w:sdt>
    <w:customXmlDelRangeEnd w:id="8109"/>
    <w:customXmlDelRangeStart w:id="8110" w:author="William Mitchell" w:date="2021-05-19T13:24:00Z"/>
    <w:sdt>
      <w:sdtPr>
        <w:tag w:val="goog_rdk_1622"/>
        <w:id w:val="-1265528500"/>
      </w:sdtPr>
      <w:sdtEndPr/>
      <w:sdtContent>
        <w:customXmlDelRangeEnd w:id="8110"/>
        <w:p w14:paraId="000002BE" w14:textId="6C57B269" w:rsidR="001D5C46" w:rsidRPr="001D5C46" w:rsidRDefault="00C146F4">
          <w:pPr>
            <w:spacing w:line="480" w:lineRule="auto"/>
            <w:rPr>
              <w:del w:id="8111" w:author="Billy Mitchell" w:date="2021-04-22T13:10:00Z"/>
              <w:rPrChange w:id="8112" w:author="Billy Mitchell" w:date="2021-04-22T13:13:00Z">
                <w:rPr>
                  <w:del w:id="8113" w:author="Billy Mitchell" w:date="2021-04-22T13:10:00Z"/>
                  <w:b/>
                  <w:color w:val="000000"/>
                </w:rPr>
              </w:rPrChange>
            </w:rPr>
            <w:pPrChange w:id="8114" w:author="Billy Mitchell" w:date="2021-04-22T13:13:00Z">
              <w:pPr/>
            </w:pPrChange>
          </w:pPr>
          <w:customXmlDelRangeStart w:id="8115" w:author="William Mitchell" w:date="2021-05-19T13:24:00Z"/>
          <w:sdt>
            <w:sdtPr>
              <w:tag w:val="goog_rdk_1620"/>
              <w:id w:val="-1998410108"/>
            </w:sdtPr>
            <w:sdtEndPr/>
            <w:sdtContent>
              <w:customXmlDelRangeEnd w:id="8115"/>
              <w:del w:id="8116" w:author="Billy Mitchell" w:date="2021-04-22T13:10:00Z">
                <w:r w:rsidR="00D2411E">
                  <w:br w:type="page"/>
                </w:r>
              </w:del>
              <w:customXmlDelRangeStart w:id="8117" w:author="William Mitchell" w:date="2021-05-19T13:24:00Z"/>
            </w:sdtContent>
          </w:sdt>
          <w:customXmlDelRangeEnd w:id="8117"/>
          <w:customXmlDelRangeStart w:id="8118" w:author="William Mitchell" w:date="2021-05-19T13:24:00Z"/>
          <w:sdt>
            <w:sdtPr>
              <w:tag w:val="goog_rdk_1621"/>
              <w:id w:val="1593053742"/>
            </w:sdtPr>
            <w:sdtEndPr/>
            <w:sdtContent>
              <w:customXmlDelRangeEnd w:id="8118"/>
              <w:customXmlDelRangeStart w:id="8119" w:author="William Mitchell" w:date="2021-05-19T13:24:00Z"/>
            </w:sdtContent>
          </w:sdt>
          <w:customXmlDelRangeEnd w:id="8119"/>
        </w:p>
        <w:customXmlDelRangeStart w:id="8120" w:author="William Mitchell" w:date="2021-05-19T13:24:00Z"/>
      </w:sdtContent>
    </w:sdt>
    <w:customXmlDelRangeEnd w:id="8120"/>
    <w:customXmlDelRangeStart w:id="8121" w:author="William Mitchell" w:date="2021-05-19T13:24:00Z"/>
    <w:sdt>
      <w:sdtPr>
        <w:tag w:val="goog_rdk_1625"/>
        <w:id w:val="487987793"/>
      </w:sdtPr>
      <w:sdtEndPr/>
      <w:sdtContent>
        <w:customXmlDelRangeEnd w:id="8121"/>
        <w:p w14:paraId="000002BF" w14:textId="7F25E509" w:rsidR="001D5C46" w:rsidRPr="001D5C46" w:rsidRDefault="00C146F4">
          <w:pPr>
            <w:spacing w:line="480" w:lineRule="auto"/>
            <w:rPr>
              <w:del w:id="8122" w:author="Billy Mitchell" w:date="2021-04-22T13:10:00Z"/>
              <w:rPrChange w:id="8123" w:author="Billy Mitchell" w:date="2021-04-22T13:13:00Z">
                <w:rPr>
                  <w:del w:id="8124" w:author="Billy Mitchell" w:date="2021-04-22T13:10:00Z"/>
                  <w:b/>
                  <w:color w:val="000000"/>
                </w:rPr>
              </w:rPrChange>
            </w:rPr>
          </w:pPr>
          <w:customXmlDelRangeStart w:id="8125" w:author="William Mitchell" w:date="2021-05-19T13:24:00Z"/>
          <w:sdt>
            <w:sdtPr>
              <w:tag w:val="goog_rdk_1624"/>
              <w:id w:val="1710062964"/>
            </w:sdtPr>
            <w:sdtEndPr/>
            <w:sdtContent>
              <w:customXmlDelRangeEnd w:id="8125"/>
              <w:del w:id="8126" w:author="Billy Mitchell" w:date="2021-04-22T13:10:00Z">
                <w:r w:rsidR="00D2411E">
                  <w:rPr>
                    <w:b/>
                    <w:color w:val="000000"/>
                  </w:rPr>
                  <w:delText>Figures</w:delText>
                </w:r>
              </w:del>
              <w:customXmlDelRangeStart w:id="8127" w:author="William Mitchell" w:date="2021-05-19T13:24:00Z"/>
            </w:sdtContent>
          </w:sdt>
          <w:customXmlDelRangeEnd w:id="8127"/>
        </w:p>
        <w:customXmlDelRangeStart w:id="8128" w:author="William Mitchell" w:date="2021-05-19T13:24:00Z"/>
      </w:sdtContent>
    </w:sdt>
    <w:customXmlDelRangeEnd w:id="8128"/>
    <w:customXmlDelRangeStart w:id="8129" w:author="William Mitchell" w:date="2021-05-19T13:24:00Z"/>
    <w:sdt>
      <w:sdtPr>
        <w:tag w:val="goog_rdk_1629"/>
        <w:id w:val="1283224586"/>
      </w:sdtPr>
      <w:sdtEndPr/>
      <w:sdtContent>
        <w:customXmlDelRangeEnd w:id="8129"/>
        <w:p w14:paraId="000002C0" w14:textId="03BD0469" w:rsidR="001D5C46" w:rsidRPr="001D5C46" w:rsidRDefault="00C146F4">
          <w:pPr>
            <w:spacing w:line="480" w:lineRule="auto"/>
            <w:rPr>
              <w:del w:id="8130" w:author="Billy Mitchell" w:date="2021-04-22T13:10:00Z"/>
              <w:rPrChange w:id="8131" w:author="Billy Mitchell" w:date="2021-04-22T13:13:00Z">
                <w:rPr>
                  <w:del w:id="8132" w:author="Billy Mitchell" w:date="2021-04-22T13:10:00Z"/>
                  <w:b/>
                  <w:color w:val="000000"/>
                </w:rPr>
              </w:rPrChange>
            </w:rPr>
          </w:pPr>
          <w:customXmlDelRangeStart w:id="8133" w:author="William Mitchell" w:date="2021-05-19T13:24:00Z"/>
          <w:sdt>
            <w:sdtPr>
              <w:tag w:val="goog_rdk_1627"/>
              <w:id w:val="-963884589"/>
            </w:sdtPr>
            <w:sdtEndPr/>
            <w:sdtContent>
              <w:customXmlDelRangeEnd w:id="8133"/>
              <w:del w:id="8134" w:author="Billy Mitchell" w:date="2021-04-22T13:10:00Z">
                <w:r w:rsidR="00D2411E">
                  <w:rPr>
                    <w:b/>
                    <w:noProof/>
                    <w:color w:val="000000"/>
                    <w:lang w:val="en-US"/>
                  </w:rPr>
                  <mc:AlternateContent>
                    <mc:Choice Requires="wpg">
                      <w:drawing>
                        <wp:inline distT="0" distB="0" distL="0" distR="0" wp14:anchorId="4C1E8EBC" wp14:editId="4B569EAF">
                          <wp:extent cx="5759449" cy="7614285"/>
                          <wp:effectExtent l="0" t="0" r="0" b="0"/>
                          <wp:docPr id="233" name="Group 233"/>
                          <wp:cNvGraphicFramePr/>
                          <a:graphic xmlns:a="http://schemas.openxmlformats.org/drawingml/2006/main">
                            <a:graphicData uri="http://schemas.microsoft.com/office/word/2010/wordprocessingGroup">
                              <wpg:wgp>
                                <wpg:cNvGrpSpPr/>
                                <wpg:grpSpPr>
                                  <a:xfrm>
                                    <a:off x="0" y="0"/>
                                    <a:ext cx="5759449" cy="7614285"/>
                                    <a:chOff x="2466276" y="0"/>
                                    <a:chExt cx="5759449" cy="7560000"/>
                                  </a:xfrm>
                                </wpg:grpSpPr>
                                <wpg:grpSp>
                                  <wpg:cNvPr id="48" name="Group 48"/>
                                  <wpg:cNvGrpSpPr/>
                                  <wpg:grpSpPr>
                                    <a:xfrm>
                                      <a:off x="2466276" y="0"/>
                                      <a:ext cx="5759449" cy="7560000"/>
                                      <a:chOff x="2466276" y="0"/>
                                      <a:chExt cx="5759449" cy="7560000"/>
                                    </a:xfrm>
                                  </wpg:grpSpPr>
                                  <wps:wsp>
                                    <wps:cNvPr id="49" name="Rectangle 49"/>
                                    <wps:cNvSpPr/>
                                    <wps:spPr>
                                      <a:xfrm>
                                        <a:off x="2466276" y="0"/>
                                        <a:ext cx="5759425" cy="7560000"/>
                                      </a:xfrm>
                                      <a:prstGeom prst="rect">
                                        <a:avLst/>
                                      </a:prstGeom>
                                      <a:noFill/>
                                      <a:ln>
                                        <a:noFill/>
                                      </a:ln>
                                    </wps:spPr>
                                    <wps:txbx>
                                      <w:txbxContent>
                                        <w:p w14:paraId="3B72DC72"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50" name="Group 50"/>
                                    <wpg:cNvGrpSpPr/>
                                    <wpg:grpSpPr>
                                      <a:xfrm>
                                        <a:off x="2466276" y="0"/>
                                        <a:ext cx="5759449" cy="7560000"/>
                                        <a:chOff x="-54592" y="-1"/>
                                        <a:chExt cx="5759449" cy="7614285"/>
                                      </a:xfrm>
                                    </wpg:grpSpPr>
                                    <wps:wsp>
                                      <wps:cNvPr id="51" name="Rectangle 51"/>
                                      <wps:cNvSpPr/>
                                      <wps:spPr>
                                        <a:xfrm>
                                          <a:off x="-54592" y="-1"/>
                                          <a:ext cx="5759425" cy="7614275"/>
                                        </a:xfrm>
                                        <a:prstGeom prst="rect">
                                          <a:avLst/>
                                        </a:prstGeom>
                                        <a:noFill/>
                                        <a:ln>
                                          <a:noFill/>
                                        </a:ln>
                                      </wps:spPr>
                                      <wps:txbx>
                                        <w:txbxContent>
                                          <w:p w14:paraId="3383AC66" w14:textId="77777777" w:rsidR="004D43FA" w:rsidRDefault="004D43F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3" name="Shape 6" descr="Chart, waterfall chart&#10;&#10;Description automatically generated"/>
                                        <pic:cNvPicPr preferRelativeResize="0"/>
                                      </pic:nvPicPr>
                                      <pic:blipFill rotWithShape="1">
                                        <a:blip r:embed="rId40">
                                          <a:alphaModFix/>
                                        </a:blip>
                                        <a:srcRect/>
                                        <a:stretch/>
                                      </pic:blipFill>
                                      <pic:spPr>
                                        <a:xfrm>
                                          <a:off x="0" y="-1"/>
                                          <a:ext cx="5581934" cy="5583421"/>
                                        </a:xfrm>
                                        <a:prstGeom prst="rect">
                                          <a:avLst/>
                                        </a:prstGeom>
                                        <a:noFill/>
                                        <a:ln>
                                          <a:noFill/>
                                        </a:ln>
                                      </pic:spPr>
                                    </pic:pic>
                                    <wps:wsp>
                                      <wps:cNvPr id="54" name="Rectangle 54"/>
                                      <wps:cNvSpPr/>
                                      <wps:spPr>
                                        <a:xfrm>
                                          <a:off x="-54592" y="5760720"/>
                                          <a:ext cx="5759449" cy="1853564"/>
                                        </a:xfrm>
                                        <a:prstGeom prst="rect">
                                          <a:avLst/>
                                        </a:prstGeom>
                                        <a:noFill/>
                                        <a:ln>
                                          <a:noFill/>
                                        </a:ln>
                                      </wps:spPr>
                                      <wps:txbx>
                                        <w:txbxContent>
                                          <w:p w14:paraId="1AAC690B" w14:textId="77777777" w:rsidR="004D43FA" w:rsidRDefault="004D43FA">
                                            <w:pPr>
                                              <w:spacing w:line="480" w:lineRule="auto"/>
                                              <w:jc w:val="both"/>
                                              <w:textDirection w:val="btLr"/>
                                            </w:pPr>
                                          </w:p>
                                        </w:txbxContent>
                                      </wps:txbx>
                                      <wps:bodyPr spcFirstLastPara="1" wrap="square" lIns="91425" tIns="45700" rIns="91425" bIns="45700" anchor="t" anchorCtr="0">
                                        <a:noAutofit/>
                                      </wps:bodyPr>
                                    </wps:wsp>
                                  </wpg:grpSp>
                                </wpg:grpSp>
                              </wpg:wgp>
                            </a:graphicData>
                          </a:graphic>
                        </wp:inline>
                      </w:drawing>
                    </mc:Choice>
                    <mc:Fallback>
                      <w:pict>
                        <v:group w14:anchorId="4C1E8EBC" id="Group 233" o:spid="_x0000_s1088" style="width:453.5pt;height:599.55pt;mso-position-horizontal-relative:char;mso-position-vertical-relative:line" coordorigin="24662" coordsize="57594,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">
                          <v:group id="Group 48" o:spid="_x0000_s1089" style="position:absolute;left:24662;width:57595;height:75600" coordorigin="24662" coordsize="5759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90" style="position:absolute;left:24662;width:5759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3B72DC72" w14:textId="77777777" w:rsidR="004D43FA" w:rsidRDefault="004D43FA">
                                    <w:pPr>
                                      <w:spacing w:line="240" w:lineRule="auto"/>
                                      <w:textDirection w:val="btLr"/>
                                    </w:pPr>
                                  </w:p>
                                </w:txbxContent>
                              </v:textbox>
                            </v:rect>
                            <v:group id="Group 50" o:spid="_x0000_s1091" style="position:absolute;left:24662;width:57595;height:75600" coordorigin="-545" coordsize="57594,7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1" o:spid="_x0000_s1092" style="position:absolute;left:-545;width:57593;height:76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" filled="f" stroked="f">
                                <v:textbox inset="2.53958mm,2.53958mm,2.53958mm,2.53958mm">
                                  <w:txbxContent>
                                    <w:p w14:paraId="3383AC66" w14:textId="77777777" w:rsidR="004D43FA" w:rsidRDefault="004D43FA">
                                      <w:pPr>
                                        <w:spacing w:line="240" w:lineRule="auto"/>
                                        <w:textDirection w:val="btLr"/>
                                      </w:pPr>
                                    </w:p>
                                  </w:txbxContent>
                                </v:textbox>
                              </v:rect>
                              <v:shape id="Shape 6" o:spid="_x0000_s1093" type="#_x0000_t75" alt="Chart, waterfall chart&#10;&#10;Description automatically generated" style="position:absolute;width:55819;height:558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">
                                <v:imagedata r:id="rId41" o:title="Chart, waterfall chart&#10;&#10;Description automatically generated"/>
                              </v:shape>
                              <v:rect id="Rectangle 54" o:spid="_x0000_s1094" style="position:absolute;left:-545;top:57607;width:57593;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" filled="f" stroked="f">
                                <v:textbox inset="2.53958mm,1.2694mm,2.53958mm,1.2694mm">
                                  <w:txbxContent>
                                    <w:p w14:paraId="1AAC690B" w14:textId="77777777" w:rsidR="004D43FA" w:rsidRDefault="004D43FA">
                                      <w:pPr>
                                        <w:spacing w:line="480" w:lineRule="auto"/>
                                        <w:jc w:val="both"/>
                                        <w:textDirection w:val="btLr"/>
                                      </w:pPr>
                                    </w:p>
                                  </w:txbxContent>
                                </v:textbox>
                              </v:rect>
                            </v:group>
                          </v:group>
                          <w10:anchorlock/>
                        </v:group>
                      </w:pict>
                    </mc:Fallback>
                  </mc:AlternateContent>
                </w:r>
              </w:del>
              <w:customXmlDelRangeStart w:id="8135" w:author="William Mitchell" w:date="2021-05-19T13:24:00Z"/>
            </w:sdtContent>
          </w:sdt>
          <w:customXmlDelRangeEnd w:id="8135"/>
          <w:customXmlDelRangeStart w:id="8136" w:author="William Mitchell" w:date="2021-05-19T13:24:00Z"/>
          <w:sdt>
            <w:sdtPr>
              <w:tag w:val="goog_rdk_1628"/>
              <w:id w:val="2134521840"/>
            </w:sdtPr>
            <w:sdtEndPr/>
            <w:sdtContent>
              <w:customXmlDelRangeEnd w:id="8136"/>
              <w:customXmlDelRangeStart w:id="8137" w:author="William Mitchell" w:date="2021-05-19T13:24:00Z"/>
            </w:sdtContent>
          </w:sdt>
          <w:customXmlDelRangeEnd w:id="8137"/>
        </w:p>
        <w:customXmlDelRangeStart w:id="8138" w:author="William Mitchell" w:date="2021-05-19T13:24:00Z"/>
      </w:sdtContent>
    </w:sdt>
    <w:customXmlDelRangeEnd w:id="8138"/>
    <w:customXmlDelRangeStart w:id="8139" w:author="William Mitchell" w:date="2021-05-19T13:24:00Z"/>
    <w:sdt>
      <w:sdtPr>
        <w:tag w:val="goog_rdk_1633"/>
        <w:id w:val="2023661376"/>
      </w:sdtPr>
      <w:sdtEndPr/>
      <w:sdtContent>
        <w:customXmlDelRangeEnd w:id="8139"/>
        <w:p w14:paraId="000002C1" w14:textId="6EA47DEB" w:rsidR="001D5C46" w:rsidRPr="001D5C46" w:rsidRDefault="00C146F4">
          <w:pPr>
            <w:spacing w:line="480" w:lineRule="auto"/>
            <w:rPr>
              <w:del w:id="8140" w:author="Billy Mitchell" w:date="2021-04-22T13:10:00Z"/>
              <w:rPrChange w:id="8141" w:author="Billy Mitchell" w:date="2021-04-22T13:13:00Z">
                <w:rPr>
                  <w:del w:id="8142" w:author="Billy Mitchell" w:date="2021-04-22T13:10:00Z"/>
                  <w:b/>
                  <w:color w:val="000000"/>
                </w:rPr>
              </w:rPrChange>
            </w:rPr>
          </w:pPr>
          <w:customXmlDelRangeStart w:id="8143" w:author="William Mitchell" w:date="2021-05-19T13:24:00Z"/>
          <w:sdt>
            <w:sdtPr>
              <w:tag w:val="goog_rdk_1631"/>
              <w:id w:val="-931278820"/>
            </w:sdtPr>
            <w:sdtEndPr/>
            <w:sdtContent>
              <w:customXmlDelRangeEnd w:id="8143"/>
              <w:del w:id="8144" w:author="Billy Mitchell" w:date="2021-04-22T13:10:00Z">
                <w:r w:rsidR="00D2411E">
                  <w:rPr>
                    <w:b/>
                    <w:noProof/>
                    <w:color w:val="000000"/>
                    <w:lang w:val="en-US"/>
                  </w:rPr>
                  <mc:AlternateContent>
                    <mc:Choice Requires="wpg">
                      <w:drawing>
                        <wp:inline distT="0" distB="0" distL="0" distR="0" wp14:anchorId="551277FD" wp14:editId="40920BA3">
                          <wp:extent cx="5990279" cy="8304149"/>
                          <wp:effectExtent l="0" t="0" r="0" b="0"/>
                          <wp:docPr id="235" name="Group 235"/>
                          <wp:cNvGraphicFramePr/>
                          <a:graphic xmlns:a="http://schemas.openxmlformats.org/drawingml/2006/main">
                            <a:graphicData uri="http://schemas.microsoft.com/office/word/2010/wordprocessingGroup">
                              <wpg:wgp>
                                <wpg:cNvGrpSpPr/>
                                <wpg:grpSpPr>
                                  <a:xfrm>
                                    <a:off x="0" y="0"/>
                                    <a:ext cx="5990279" cy="8304149"/>
                                    <a:chOff x="2350861" y="0"/>
                                    <a:chExt cx="5990279" cy="7560000"/>
                                  </a:xfrm>
                                </wpg:grpSpPr>
                                <wpg:grpSp>
                                  <wpg:cNvPr id="55" name="Group 55"/>
                                  <wpg:cNvGrpSpPr/>
                                  <wpg:grpSpPr>
                                    <a:xfrm>
                                      <a:off x="2350861" y="0"/>
                                      <a:ext cx="5990279" cy="7560000"/>
                                      <a:chOff x="2350861" y="0"/>
                                      <a:chExt cx="5990279" cy="7560000"/>
                                    </a:xfrm>
                                  </wpg:grpSpPr>
                                  <wps:wsp>
                                    <wps:cNvPr id="56" name="Rectangle 56"/>
                                    <wps:cNvSpPr/>
                                    <wps:spPr>
                                      <a:xfrm>
                                        <a:off x="2350861" y="0"/>
                                        <a:ext cx="5990275" cy="7560000"/>
                                      </a:xfrm>
                                      <a:prstGeom prst="rect">
                                        <a:avLst/>
                                      </a:prstGeom>
                                      <a:noFill/>
                                      <a:ln>
                                        <a:noFill/>
                                      </a:ln>
                                    </wps:spPr>
                                    <wps:txbx>
                                      <w:txbxContent>
                                        <w:p w14:paraId="7F59C7D7"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57" name="Group 57"/>
                                    <wpg:cNvGrpSpPr/>
                                    <wpg:grpSpPr>
                                      <a:xfrm>
                                        <a:off x="2350861" y="0"/>
                                        <a:ext cx="5990279" cy="7560000"/>
                                        <a:chOff x="-5" y="-1"/>
                                        <a:chExt cx="5990279" cy="8304149"/>
                                      </a:xfrm>
                                    </wpg:grpSpPr>
                                    <wps:wsp>
                                      <wps:cNvPr id="58" name="Rectangle 58"/>
                                      <wps:cNvSpPr/>
                                      <wps:spPr>
                                        <a:xfrm>
                                          <a:off x="-5" y="-1"/>
                                          <a:ext cx="5990275" cy="8304125"/>
                                        </a:xfrm>
                                        <a:prstGeom prst="rect">
                                          <a:avLst/>
                                        </a:prstGeom>
                                        <a:noFill/>
                                        <a:ln>
                                          <a:noFill/>
                                        </a:ln>
                                      </wps:spPr>
                                      <wps:txbx>
                                        <w:txbxContent>
                                          <w:p w14:paraId="7D91D8D3" w14:textId="77777777" w:rsidR="004D43FA" w:rsidRDefault="004D43FA">
                                            <w:pPr>
                                              <w:spacing w:line="240" w:lineRule="auto"/>
                                              <w:textDirection w:val="btLr"/>
                                            </w:pPr>
                                          </w:p>
                                        </w:txbxContent>
                                      </wps:txbx>
                                      <wps:bodyPr spcFirstLastPara="1" wrap="square" lIns="91425" tIns="91425" rIns="91425" bIns="91425" anchor="ctr" anchorCtr="0">
                                        <a:noAutofit/>
                                      </wps:bodyPr>
                                    </wps:wsp>
                                    <wps:wsp>
                                      <wps:cNvPr id="59" name="Rectangle 59"/>
                                      <wps:cNvSpPr/>
                                      <wps:spPr>
                                        <a:xfrm>
                                          <a:off x="36580" y="6100064"/>
                                          <a:ext cx="5953694" cy="2204084"/>
                                        </a:xfrm>
                                        <a:prstGeom prst="rect">
                                          <a:avLst/>
                                        </a:prstGeom>
                                        <a:noFill/>
                                        <a:ln>
                                          <a:noFill/>
                                        </a:ln>
                                      </wps:spPr>
                                      <wps:txbx>
                                        <w:txbxContent>
                                          <w:p w14:paraId="000894C0" w14:textId="77777777" w:rsidR="004D43FA" w:rsidRDefault="004D43FA">
                                            <w:pPr>
                                              <w:spacing w:line="480" w:lineRule="auto"/>
                                              <w:jc w:val="both"/>
                                              <w:textDirection w:val="btLr"/>
                                            </w:pPr>
                                          </w:p>
                                        </w:txbxContent>
                                      </wps:txbx>
                                      <wps:bodyPr spcFirstLastPara="1" wrap="square" lIns="91425" tIns="45700" rIns="91425" bIns="45700" anchor="t" anchorCtr="0">
                                        <a:noAutofit/>
                                      </wps:bodyPr>
                                    </wps:wsp>
                                    <pic:pic xmlns:pic="http://schemas.openxmlformats.org/drawingml/2006/picture">
                                      <pic:nvPicPr>
                                        <pic:cNvPr id="60" name="Shape 13" descr="Chart, box and whisker chart&#10;&#10;Description automatically generated"/>
                                        <pic:cNvPicPr preferRelativeResize="0"/>
                                      </pic:nvPicPr>
                                      <pic:blipFill rotWithShape="1">
                                        <a:blip r:embed="rId42">
                                          <a:alphaModFix/>
                                        </a:blip>
                                        <a:srcRect r="23685"/>
                                        <a:stretch/>
                                      </pic:blipFill>
                                      <pic:spPr>
                                        <a:xfrm>
                                          <a:off x="-5" y="-1"/>
                                          <a:ext cx="5912069" cy="6038193"/>
                                        </a:xfrm>
                                        <a:prstGeom prst="rect">
                                          <a:avLst/>
                                        </a:prstGeom>
                                        <a:noFill/>
                                        <a:ln>
                                          <a:noFill/>
                                        </a:ln>
                                      </pic:spPr>
                                    </pic:pic>
                                  </wpg:grpSp>
                                </wpg:grpSp>
                              </wpg:wgp>
                            </a:graphicData>
                          </a:graphic>
                        </wp:inline>
                      </w:drawing>
                    </mc:Choice>
                    <mc:Fallback>
                      <w:pict>
                        <v:group w14:anchorId="551277FD" id="Group 235" o:spid="_x0000_s1095" style="width:471.7pt;height:653.85pt;mso-position-horizontal-relative:char;mso-position-vertical-relative:line" coordorigin="23508" coordsize="5990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">
                          <v:group id="Group 55" o:spid="_x0000_s1096" style="position:absolute;left:23508;width:59903;height:75600" coordorigin="23508" coordsize="5990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6" o:spid="_x0000_s1097" style="position:absolute;left:23508;width:5990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" filled="f" stroked="f">
                              <v:textbox inset="2.53958mm,2.53958mm,2.53958mm,2.53958mm">
                                <w:txbxContent>
                                  <w:p w14:paraId="7F59C7D7" w14:textId="77777777" w:rsidR="004D43FA" w:rsidRDefault="004D43FA">
                                    <w:pPr>
                                      <w:spacing w:line="240" w:lineRule="auto"/>
                                      <w:textDirection w:val="btLr"/>
                                    </w:pPr>
                                  </w:p>
                                </w:txbxContent>
                              </v:textbox>
                            </v:rect>
                            <v:group id="Group 57" o:spid="_x0000_s1098" style="position:absolute;left:23508;width:59903;height:75600" coordorigin="" coordsize="59902,83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99" style="position:absolute;width:59902;height:8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7D91D8D3" w14:textId="77777777" w:rsidR="004D43FA" w:rsidRDefault="004D43FA">
                                      <w:pPr>
                                        <w:spacing w:line="240" w:lineRule="auto"/>
                                        <w:textDirection w:val="btLr"/>
                                      </w:pPr>
                                    </w:p>
                                  </w:txbxContent>
                                </v:textbox>
                              </v:rect>
                              <v:rect id="Rectangle 59" o:spid="_x0000_s1100" style="position:absolute;left:365;top:61000;width:59537;height:2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" filled="f" stroked="f">
                                <v:textbox inset="2.53958mm,1.2694mm,2.53958mm,1.2694mm">
                                  <w:txbxContent>
                                    <w:p w14:paraId="000894C0" w14:textId="77777777" w:rsidR="004D43FA" w:rsidRDefault="004D43FA">
                                      <w:pPr>
                                        <w:spacing w:line="480" w:lineRule="auto"/>
                                        <w:jc w:val="both"/>
                                        <w:textDirection w:val="btLr"/>
                                      </w:pPr>
                                    </w:p>
                                  </w:txbxContent>
                                </v:textbox>
                              </v:rect>
                              <v:shape id="Shape 13" o:spid="_x0000_s1101" type="#_x0000_t75" alt="Chart, box and whisker chart&#10;&#10;Description automatically generated" style="position:absolute;width:59120;height:6038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">
                                <v:imagedata r:id="rId43" o:title="Chart, box and whisker chart&#10;&#10;Description automatically generated" cropright="15522f"/>
                              </v:shape>
                            </v:group>
                          </v:group>
                          <w10:anchorlock/>
                        </v:group>
                      </w:pict>
                    </mc:Fallback>
                  </mc:AlternateContent>
                </w:r>
              </w:del>
              <w:customXmlDelRangeStart w:id="8145" w:author="William Mitchell" w:date="2021-05-19T13:24:00Z"/>
            </w:sdtContent>
          </w:sdt>
          <w:customXmlDelRangeEnd w:id="8145"/>
          <w:customXmlDelRangeStart w:id="8146" w:author="William Mitchell" w:date="2021-05-19T13:24:00Z"/>
          <w:sdt>
            <w:sdtPr>
              <w:tag w:val="goog_rdk_1632"/>
              <w:id w:val="588891229"/>
            </w:sdtPr>
            <w:sdtEndPr/>
            <w:sdtContent>
              <w:customXmlDelRangeEnd w:id="8146"/>
              <w:customXmlDelRangeStart w:id="8147" w:author="William Mitchell" w:date="2021-05-19T13:24:00Z"/>
            </w:sdtContent>
          </w:sdt>
          <w:customXmlDelRangeEnd w:id="8147"/>
        </w:p>
        <w:customXmlDelRangeStart w:id="8148" w:author="William Mitchell" w:date="2021-05-19T13:24:00Z"/>
      </w:sdtContent>
    </w:sdt>
    <w:customXmlDelRangeEnd w:id="8148"/>
    <w:customXmlDelRangeStart w:id="8149" w:author="William Mitchell" w:date="2021-05-19T13:24:00Z"/>
    <w:sdt>
      <w:sdtPr>
        <w:tag w:val="goog_rdk_1635"/>
        <w:id w:val="588207579"/>
      </w:sdtPr>
      <w:sdtEndPr/>
      <w:sdtContent>
        <w:customXmlDelRangeEnd w:id="8149"/>
        <w:p w14:paraId="000002C2" w14:textId="09A01AC2" w:rsidR="001D5C46" w:rsidRPr="001D5C46" w:rsidRDefault="00C146F4">
          <w:pPr>
            <w:spacing w:line="480" w:lineRule="auto"/>
            <w:rPr>
              <w:del w:id="8150" w:author="Billy Mitchell" w:date="2021-04-22T13:10:00Z"/>
              <w:rPrChange w:id="8151" w:author="Billy Mitchell" w:date="2021-04-22T13:13:00Z">
                <w:rPr>
                  <w:del w:id="8152" w:author="Billy Mitchell" w:date="2021-04-22T13:10:00Z"/>
                  <w:b/>
                  <w:color w:val="000000"/>
                </w:rPr>
              </w:rPrChange>
            </w:rPr>
            <w:pPrChange w:id="8153" w:author="Billy Mitchell" w:date="2021-04-22T13:13:00Z">
              <w:pPr/>
            </w:pPrChange>
          </w:pPr>
          <w:customXmlDelRangeStart w:id="8154" w:author="William Mitchell" w:date="2021-05-19T13:24:00Z"/>
          <w:sdt>
            <w:sdtPr>
              <w:tag w:val="goog_rdk_1634"/>
              <w:id w:val="1816375341"/>
            </w:sdtPr>
            <w:sdtEndPr/>
            <w:sdtContent>
              <w:customXmlDelRangeEnd w:id="8154"/>
              <w:del w:id="8155" w:author="Billy Mitchell" w:date="2021-04-22T13:10:00Z">
                <w:r w:rsidR="00D2411E">
                  <w:rPr>
                    <w:noProof/>
                    <w:lang w:val="en-US"/>
                  </w:rPr>
                  <mc:AlternateContent>
                    <mc:Choice Requires="wpg">
                      <w:drawing>
                        <wp:anchor distT="0" distB="0" distL="114300" distR="114300" simplePos="0" relativeHeight="251669504" behindDoc="0" locked="0" layoutInCell="1" hidden="0" allowOverlap="1" wp14:anchorId="3DD5472E" wp14:editId="3A1876D2">
                          <wp:simplePos x="0" y="0"/>
                          <wp:positionH relativeFrom="column">
                            <wp:posOffset>12701</wp:posOffset>
                          </wp:positionH>
                          <wp:positionV relativeFrom="paragraph">
                            <wp:posOffset>12700</wp:posOffset>
                          </wp:positionV>
                          <wp:extent cx="3562985" cy="2398439"/>
                          <wp:effectExtent l="0" t="0" r="0" b="0"/>
                          <wp:wrapNone/>
                          <wp:docPr id="238" name="Group 238"/>
                          <wp:cNvGraphicFramePr/>
                          <a:graphic xmlns:a="http://schemas.openxmlformats.org/drawingml/2006/main">
                            <a:graphicData uri="http://schemas.microsoft.com/office/word/2010/wordprocessingGroup">
                              <wpg:wgp>
                                <wpg:cNvGrpSpPr/>
                                <wpg:grpSpPr>
                                  <a:xfrm>
                                    <a:off x="0" y="0"/>
                                    <a:ext cx="3562985" cy="2398439"/>
                                    <a:chOff x="3564508" y="2580781"/>
                                    <a:chExt cx="3562985" cy="2398439"/>
                                  </a:xfrm>
                                </wpg:grpSpPr>
                                <wpg:grpSp>
                                  <wpg:cNvPr id="61" name="Group 61"/>
                                  <wpg:cNvGrpSpPr/>
                                  <wpg:grpSpPr>
                                    <a:xfrm>
                                      <a:off x="3564508" y="2580781"/>
                                      <a:ext cx="3562985" cy="2398439"/>
                                      <a:chOff x="3564508" y="2580781"/>
                                      <a:chExt cx="3562985" cy="2398439"/>
                                    </a:xfrm>
                                  </wpg:grpSpPr>
                                  <wps:wsp>
                                    <wps:cNvPr id="62" name="Rectangle 62"/>
                                    <wps:cNvSpPr/>
                                    <wps:spPr>
                                      <a:xfrm>
                                        <a:off x="3564508" y="2580781"/>
                                        <a:ext cx="3562975" cy="2398425"/>
                                      </a:xfrm>
                                      <a:prstGeom prst="rect">
                                        <a:avLst/>
                                      </a:prstGeom>
                                      <a:noFill/>
                                      <a:ln>
                                        <a:noFill/>
                                      </a:ln>
                                    </wps:spPr>
                                    <wps:txbx>
                                      <w:txbxContent>
                                        <w:p w14:paraId="6481424E" w14:textId="77777777" w:rsidR="004D43FA" w:rsidRDefault="004D43FA">
                                          <w:pPr>
                                            <w:spacing w:line="240" w:lineRule="auto"/>
                                            <w:textDirection w:val="btLr"/>
                                          </w:pPr>
                                        </w:p>
                                      </w:txbxContent>
                                    </wps:txbx>
                                    <wps:bodyPr spcFirstLastPara="1" wrap="square" lIns="91425" tIns="91425" rIns="91425" bIns="91425" anchor="ctr" anchorCtr="0">
                                      <a:noAutofit/>
                                    </wps:bodyPr>
                                  </wps:wsp>
                                  <wpg:grpSp>
                                    <wpg:cNvPr id="63" name="Group 63"/>
                                    <wpg:cNvGrpSpPr/>
                                    <wpg:grpSpPr>
                                      <a:xfrm>
                                        <a:off x="3564508" y="2580781"/>
                                        <a:ext cx="3562985" cy="2398439"/>
                                        <a:chOff x="0" y="0"/>
                                        <a:chExt cx="3562985" cy="2398439"/>
                                      </a:xfrm>
                                    </wpg:grpSpPr>
                                    <wps:wsp>
                                      <wps:cNvPr id="192" name="Rectangle 192"/>
                                      <wps:cNvSpPr/>
                                      <wps:spPr>
                                        <a:xfrm>
                                          <a:off x="0" y="0"/>
                                          <a:ext cx="3562975" cy="2398425"/>
                                        </a:xfrm>
                                        <a:prstGeom prst="rect">
                                          <a:avLst/>
                                        </a:prstGeom>
                                        <a:noFill/>
                                        <a:ln>
                                          <a:noFill/>
                                        </a:ln>
                                      </wps:spPr>
                                      <wps:txbx>
                                        <w:txbxContent>
                                          <w:p w14:paraId="723F44F1" w14:textId="77777777" w:rsidR="004D43FA" w:rsidRDefault="004D43FA">
                                            <w:pPr>
                                              <w:spacing w:line="240" w:lineRule="auto"/>
                                              <w:textDirection w:val="btLr"/>
                                            </w:pPr>
                                          </w:p>
                                        </w:txbxContent>
                                      </wps:txbx>
                                      <wps:bodyPr spcFirstLastPara="1" wrap="square" lIns="91425" tIns="91425" rIns="91425" bIns="91425" anchor="ctr" anchorCtr="0">
                                        <a:noAutofit/>
                                      </wps:bodyPr>
                                    </wps:wsp>
                                    <wps:wsp>
                                      <wps:cNvPr id="193" name="Rectangle 193"/>
                                      <wps:cNvSpPr/>
                                      <wps:spPr>
                                        <a:xfrm>
                                          <a:off x="346841" y="2096814"/>
                                          <a:ext cx="2695575" cy="301625"/>
                                        </a:xfrm>
                                        <a:prstGeom prst="rect">
                                          <a:avLst/>
                                        </a:prstGeom>
                                        <a:noFill/>
                                        <a:ln>
                                          <a:noFill/>
                                        </a:ln>
                                      </wps:spPr>
                                      <wps:txbx>
                                        <w:txbxContent>
                                          <w:p w14:paraId="1F590BB0" w14:textId="77777777" w:rsidR="004D43FA" w:rsidRDefault="004D43FA">
                                            <w:pPr>
                                              <w:spacing w:line="275" w:lineRule="auto"/>
                                              <w:textDirection w:val="btLr"/>
                                            </w:pPr>
                                            <w:r>
                                              <w:rPr>
                                                <w:b/>
                                                <w:color w:val="000000"/>
                                              </w:rPr>
                                              <w:t>Supplemental Figure 2 Legend</w:t>
                                            </w:r>
                                          </w:p>
                                        </w:txbxContent>
                                      </wps:txbx>
                                      <wps:bodyPr spcFirstLastPara="1" wrap="square" lIns="91425" tIns="45700" rIns="91425" bIns="45700" anchor="t" anchorCtr="0">
                                        <a:noAutofit/>
                                      </wps:bodyPr>
                                    </wps:wsp>
                                    <pic:pic xmlns:pic="http://schemas.openxmlformats.org/drawingml/2006/picture">
                                      <pic:nvPicPr>
                                        <pic:cNvPr id="194" name="Shape 28"/>
                                        <pic:cNvPicPr preferRelativeResize="0"/>
                                      </pic:nvPicPr>
                                      <pic:blipFill rotWithShape="1">
                                        <a:blip r:embed="rId44">
                                          <a:alphaModFix/>
                                        </a:blip>
                                        <a:srcRect/>
                                        <a:stretch/>
                                      </pic:blipFill>
                                      <pic:spPr>
                                        <a:xfrm>
                                          <a:off x="0" y="0"/>
                                          <a:ext cx="3562985" cy="2143760"/>
                                        </a:xfrm>
                                        <a:prstGeom prst="rect">
                                          <a:avLst/>
                                        </a:prstGeom>
                                        <a:noFill/>
                                        <a:ln>
                                          <a:noFill/>
                                        </a:ln>
                                      </pic:spPr>
                                    </pic:pic>
                                  </wpg:grpSp>
                                </wpg:grpSp>
                              </wpg:wgp>
                            </a:graphicData>
                          </a:graphic>
                        </wp:anchor>
                      </w:drawing>
                    </mc:Choice>
                    <mc:Fallback>
                      <w:pict>
                        <v:group w14:anchorId="3DD5472E" id="Group 238" o:spid="_x0000_s1102" style="position:absolute;margin-left:1pt;margin-top:1pt;width:280.55pt;height:188.85pt;z-index:251669504;mso-position-horizontal-relative:text;mso-position-vertical-relative:text" coordorigin="35645,25807" coordsize="35629,23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">
                          <v:group id="Group 61" o:spid="_x0000_s1103" style="position:absolute;left:35645;top:25807;width:35629;height:23985" coordorigin="35645,25807" coordsize="35629,2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104" style="position:absolute;left:35645;top:25807;width:35629;height:23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" filled="f" stroked="f">
                              <v:textbox inset="2.53958mm,2.53958mm,2.53958mm,2.53958mm">
                                <w:txbxContent>
                                  <w:p w14:paraId="6481424E" w14:textId="77777777" w:rsidR="004D43FA" w:rsidRDefault="004D43FA">
                                    <w:pPr>
                                      <w:spacing w:line="240" w:lineRule="auto"/>
                                      <w:textDirection w:val="btLr"/>
                                    </w:pPr>
                                  </w:p>
                                </w:txbxContent>
                              </v:textbox>
                            </v:rect>
                            <v:group id="Group 63" o:spid="_x0000_s1105" style="position:absolute;left:35645;top:25807;width:35629;height:23985" coordsize="35629,2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192" o:spid="_x0000_s1106" style="position:absolute;width:35629;height:23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" filled="f" stroked="f">
                                <v:textbox inset="2.53958mm,2.53958mm,2.53958mm,2.53958mm">
                                  <w:txbxContent>
                                    <w:p w14:paraId="723F44F1" w14:textId="77777777" w:rsidR="004D43FA" w:rsidRDefault="004D43FA">
                                      <w:pPr>
                                        <w:spacing w:line="240" w:lineRule="auto"/>
                                        <w:textDirection w:val="btLr"/>
                                      </w:pPr>
                                    </w:p>
                                  </w:txbxContent>
                                </v:textbox>
                              </v:rect>
                              <v:rect id="Rectangle 193" o:spid="_x0000_s1107" style="position:absolute;left:3468;top:20968;width:2695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" filled="f" stroked="f">
                                <v:textbox inset="2.53958mm,1.2694mm,2.53958mm,1.2694mm">
                                  <w:txbxContent>
                                    <w:p w14:paraId="1F590BB0" w14:textId="77777777" w:rsidR="004D43FA" w:rsidRDefault="004D43FA">
                                      <w:pPr>
                                        <w:spacing w:line="275" w:lineRule="auto"/>
                                        <w:textDirection w:val="btLr"/>
                                      </w:pPr>
                                      <w:r>
                                        <w:rPr>
                                          <w:b/>
                                          <w:color w:val="000000"/>
                                        </w:rPr>
                                        <w:t>Supplemental Figure 2 Legend</w:t>
                                      </w:r>
                                    </w:p>
                                  </w:txbxContent>
                                </v:textbox>
                              </v:rect>
                              <v:shape id="Shape 28" o:spid="_x0000_s1108" type="#_x0000_t75" style="position:absolute;width:35629;height:214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">
                                <v:imagedata r:id="rId45" o:title=""/>
                              </v:shape>
                            </v:group>
                          </v:group>
                        </v:group>
                      </w:pict>
                    </mc:Fallback>
                  </mc:AlternateContent>
                </w:r>
              </w:del>
              <w:customXmlDelRangeStart w:id="8156" w:author="William Mitchell" w:date="2021-05-19T13:24:00Z"/>
            </w:sdtContent>
          </w:sdt>
          <w:customXmlDelRangeEnd w:id="8156"/>
        </w:p>
        <w:customXmlDelRangeStart w:id="8157" w:author="William Mitchell" w:date="2021-05-19T13:24:00Z"/>
      </w:sdtContent>
    </w:sdt>
    <w:customXmlDelRangeEnd w:id="8157"/>
    <w:customXmlDelRangeStart w:id="8158" w:author="William Mitchell" w:date="2021-05-19T13:24:00Z"/>
    <w:sdt>
      <w:sdtPr>
        <w:tag w:val="goog_rdk_1636"/>
        <w:id w:val="325637263"/>
      </w:sdtPr>
      <w:sdtEndPr/>
      <w:sdtContent>
        <w:customXmlDelRangeEnd w:id="8158"/>
        <w:p w14:paraId="000002C3" w14:textId="6D223753" w:rsidR="001D5C46" w:rsidRPr="001D5C46" w:rsidRDefault="00C146F4">
          <w:pPr>
            <w:spacing w:line="480" w:lineRule="auto"/>
            <w:rPr>
              <w:rPrChange w:id="8159" w:author="Billy Mitchell" w:date="2021-04-22T13:13:00Z">
                <w:rPr>
                  <w:b/>
                  <w:color w:val="000000"/>
                </w:rPr>
              </w:rPrChange>
            </w:rPr>
            <w:pPrChange w:id="8160" w:author="Billy Mitchell" w:date="2021-04-22T13:13:00Z">
              <w:pPr/>
            </w:pPrChange>
          </w:pPr>
        </w:p>
        <w:customXmlDelRangeStart w:id="8161" w:author="William Mitchell" w:date="2021-05-19T13:24:00Z"/>
      </w:sdtContent>
    </w:sdt>
    <w:customXmlDelRangeEnd w:id="8161"/>
    <w:sectPr w:rsidR="001D5C46" w:rsidRPr="001D5C46" w:rsidSect="00E71EC2">
      <w:pgSz w:w="12240" w:h="15840"/>
      <w:pgMar w:top="1440" w:right="1440" w:bottom="1440" w:left="1440" w:header="720" w:footer="720" w:gutter="0"/>
      <w:pgNumType w:start="48"/>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Billy Mitchell" w:date="2021-03-22T20:48:00Z" w:initials="">
    <w:p w14:paraId="000002DF"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Do you have any data on what discrete emotions these videos induce in children or adults? This would help address the affect v emotion distinction mentioned above.</w:t>
      </w:r>
    </w:p>
  </w:comment>
  <w:comment w:id="9" w:author="Billy Mitchell" w:date="2021-03-22T20:51:00Z" w:initials="">
    <w:p w14:paraId="000002E0"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In my opinion, a major threat to the study’s logic is that the results might not be “about” emotion, as they could instead be driven by some other variable in the negative/positive videos. This is especially concerning given that the pos/neg videos included actual characters, whereas the neutral videos did not. The authors mention this in the limitations section, but to be honest to their methods, I think it should be discussed more openly, potentially shifting their study’s framing to something like: “representations of affective social scenes become more differentiated from childhood to adulthood.</w:t>
      </w:r>
    </w:p>
  </w:comment>
  <w:comment w:id="12" w:author="Billy Mitchell" w:date="2021-03-22T20:52:00Z" w:initials="">
    <w:p w14:paraId="000002E1"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Another logical concern with the current paper that is left unaddressed is the fact that the authors discuss ‘emotion’ representation when all they do is examine representations categorized by ‘affective valence’ (i.e., negative, positive, neutral). Constructionist approaches (Barrett, 2006, 2017) distinguish between ‘emotion’ (a conceptualized instance of a specific emotion) and ‘affect’ (broader senses of valence/arousal that can be parsed into a specific emotion through conceptualization) but the current paper doesn’t really dive into what this means for their findings. Is the implication that adults tend to construct their reactions to the negative videos in terms of several discrete negative emotions (e.g., “anger,” “disappointment”) but children seem construct their emotional responses in terms of a more valence-general concept of “bad” or “negative”? Such an interpretation accords with Nook et al., 2017, and although this explanation is hinted at, it is not explicitly stated.</w:t>
      </w:r>
    </w:p>
  </w:comment>
  <w:comment w:id="122" w:author="Billy Mitchell" w:date="2021-03-22T20:39:00Z" w:initials="">
    <w:p w14:paraId="000002E7"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“The first sentence of the abstract is quite vague (how do emotions change?) and there’s a typo in the 2nd sentence.”</w:t>
      </w:r>
    </w:p>
  </w:comment>
  <w:comment w:id="250" w:author="Billy Mitchell" w:date="2021-03-22T20:50:00Z" w:initials="">
    <w:p w14:paraId="000002D0"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 xml:space="preserve">The paper would benefit from a clearer and more thorough review of prior literature on emotion development. There is a large literature on how children develop an understanding of specific emotions (Harris, Pons, Russell, Widen, Casey, </w:t>
      </w:r>
      <w:proofErr w:type="spellStart"/>
      <w:r>
        <w:rPr>
          <w:color w:val="000000"/>
          <w:sz w:val="22"/>
          <w:szCs w:val="22"/>
        </w:rPr>
        <w:t>Hoemann</w:t>
      </w:r>
      <w:proofErr w:type="spellEnd"/>
      <w:r>
        <w:rPr>
          <w:color w:val="000000"/>
          <w:sz w:val="22"/>
          <w:szCs w:val="22"/>
        </w:rPr>
        <w:t>/Xu/Barrett, Nook/Somerville) that should be synthesized for readers to better situate the current findings in prior literature. Right now, readers are left with the vague impression that “behavioral evidence suggests that emotion representations change across age” without a more specific description of current thinking on how exactly they change. I know word limits can be tight, but greater clarity on prior research seems important for interpreting these neural results.</w:t>
      </w:r>
    </w:p>
  </w:comment>
  <w:comment w:id="255" w:author="Billy Mitchell" w:date="2021-03-22T20:40:00Z" w:initials="">
    <w:p w14:paraId="000002D5"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“The first sentence of the intro is a little grand… Don’t we have strong feelings as adults? In fact, some researchers (Casey, Larson) would offer evidence that emotions are more intense in adolescence than adulthood…”</w:t>
      </w:r>
    </w:p>
  </w:comment>
  <w:comment w:id="529" w:author="Billy Mitchell" w:date="2021-03-22T20:59:00Z" w:initials="">
    <w:p w14:paraId="000002EA"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 xml:space="preserve">However, this may not be true for young children, as vmPFC-amygdala connectivity strengthens across normative development, only reaching adult-like patterns of functional connectivity around age 10 (Gee et al., 2013).” Though negative connectivity was evident after age 10, connectivity was still weaker than in adults (in other words, valence was consistent into adulthood starting around age 10, but magnitude/strength of connectivity continued to change). It would be helpful to revise this sentence a bit to </w:t>
      </w:r>
      <w:proofErr w:type="gramStart"/>
      <w:r>
        <w:rPr>
          <w:color w:val="000000"/>
          <w:sz w:val="22"/>
          <w:szCs w:val="22"/>
        </w:rPr>
        <w:t>more accurately reflect that connectivity</w:t>
      </w:r>
      <w:proofErr w:type="gramEnd"/>
      <w:r>
        <w:rPr>
          <w:color w:val="000000"/>
          <w:sz w:val="22"/>
          <w:szCs w:val="22"/>
        </w:rPr>
        <w:t xml:space="preserve"> was not yet adult-like at that point / during adolescence.</w:t>
      </w:r>
    </w:p>
  </w:comment>
  <w:comment w:id="662" w:author="Billy Mitchell" w:date="2021-03-22T20:58:00Z" w:initials="">
    <w:p w14:paraId="000002D7"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-p 6: “close the gap” felt overstated – I’m not sure one study can really close a gap, and especially since this study does not include adolescents, more work will be needed to fully understand developmental differences</w:t>
      </w:r>
    </w:p>
  </w:comment>
  <w:comment w:id="675" w:author="Billy Mitchell" w:date="2021-03-22T20:50:00Z" w:initials="">
    <w:p w14:paraId="000002E5"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Relatedly, I was left wanting more support for specific neural hypotheses in the introduction. The authors have some very interesting interpretations of how the vmPFC contributes to emotion representation in the discussion (see also Satpute et al., 2017), and I think these ideas could be introduced earlier. This could replace much of the discussion of how RSA functions</w:t>
      </w:r>
    </w:p>
  </w:comment>
  <w:comment w:id="678" w:author="Billy Mitchell" w:date="2021-03-22T20:52:00Z" w:initials="">
    <w:p w14:paraId="000002DA"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Similarly, there is no interpretation of the finding that negative scenes were represented more similarly than positive scenes. I think this is an interesting finding that accords with research on how differentiation of negative emotions is thought to be more important for mental health than differentiation of positive emotions (O’Toole et al., 2020), but more could be said about it.</w:t>
      </w:r>
    </w:p>
  </w:comment>
  <w:comment w:id="774" w:author="Billy Mitchell" w:date="2021-03-22T20:51:00Z" w:initials="">
    <w:p w14:paraId="000002E9"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 xml:space="preserve">Relatedly, I didn’t fully follow the authors’ logic with their neutral video control analysis… How does this analysis show that the result is specific to affect? A crucial contrast showing that similarity scores for neutral videos are equal between children and adults (suggesting that similarity scores only change across age for affective videos) is not reported, and beyond that even this analysis doesn’t address the fact that neutral and pos/neg images differ in ways beyond just whether or not they are affectively charged (e.g., the inclusion of characters). </w:t>
      </w:r>
      <w:proofErr w:type="gramStart"/>
      <w:r>
        <w:rPr>
          <w:color w:val="000000"/>
          <w:sz w:val="22"/>
          <w:szCs w:val="22"/>
        </w:rPr>
        <w:t>So</w:t>
      </w:r>
      <w:proofErr w:type="gramEnd"/>
      <w:r>
        <w:rPr>
          <w:color w:val="000000"/>
          <w:sz w:val="22"/>
          <w:szCs w:val="22"/>
        </w:rPr>
        <w:t xml:space="preserve"> the logic here could be better articulated for readers. In </w:t>
      </w:r>
      <w:proofErr w:type="gramStart"/>
      <w:r>
        <w:rPr>
          <w:color w:val="000000"/>
          <w:sz w:val="22"/>
          <w:szCs w:val="22"/>
        </w:rPr>
        <w:t>fact</w:t>
      </w:r>
      <w:proofErr w:type="gramEnd"/>
      <w:r>
        <w:rPr>
          <w:color w:val="000000"/>
          <w:sz w:val="22"/>
          <w:szCs w:val="22"/>
        </w:rPr>
        <w:t xml:space="preserve"> I might suggest running just one omnibus ANOVA in which pos/neg/neu videos are all included in the main analysis. You can then show that there is a significant interaction such that pos/neg are represented more similarly than neu videos and that they also change more over age than neu videos.</w:t>
      </w:r>
    </w:p>
  </w:comment>
  <w:comment w:id="777" w:author="Billy Mitchell" w:date="2021-03-22T20:40:00Z" w:initials="">
    <w:p w14:paraId="000002CE"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 “Please specify what was considered “excessive head motion””</w:t>
      </w:r>
    </w:p>
  </w:comment>
  <w:comment w:id="898" w:author="Billy Mitchell" w:date="2021-03-22T20:43:00Z" w:initials="">
    <w:p w14:paraId="000002D2"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The control analysis arguing that negative and positive videos were similarly “extreme” in their portrayal of negative and positive expressions could be stated more clearly (i.e., it’s not clear what you mean by “absolute emotional valence”)</w:t>
      </w:r>
    </w:p>
  </w:comment>
  <w:comment w:id="975" w:author="Billy Mitchell" w:date="2021-03-22T20:41:00Z" w:initials="">
    <w:p w14:paraId="000002EB"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 “Please specify what was considered “excessive head motion””</w:t>
      </w:r>
    </w:p>
  </w:comment>
  <w:comment w:id="981" w:author="Billy Mitchell" w:date="2021-03-22T20:53:00Z" w:initials="">
    <w:p w14:paraId="000002DD"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In the preprocessing section the authors state that “individual TRs were identified and adjusted for if greater than 15% of TRs were considered outliers, or if head motion values for any of the three rotations were greater than 1.5mm.” This raised a few questions for me. What does it mean that individual TRs were identified and adjusted (how)? How were outliers defined?</w:t>
      </w:r>
    </w:p>
  </w:comment>
  <w:comment w:id="989" w:author="Billy Mitchell" w:date="2021-03-22T20:41:00Z" w:initials="">
    <w:p w14:paraId="000002E2"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 Please specify what was considered “excessive head motion</w:t>
      </w:r>
      <w:r>
        <w:rPr>
          <w:color w:val="000000"/>
          <w:sz w:val="22"/>
          <w:szCs w:val="22"/>
        </w:rPr>
        <w:br/>
      </w:r>
      <w:r>
        <w:rPr>
          <w:color w:val="000000"/>
          <w:sz w:val="22"/>
          <w:szCs w:val="22"/>
        </w:rPr>
        <w:br/>
        <w:t>Were there other motion cutoffs? (e.g., a participant was excluded entirely if a given % of TRs had to be adjusted due to being outliers, or because values exceeded a specific threshold e.g. on framewise displacement) The methods section notes that 12 participants were excluded due to excessive head motion but it’s not clear how that was defined.</w:t>
      </w:r>
    </w:p>
  </w:comment>
  <w:comment w:id="994" w:author="Billy Mitchell" w:date="2021-03-22T20:43:00Z" w:initials="">
    <w:p w14:paraId="000002CF"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Please include a figure showing the brain region masks</w:t>
      </w:r>
    </w:p>
  </w:comment>
  <w:comment w:id="1004" w:author="Billy Mitchell" w:date="2021-03-22T21:00:00Z" w:initials="">
    <w:p w14:paraId="000002D4"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All ROIs were thresholded at 50%.” I think this only refers to amygdala and NAcc since they were defined using the probabilistic atlas, whereas vmPFC was not? Perhaps specify amygdala and NAcc instead of saying “all.”</w:t>
      </w:r>
    </w:p>
  </w:comment>
  <w:comment w:id="1670" w:author="Billy Mitchell" w:date="2021-03-22T20:46:00Z" w:initials="">
    <w:p w14:paraId="000002DB"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I’m not sure you can have Fig 6 if the 3-way interaction is not significant</w:t>
      </w:r>
    </w:p>
  </w:comment>
  <w:comment w:id="1876" w:author="Billy Mitchell" w:date="2021-03-22T20:57:00Z" w:initials="">
    <w:p w14:paraId="000002D1"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 xml:space="preserve">The authors note that they are not aware of any literature exploring changes in </w:t>
      </w:r>
      <w:proofErr w:type="spellStart"/>
      <w:r>
        <w:rPr>
          <w:color w:val="000000"/>
          <w:sz w:val="22"/>
          <w:szCs w:val="22"/>
        </w:rPr>
        <w:t>mPFC</w:t>
      </w:r>
      <w:proofErr w:type="spellEnd"/>
      <w:r>
        <w:rPr>
          <w:color w:val="000000"/>
          <w:sz w:val="22"/>
          <w:szCs w:val="22"/>
        </w:rPr>
        <w:t xml:space="preserve">-NAcc connectivity during development. It would be nice to incorporate findings from </w:t>
      </w:r>
      <w:proofErr w:type="spellStart"/>
      <w:r>
        <w:rPr>
          <w:color w:val="000000"/>
          <w:sz w:val="22"/>
          <w:szCs w:val="22"/>
        </w:rPr>
        <w:t>Fareri</w:t>
      </w:r>
      <w:proofErr w:type="spellEnd"/>
      <w:r>
        <w:rPr>
          <w:color w:val="000000"/>
          <w:sz w:val="22"/>
          <w:szCs w:val="22"/>
        </w:rPr>
        <w:t xml:space="preserve"> et al 2015 (NeuroImage) here.</w:t>
      </w:r>
    </w:p>
  </w:comment>
  <w:comment w:id="1932" w:author="Billy Mitchell" w:date="2021-03-22T20:48:00Z" w:initials="">
    <w:p w14:paraId="6C018CCE" w14:textId="77777777" w:rsidR="004D43FA" w:rsidRDefault="004D43FA" w:rsidP="004F3C1E">
      <w:pPr>
        <w:widowControl w:val="0"/>
        <w:pBdr>
          <w:top w:val="nil"/>
          <w:left w:val="nil"/>
          <w:bottom w:val="nil"/>
          <w:right w:val="nil"/>
          <w:between w:val="nil"/>
        </w:pBdr>
        <w:spacing w:line="240" w:lineRule="auto"/>
        <w:rPr>
          <w:color w:val="000000"/>
          <w:sz w:val="22"/>
          <w:szCs w:val="22"/>
        </w:rPr>
      </w:pPr>
      <w:r>
        <w:rPr>
          <w:color w:val="000000"/>
          <w:sz w:val="22"/>
          <w:szCs w:val="22"/>
        </w:rPr>
        <w:t xml:space="preserve">I might recommend more classic citations for appraisal theory in the discussion (e.g., </w:t>
      </w:r>
      <w:proofErr w:type="spellStart"/>
      <w:r>
        <w:rPr>
          <w:color w:val="000000"/>
          <w:sz w:val="22"/>
          <w:szCs w:val="22"/>
        </w:rPr>
        <w:t>Ortony</w:t>
      </w:r>
      <w:proofErr w:type="spellEnd"/>
      <w:r>
        <w:rPr>
          <w:color w:val="000000"/>
          <w:sz w:val="22"/>
          <w:szCs w:val="22"/>
        </w:rPr>
        <w:t xml:space="preserve">, </w:t>
      </w:r>
      <w:proofErr w:type="spellStart"/>
      <w:r>
        <w:rPr>
          <w:color w:val="000000"/>
          <w:sz w:val="22"/>
          <w:szCs w:val="22"/>
        </w:rPr>
        <w:t>Clore</w:t>
      </w:r>
      <w:proofErr w:type="spellEnd"/>
      <w:r>
        <w:rPr>
          <w:color w:val="000000"/>
          <w:sz w:val="22"/>
          <w:szCs w:val="22"/>
        </w:rPr>
        <w:t>)</w:t>
      </w:r>
    </w:p>
  </w:comment>
  <w:comment w:id="1941" w:author="Billy Mitchell" w:date="2021-03-22T20:48:00Z" w:initials="">
    <w:p w14:paraId="000002DC"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 xml:space="preserve">I might recommend more classic citations for appraisal theory in the discussion (e.g., </w:t>
      </w:r>
      <w:proofErr w:type="spellStart"/>
      <w:r>
        <w:rPr>
          <w:color w:val="000000"/>
          <w:sz w:val="22"/>
          <w:szCs w:val="22"/>
        </w:rPr>
        <w:t>Ortony</w:t>
      </w:r>
      <w:proofErr w:type="spellEnd"/>
      <w:r>
        <w:rPr>
          <w:color w:val="000000"/>
          <w:sz w:val="22"/>
          <w:szCs w:val="22"/>
        </w:rPr>
        <w:t xml:space="preserve">, </w:t>
      </w:r>
      <w:proofErr w:type="spellStart"/>
      <w:r>
        <w:rPr>
          <w:color w:val="000000"/>
          <w:sz w:val="22"/>
          <w:szCs w:val="22"/>
        </w:rPr>
        <w:t>Clore</w:t>
      </w:r>
      <w:proofErr w:type="spellEnd"/>
      <w:r>
        <w:rPr>
          <w:color w:val="000000"/>
          <w:sz w:val="22"/>
          <w:szCs w:val="22"/>
        </w:rPr>
        <w:t>)</w:t>
      </w:r>
    </w:p>
  </w:comment>
  <w:comment w:id="2017" w:author="Billy Mitchell" w:date="2021-03-22T20:47:00Z" w:initials="">
    <w:p w14:paraId="000002D3" w14:textId="77777777" w:rsidR="004D43FA" w:rsidRDefault="004D43FA">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Hoemann</w:t>
      </w:r>
      <w:proofErr w:type="spellEnd"/>
      <w:r>
        <w:rPr>
          <w:color w:val="000000"/>
          <w:sz w:val="22"/>
          <w:szCs w:val="22"/>
        </w:rPr>
        <w:t>, Xu, &amp; Barrett (2019) and studies by Nook et al. could enrich hypotheses for why emotion representations become more dissimilar across age on p. 18 (e.g., development of language).</w:t>
      </w:r>
    </w:p>
  </w:comment>
  <w:comment w:id="2091" w:author="Billy Mitchell" w:date="2021-03-22T20:47:00Z" w:initials="">
    <w:p w14:paraId="000002D9" w14:textId="77777777" w:rsidR="004D43FA" w:rsidRDefault="004D43FA">
      <w:pPr>
        <w:widowControl w:val="0"/>
        <w:pBdr>
          <w:top w:val="nil"/>
          <w:left w:val="nil"/>
          <w:bottom w:val="nil"/>
          <w:right w:val="nil"/>
          <w:between w:val="nil"/>
        </w:pBdr>
        <w:spacing w:line="240" w:lineRule="auto"/>
        <w:rPr>
          <w:color w:val="000000"/>
          <w:sz w:val="22"/>
          <w:szCs w:val="22"/>
        </w:rPr>
      </w:pPr>
      <w:r w:rsidRPr="002C1EB2">
        <w:rPr>
          <w:color w:val="000000"/>
          <w:sz w:val="22"/>
          <w:szCs w:val="22"/>
          <w:highlight w:val="yellow"/>
        </w:rPr>
        <w:t>Brooks</w:t>
      </w:r>
      <w:r>
        <w:rPr>
          <w:color w:val="000000"/>
          <w:sz w:val="22"/>
          <w:szCs w:val="22"/>
        </w:rPr>
        <w:t xml:space="preserve"> &amp; Freeman also provide nice citations for last sentence of paragraph on p 18 about how conceptual similarity and RSA could be connected. Relatedly, is there evidence in the emotion decoding studies (Wager et al.) that could guide interpretation of how vmPFC vs NAcc/Amygdala contribute to specific emotion representations?</w:t>
      </w:r>
    </w:p>
  </w:comment>
  <w:comment w:id="2178" w:author="Billy Mitchell" w:date="2021-03-22T20:59:00Z" w:initials="">
    <w:p w14:paraId="000002E4"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 xml:space="preserve">-p 20: “where children are more similar in that they have perhaps had comparable levels of exposure to the swath of emotional situations the world has to offer.” While I appreciate the overall point, this stood out to me since there is of course substantial variability in exposure to emotional situations within children (e.g., literature on stressful life events). Perhaps the authors could revise this to </w:t>
      </w:r>
      <w:proofErr w:type="gramStart"/>
      <w:r>
        <w:rPr>
          <w:color w:val="000000"/>
          <w:sz w:val="22"/>
          <w:szCs w:val="22"/>
        </w:rPr>
        <w:t>say</w:t>
      </w:r>
      <w:proofErr w:type="gramEnd"/>
      <w:r>
        <w:rPr>
          <w:color w:val="000000"/>
          <w:sz w:val="22"/>
          <w:szCs w:val="22"/>
        </w:rPr>
        <w:t xml:space="preserve"> “more comparable”?</w:t>
      </w:r>
    </w:p>
  </w:comment>
  <w:comment w:id="2186" w:author="Billy Mitchell" w:date="2021-03-22T20:49:00Z" w:initials="">
    <w:p w14:paraId="000002E6"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The limitations section could be expanded to include other potential threats to the conclusion that differences in representational similarity are due to age: (e.g., ages differing in brain structure/volume, movement, interpretation/meaning of videos)</w:t>
      </w:r>
    </w:p>
  </w:comment>
  <w:comment w:id="2415" w:author="Billy Mitchell" w:date="2021-03-22T20:49:00Z" w:initials="">
    <w:p w14:paraId="3A11B948" w14:textId="77777777" w:rsidR="004D43FA" w:rsidRDefault="004D43FA" w:rsidP="00676E2F">
      <w:pPr>
        <w:widowControl w:val="0"/>
        <w:pBdr>
          <w:top w:val="nil"/>
          <w:left w:val="nil"/>
          <w:bottom w:val="nil"/>
          <w:right w:val="nil"/>
          <w:between w:val="nil"/>
        </w:pBdr>
        <w:spacing w:line="240" w:lineRule="auto"/>
        <w:rPr>
          <w:color w:val="000000"/>
          <w:sz w:val="22"/>
          <w:szCs w:val="22"/>
        </w:rPr>
      </w:pPr>
      <w:r>
        <w:rPr>
          <w:color w:val="000000"/>
          <w:sz w:val="22"/>
          <w:szCs w:val="22"/>
        </w:rPr>
        <w:t>The limitations section could be expanded to include other potential threats to the conclusion that differences in representational similarity are due to age: (e.g., ages differing in brain structure/volume, movement, interpretation/meaning of videos)</w:t>
      </w:r>
    </w:p>
  </w:comment>
  <w:comment w:id="3065" w:author="Billy Mitchell" w:date="2021-03-22T20:44:00Z" w:initials="">
    <w:p w14:paraId="000002DE"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Tables 1 and 2 use &gt; instead of &lt; for p values</w:t>
      </w:r>
    </w:p>
  </w:comment>
  <w:comment w:id="6362" w:author="Billy Mitchell" w:date="2021-03-22T21:01:00Z" w:initials="">
    <w:p w14:paraId="000002D8" w14:textId="77777777" w:rsidR="004D43FA" w:rsidRDefault="004D43FA">
      <w:pPr>
        <w:widowControl w:val="0"/>
        <w:pBdr>
          <w:top w:val="nil"/>
          <w:left w:val="nil"/>
          <w:bottom w:val="nil"/>
          <w:right w:val="nil"/>
          <w:between w:val="nil"/>
        </w:pBdr>
        <w:spacing w:line="240" w:lineRule="auto"/>
        <w:rPr>
          <w:color w:val="000000"/>
          <w:sz w:val="22"/>
          <w:szCs w:val="22"/>
        </w:rPr>
      </w:pPr>
      <w:r>
        <w:rPr>
          <w:color w:val="000000"/>
          <w:sz w:val="22"/>
          <w:szCs w:val="22"/>
        </w:rPr>
        <w:t>-I think this is just a formatting issue with the PDF but the legends for figs 5/6 appeared missing but then showed up in the supplement. The letter notation for the affiliations in the supplement was also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2DF" w15:done="0"/>
  <w15:commentEx w15:paraId="000002E0" w15:paraIdParent="000002DF" w15:done="0"/>
  <w15:commentEx w15:paraId="000002E1" w15:paraIdParent="000002DF" w15:done="0"/>
  <w15:commentEx w15:paraId="000002E7" w15:done="0"/>
  <w15:commentEx w15:paraId="000002D0" w15:done="0"/>
  <w15:commentEx w15:paraId="000002D5" w15:done="0"/>
  <w15:commentEx w15:paraId="000002EA" w15:done="0"/>
  <w15:commentEx w15:paraId="000002D7" w15:done="0"/>
  <w15:commentEx w15:paraId="000002E5" w15:done="0"/>
  <w15:commentEx w15:paraId="000002DA" w15:done="0"/>
  <w15:commentEx w15:paraId="000002E9" w15:done="0"/>
  <w15:commentEx w15:paraId="000002CE" w15:done="0"/>
  <w15:commentEx w15:paraId="000002D2" w15:done="0"/>
  <w15:commentEx w15:paraId="000002EB" w15:done="0"/>
  <w15:commentEx w15:paraId="000002DD" w15:done="0"/>
  <w15:commentEx w15:paraId="000002E2" w15:done="0"/>
  <w15:commentEx w15:paraId="000002CF" w15:done="0"/>
  <w15:commentEx w15:paraId="000002D4" w15:done="0"/>
  <w15:commentEx w15:paraId="000002DB" w15:done="0"/>
  <w15:commentEx w15:paraId="000002D1" w15:done="0"/>
  <w15:commentEx w15:paraId="6C018CCE" w15:done="0"/>
  <w15:commentEx w15:paraId="000002DC" w15:done="0"/>
  <w15:commentEx w15:paraId="000002D3" w15:done="0"/>
  <w15:commentEx w15:paraId="000002D9" w15:done="0"/>
  <w15:commentEx w15:paraId="000002E4" w15:done="0"/>
  <w15:commentEx w15:paraId="000002E6" w15:done="0"/>
  <w15:commentEx w15:paraId="3A11B948" w15:done="0"/>
  <w15:commentEx w15:paraId="000002DE" w15:done="0"/>
  <w15:commentEx w15:paraId="000002D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2DF" w16cid:durableId="244E0B9D"/>
  <w16cid:commentId w16cid:paraId="000002E0" w16cid:durableId="244E0B9C"/>
  <w16cid:commentId w16cid:paraId="000002E1" w16cid:durableId="244E0B9B"/>
  <w16cid:commentId w16cid:paraId="000002E7" w16cid:durableId="244E0B9A"/>
  <w16cid:commentId w16cid:paraId="000002D0" w16cid:durableId="244E0B98"/>
  <w16cid:commentId w16cid:paraId="000002D5" w16cid:durableId="244E0B97"/>
  <w16cid:commentId w16cid:paraId="000002EA" w16cid:durableId="244E0B95"/>
  <w16cid:commentId w16cid:paraId="000002D7" w16cid:durableId="244E0B94"/>
  <w16cid:commentId w16cid:paraId="000002E5" w16cid:durableId="244E0B93"/>
  <w16cid:commentId w16cid:paraId="000002DA" w16cid:durableId="244E0B92"/>
  <w16cid:commentId w16cid:paraId="000002E9" w16cid:durableId="244E0B91"/>
  <w16cid:commentId w16cid:paraId="000002CE" w16cid:durableId="244E0B90"/>
  <w16cid:commentId w16cid:paraId="000002D2" w16cid:durableId="244E0B8F"/>
  <w16cid:commentId w16cid:paraId="000002EB" w16cid:durableId="244E0B8E"/>
  <w16cid:commentId w16cid:paraId="000002DD" w16cid:durableId="244E0B8D"/>
  <w16cid:commentId w16cid:paraId="000002E2" w16cid:durableId="244E0B8C"/>
  <w16cid:commentId w16cid:paraId="000002CF" w16cid:durableId="244E0B8A"/>
  <w16cid:commentId w16cid:paraId="000002D4" w16cid:durableId="244E0B89"/>
  <w16cid:commentId w16cid:paraId="000002DB" w16cid:durableId="244E0B88"/>
  <w16cid:commentId w16cid:paraId="000002D1" w16cid:durableId="244E0B87"/>
  <w16cid:commentId w16cid:paraId="6C018CCE" w16cid:durableId="244EB0CF"/>
  <w16cid:commentId w16cid:paraId="000002DC" w16cid:durableId="244E0B86"/>
  <w16cid:commentId w16cid:paraId="000002D3" w16cid:durableId="244E0B85"/>
  <w16cid:commentId w16cid:paraId="000002D9" w16cid:durableId="244E0B84"/>
  <w16cid:commentId w16cid:paraId="000002E4" w16cid:durableId="244E0B83"/>
  <w16cid:commentId w16cid:paraId="000002E6" w16cid:durableId="244E0B82"/>
  <w16cid:commentId w16cid:paraId="3A11B948" w16cid:durableId="244E8442"/>
  <w16cid:commentId w16cid:paraId="000002DE" w16cid:durableId="244E0B81"/>
  <w16cid:commentId w16cid:paraId="000002D8" w16cid:durableId="244E0B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9FFA23" w14:textId="77777777" w:rsidR="00C146F4" w:rsidRDefault="00C146F4">
      <w:pPr>
        <w:spacing w:line="240" w:lineRule="auto"/>
      </w:pPr>
      <w:r>
        <w:separator/>
      </w:r>
    </w:p>
  </w:endnote>
  <w:endnote w:type="continuationSeparator" w:id="0">
    <w:p w14:paraId="119A5973" w14:textId="77777777" w:rsidR="00C146F4" w:rsidRDefault="00C14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CC" w14:textId="77E4A822" w:rsidR="004D43FA" w:rsidRDefault="004D43FA">
    <w:pPr>
      <w:pBdr>
        <w:top w:val="nil"/>
        <w:left w:val="nil"/>
        <w:bottom w:val="nil"/>
        <w:right w:val="nil"/>
        <w:between w:val="nil"/>
      </w:pBdr>
      <w:tabs>
        <w:tab w:val="center" w:pos="4680"/>
        <w:tab w:val="right" w:pos="9360"/>
      </w:tabs>
      <w:spacing w:line="240" w:lineRule="auto"/>
      <w:rPr>
        <w:color w:val="000000"/>
      </w:rPr>
    </w:pPr>
    <w:r>
      <w:rPr>
        <w:color w:val="000000"/>
      </w:rPr>
      <w:t xml:space="preserve">RUNNING HEAD: Differences in </w:t>
    </w:r>
    <w:customXmlDelRangeStart w:id="5926" w:author="Billy Mitchell" w:date="2021-05-26T22:29:00Z"/>
    <w:sdt>
      <w:sdtPr>
        <w:tag w:val="goog_rdk_1643"/>
        <w:id w:val="1961753692"/>
      </w:sdtPr>
      <w:sdtEndPr/>
      <w:sdtContent>
        <w:customXmlDelRangeEnd w:id="5926"/>
        <w:del w:id="5927" w:author="William Mitchell" w:date="2021-04-21T20:07:00Z">
          <w:r>
            <w:rPr>
              <w:color w:val="000000"/>
            </w:rPr>
            <w:delText>Emotion</w:delText>
          </w:r>
        </w:del>
        <w:customXmlDelRangeStart w:id="5928" w:author="Billy Mitchell" w:date="2021-05-26T22:29:00Z"/>
      </w:sdtContent>
    </w:sdt>
    <w:customXmlDelRangeEnd w:id="5928"/>
    <w:customXmlDelRangeStart w:id="5929" w:author="Billy Mitchell" w:date="2021-05-26T22:29:00Z"/>
    <w:sdt>
      <w:sdtPr>
        <w:tag w:val="goog_rdk_1644"/>
        <w:id w:val="-1047298966"/>
      </w:sdtPr>
      <w:sdtEndPr/>
      <w:sdtContent>
        <w:customXmlDelRangeEnd w:id="5929"/>
        <w:ins w:id="5930" w:author="William Mitchell" w:date="2021-04-21T20:07:00Z">
          <w:r>
            <w:rPr>
              <w:color w:val="000000"/>
            </w:rPr>
            <w:t>Affective</w:t>
          </w:r>
        </w:ins>
        <w:customXmlDelRangeStart w:id="5931" w:author="Billy Mitchell" w:date="2021-05-26T22:29:00Z"/>
      </w:sdtContent>
    </w:sdt>
    <w:customXmlDelRangeEnd w:id="5931"/>
    <w:r>
      <w:rPr>
        <w:color w:val="000000"/>
      </w:rPr>
      <w:t xml:space="preserve"> Representation</w:t>
    </w:r>
    <w:customXmlDelRangeStart w:id="5932" w:author="Billy Mitchell" w:date="2021-05-26T22:29:00Z"/>
    <w:sdt>
      <w:sdtPr>
        <w:tag w:val="goog_rdk_1645"/>
        <w:id w:val="1163118119"/>
      </w:sdtPr>
      <w:sdtEndPr/>
      <w:sdtContent>
        <w:customXmlDelRangeEnd w:id="5932"/>
        <w:ins w:id="5933" w:author="William Mitchell" w:date="2021-04-21T20:07:00Z">
          <w:r>
            <w:rPr>
              <w:color w:val="000000"/>
            </w:rPr>
            <w:t>s</w:t>
          </w:r>
        </w:ins>
        <w:customXmlDelRangeStart w:id="5934" w:author="Billy Mitchell" w:date="2021-05-26T22:29:00Z"/>
      </w:sdtContent>
    </w:sdt>
    <w:customXmlDelRangeEnd w:id="5934"/>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CD" w14:textId="77777777" w:rsidR="004D43FA" w:rsidRDefault="004D43FA">
    <w:pPr>
      <w:pBdr>
        <w:top w:val="nil"/>
        <w:left w:val="nil"/>
        <w:bottom w:val="nil"/>
        <w:right w:val="nil"/>
        <w:between w:val="nil"/>
      </w:pBdr>
      <w:tabs>
        <w:tab w:val="center" w:pos="4680"/>
        <w:tab w:val="right" w:pos="9360"/>
      </w:tabs>
      <w:spacing w:line="240" w:lineRule="auto"/>
      <w:rPr>
        <w:color w:val="000000"/>
      </w:rPr>
    </w:pP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F0A7E" w14:textId="77777777" w:rsidR="00C146F4" w:rsidRDefault="00C146F4">
      <w:pPr>
        <w:spacing w:line="240" w:lineRule="auto"/>
      </w:pPr>
      <w:r>
        <w:separator/>
      </w:r>
    </w:p>
  </w:footnote>
  <w:footnote w:type="continuationSeparator" w:id="0">
    <w:p w14:paraId="3C66CBB9" w14:textId="77777777" w:rsidR="00C146F4" w:rsidRDefault="00C146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C6" w14:textId="6FC34C74" w:rsidR="004D43FA" w:rsidRDefault="004D43FA">
    <w:pPr>
      <w:pBdr>
        <w:top w:val="nil"/>
        <w:left w:val="nil"/>
        <w:bottom w:val="nil"/>
        <w:right w:val="nil"/>
        <w:between w:val="nil"/>
      </w:pBdr>
      <w:tabs>
        <w:tab w:val="center" w:pos="4680"/>
        <w:tab w:val="right" w:pos="9360"/>
      </w:tabs>
      <w:spacing w:line="240" w:lineRule="auto"/>
      <w:rPr>
        <w:color w:val="000000"/>
      </w:rPr>
      <w:pPrChange w:id="5921" w:author="Billy Mitchell" w:date="2021-05-23T16:19:00Z">
        <w:pPr>
          <w:pBdr>
            <w:top w:val="nil"/>
            <w:left w:val="nil"/>
            <w:bottom w:val="nil"/>
            <w:right w:val="nil"/>
            <w:between w:val="nil"/>
          </w:pBdr>
          <w:tabs>
            <w:tab w:val="center" w:pos="4680"/>
            <w:tab w:val="right" w:pos="9360"/>
          </w:tabs>
          <w:spacing w:line="240" w:lineRule="auto"/>
          <w:jc w:val="right"/>
        </w:pPr>
      </w:pPrChange>
    </w:pPr>
    <w:r>
      <w:rPr>
        <w:color w:val="000000"/>
      </w:rPr>
      <w:t xml:space="preserve">Differences in </w:t>
    </w:r>
    <w:ins w:id="5922" w:author="William Mitchell" w:date="2021-04-21T20:07:00Z">
      <w:r>
        <w:rPr>
          <w:color w:val="000000"/>
        </w:rPr>
        <w:t>Affective</w:t>
      </w:r>
    </w:ins>
    <w:del w:id="5923" w:author="William Mitchell" w:date="2021-04-21T20:07:00Z">
      <w:r>
        <w:rPr>
          <w:color w:val="000000"/>
        </w:rPr>
        <w:delText>Emotion</w:delText>
      </w:r>
    </w:del>
    <w:r>
      <w:rPr>
        <w:color w:val="000000"/>
      </w:rPr>
      <w:t xml:space="preserve"> Representation</w:t>
    </w:r>
    <w:ins w:id="5924" w:author="William Mitchell" w:date="2021-04-21T20:07:00Z">
      <w:r>
        <w:rPr>
          <w:color w:val="000000"/>
        </w:rPr>
        <w:t>s</w:t>
      </w:r>
    </w:ins>
    <w:r>
      <w:rPr>
        <w:color w:val="000000"/>
      </w:rPr>
      <w:t xml:space="preserve">                                                                        </w:t>
    </w:r>
    <w:del w:id="5925" w:author="Billy Mitchell" w:date="2021-05-23T16:19:00Z">
      <w:r w:rsidDel="003E01E7">
        <w:rPr>
          <w:color w:val="000000"/>
        </w:rPr>
        <w:delText xml:space="preserve"> </w:delText>
      </w:r>
    </w:del>
    <w:r>
      <w:rPr>
        <w:color w:val="000000"/>
      </w:rPr>
      <w:fldChar w:fldCharType="begin"/>
    </w:r>
    <w:r>
      <w:rPr>
        <w:color w:val="000000"/>
      </w:rPr>
      <w:instrText>PAGE</w:instrText>
    </w:r>
    <w:r>
      <w:rPr>
        <w:color w:val="000000"/>
      </w:rPr>
      <w:fldChar w:fldCharType="separate"/>
    </w:r>
    <w:r>
      <w:rPr>
        <w:noProof/>
        <w:color w:val="000000"/>
      </w:rPr>
      <w:t>26</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C4" w14:textId="6249E004" w:rsidR="004D43FA" w:rsidRDefault="004D43F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C5" w14:textId="77777777" w:rsidR="004D43FA" w:rsidRDefault="004D43FA">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C7" w14:textId="36AACE57" w:rsidR="004D43FA" w:rsidRDefault="004D43FA">
    <w:pPr>
      <w:pBdr>
        <w:top w:val="nil"/>
        <w:left w:val="nil"/>
        <w:bottom w:val="nil"/>
        <w:right w:val="nil"/>
        <w:between w:val="nil"/>
      </w:pBdr>
      <w:tabs>
        <w:tab w:val="center" w:pos="4680"/>
        <w:tab w:val="right" w:pos="9360"/>
      </w:tabs>
      <w:spacing w:line="240" w:lineRule="auto"/>
      <w:jc w:val="right"/>
      <w:rPr>
        <w:color w:val="000000"/>
      </w:rPr>
    </w:pPr>
    <w:r>
      <w:rPr>
        <w:color w:val="000000"/>
      </w:rPr>
      <w:t xml:space="preserve">Differences in </w:t>
    </w:r>
    <w:sdt>
      <w:sdtPr>
        <w:tag w:val="goog_rdk_1640"/>
        <w:id w:val="-66659219"/>
      </w:sdtPr>
      <w:sdtEndPr/>
      <w:sdtContent>
        <w:ins w:id="6156" w:author="William Mitchell" w:date="2021-04-21T20:32:00Z">
          <w:r>
            <w:rPr>
              <w:color w:val="000000"/>
            </w:rPr>
            <w:t>Affective</w:t>
          </w:r>
        </w:ins>
      </w:sdtContent>
    </w:sdt>
    <w:sdt>
      <w:sdtPr>
        <w:tag w:val="goog_rdk_1641"/>
        <w:id w:val="-1123845543"/>
      </w:sdtPr>
      <w:sdtEndPr/>
      <w:sdtContent>
        <w:del w:id="6157" w:author="William Mitchell" w:date="2021-04-21T20:32:00Z">
          <w:r>
            <w:rPr>
              <w:color w:val="000000"/>
            </w:rPr>
            <w:delText>Emotion</w:delText>
          </w:r>
        </w:del>
      </w:sdtContent>
    </w:sdt>
    <w:r>
      <w:rPr>
        <w:color w:val="000000"/>
      </w:rPr>
      <w:t xml:space="preserve"> Representation</w:t>
    </w:r>
    <w:sdt>
      <w:sdtPr>
        <w:tag w:val="goog_rdk_1642"/>
        <w:id w:val="311294520"/>
      </w:sdtPr>
      <w:sdtEndPr/>
      <w:sdtContent>
        <w:ins w:id="6158" w:author="William Mitchell" w:date="2021-04-21T20:32:00Z">
          <w:r>
            <w:rPr>
              <w:color w:val="000000"/>
            </w:rPr>
            <w:t>s</w:t>
          </w:r>
        </w:ins>
      </w:sdtContent>
    </w:sdt>
    <w:r>
      <w:rPr>
        <w:color w:val="000000"/>
      </w:rPr>
      <w:t xml:space="preserve">                                                                          </w:t>
    </w:r>
    <w:r>
      <w:rPr>
        <w:color w:val="000000"/>
      </w:rPr>
      <w:fldChar w:fldCharType="begin"/>
    </w:r>
    <w:r>
      <w:rPr>
        <w:color w:val="000000"/>
      </w:rPr>
      <w:instrText>PAGE</w:instrText>
    </w:r>
    <w:r>
      <w:rPr>
        <w:color w:val="000000"/>
      </w:rPr>
      <w:fldChar w:fldCharType="separate"/>
    </w:r>
    <w:r>
      <w:rPr>
        <w:noProof/>
        <w:color w:val="000000"/>
      </w:rPr>
      <w:t>23</w:t>
    </w:r>
    <w:r>
      <w:rPr>
        <w:color w:val="000000"/>
      </w:rPr>
      <w:fldChar w:fldCharType="end"/>
    </w:r>
  </w:p>
  <w:p w14:paraId="000002C8" w14:textId="77777777" w:rsidR="004D43FA" w:rsidRDefault="004D43FA">
    <w:pPr>
      <w:tabs>
        <w:tab w:val="center" w:pos="4680"/>
        <w:tab w:val="right" w:pos="9360"/>
      </w:tabs>
      <w:spacing w:line="480" w:lineRule="auto"/>
      <w:ind w:left="360"/>
      <w:rPr>
        <w:b/>
      </w:rPr>
    </w:pPr>
  </w:p>
  <w:p w14:paraId="000002C9" w14:textId="77777777" w:rsidR="004D43FA" w:rsidRDefault="004D43FA">
    <w:pPr>
      <w:pBdr>
        <w:top w:val="nil"/>
        <w:left w:val="nil"/>
        <w:bottom w:val="nil"/>
        <w:right w:val="nil"/>
        <w:between w:val="nil"/>
      </w:pBdr>
      <w:tabs>
        <w:tab w:val="center" w:pos="4680"/>
        <w:tab w:val="right" w:pos="9360"/>
      </w:tabs>
      <w:spacing w:line="240" w:lineRule="auto"/>
      <w:rPr>
        <w:b/>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CA" w14:textId="6C51B3DC" w:rsidR="004D43FA" w:rsidRDefault="004D43F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22</w:t>
    </w:r>
    <w:r>
      <w:rPr>
        <w:color w:val="000000"/>
      </w:rPr>
      <w:fldChar w:fldCharType="end"/>
    </w:r>
  </w:p>
  <w:p w14:paraId="000002CB" w14:textId="63B1FE72" w:rsidR="004D43FA" w:rsidRDefault="004D43FA">
    <w:pPr>
      <w:pBdr>
        <w:top w:val="nil"/>
        <w:left w:val="nil"/>
        <w:bottom w:val="nil"/>
        <w:right w:val="nil"/>
        <w:between w:val="nil"/>
      </w:pBdr>
      <w:tabs>
        <w:tab w:val="center" w:pos="4680"/>
        <w:tab w:val="right" w:pos="9360"/>
      </w:tabs>
      <w:spacing w:line="240" w:lineRule="auto"/>
      <w:rPr>
        <w:color w:val="000000"/>
      </w:rPr>
    </w:pPr>
    <w:ins w:id="6159" w:author="William Mitchell" w:date="2021-05-19T15:26:00Z">
      <w:r>
        <w:rPr>
          <w:color w:val="000000"/>
        </w:rPr>
        <w:object w:dxaOrig="1471" w:dyaOrig="827" w14:anchorId="3E7B53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0.5pt">
            <v:imagedata r:id="rId1" o:title=""/>
          </v:shape>
          <o:OLEObject Type="Embed" ProgID="Package" ShapeID="_x0000_i1025" DrawAspect="Content" ObjectID="_1685306974" r:id="rId2"/>
        </w:object>
      </w:r>
    </w:ins>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AE3DA" w14:textId="5B0A6594" w:rsidR="004D43FA" w:rsidRDefault="004D43F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22</w:t>
    </w:r>
    <w:r>
      <w:rPr>
        <w:color w:val="000000"/>
      </w:rPr>
      <w:fldChar w:fldCharType="end"/>
    </w:r>
  </w:p>
  <w:p w14:paraId="7E23ED6B" w14:textId="77777777" w:rsidR="004D43FA" w:rsidRDefault="004D43FA">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E5CF3"/>
    <w:multiLevelType w:val="multilevel"/>
    <w:tmpl w:val="2E862B8C"/>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BB595A"/>
    <w:multiLevelType w:val="multilevel"/>
    <w:tmpl w:val="48321140"/>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lly Mitchell">
    <w15:presenceInfo w15:providerId="AD" w15:userId="S::tui81100@temple.edu::2b152345-79f8-4c34-a5db-5635c7cb5464"/>
  </w15:person>
  <w15:person w15:author="William Mitchell">
    <w15:presenceInfo w15:providerId="Windows Live" w15:userId="d2dbc226006af48a"/>
  </w15:person>
  <w15:person w15:author="Billy">
    <w15:presenceInfo w15:providerId="AD" w15:userId="S::tui81100@temple.edu::2b152345-79f8-4c34-a5db-5635c7cb5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C46"/>
    <w:rsid w:val="000432A1"/>
    <w:rsid w:val="00046FFF"/>
    <w:rsid w:val="00092F0A"/>
    <w:rsid w:val="00094A89"/>
    <w:rsid w:val="000A44F5"/>
    <w:rsid w:val="000F4650"/>
    <w:rsid w:val="001400C3"/>
    <w:rsid w:val="00180691"/>
    <w:rsid w:val="0018600D"/>
    <w:rsid w:val="001915CF"/>
    <w:rsid w:val="001B1DC8"/>
    <w:rsid w:val="001C1CB5"/>
    <w:rsid w:val="001D5C46"/>
    <w:rsid w:val="001D6D6E"/>
    <w:rsid w:val="001F2C9D"/>
    <w:rsid w:val="001F43AD"/>
    <w:rsid w:val="00287275"/>
    <w:rsid w:val="00296F7B"/>
    <w:rsid w:val="00297282"/>
    <w:rsid w:val="002A7E2A"/>
    <w:rsid w:val="002A7E2F"/>
    <w:rsid w:val="002C1EB2"/>
    <w:rsid w:val="002C2772"/>
    <w:rsid w:val="002D0433"/>
    <w:rsid w:val="00322E56"/>
    <w:rsid w:val="003422D7"/>
    <w:rsid w:val="00351A24"/>
    <w:rsid w:val="00355F7D"/>
    <w:rsid w:val="003922A4"/>
    <w:rsid w:val="003B003F"/>
    <w:rsid w:val="003D7FF6"/>
    <w:rsid w:val="003E01E7"/>
    <w:rsid w:val="00416813"/>
    <w:rsid w:val="00491900"/>
    <w:rsid w:val="004A7344"/>
    <w:rsid w:val="004B3067"/>
    <w:rsid w:val="004B5661"/>
    <w:rsid w:val="004B5C05"/>
    <w:rsid w:val="004D43FA"/>
    <w:rsid w:val="004E332E"/>
    <w:rsid w:val="004F3C1E"/>
    <w:rsid w:val="005272F6"/>
    <w:rsid w:val="00542A45"/>
    <w:rsid w:val="00544A95"/>
    <w:rsid w:val="00546A63"/>
    <w:rsid w:val="00557EC2"/>
    <w:rsid w:val="00587C52"/>
    <w:rsid w:val="005A5B26"/>
    <w:rsid w:val="005C15DA"/>
    <w:rsid w:val="005D475C"/>
    <w:rsid w:val="005E6D07"/>
    <w:rsid w:val="005F376C"/>
    <w:rsid w:val="005F47F7"/>
    <w:rsid w:val="006313D9"/>
    <w:rsid w:val="006369A5"/>
    <w:rsid w:val="00661922"/>
    <w:rsid w:val="00676E2F"/>
    <w:rsid w:val="006B33C2"/>
    <w:rsid w:val="006B5115"/>
    <w:rsid w:val="006D30DF"/>
    <w:rsid w:val="006F401B"/>
    <w:rsid w:val="006F6DB3"/>
    <w:rsid w:val="006F7FE7"/>
    <w:rsid w:val="0071412D"/>
    <w:rsid w:val="007469FB"/>
    <w:rsid w:val="00793969"/>
    <w:rsid w:val="00797D7F"/>
    <w:rsid w:val="007B2610"/>
    <w:rsid w:val="007C1703"/>
    <w:rsid w:val="007D5E10"/>
    <w:rsid w:val="00810B1A"/>
    <w:rsid w:val="00810EAC"/>
    <w:rsid w:val="0081491F"/>
    <w:rsid w:val="008377C7"/>
    <w:rsid w:val="00851532"/>
    <w:rsid w:val="0087386F"/>
    <w:rsid w:val="00876F90"/>
    <w:rsid w:val="008A6FA4"/>
    <w:rsid w:val="008B19DA"/>
    <w:rsid w:val="008B4807"/>
    <w:rsid w:val="008C1CD8"/>
    <w:rsid w:val="008C1FEC"/>
    <w:rsid w:val="00900639"/>
    <w:rsid w:val="0093743B"/>
    <w:rsid w:val="00975EBC"/>
    <w:rsid w:val="009A36EA"/>
    <w:rsid w:val="009C3D7A"/>
    <w:rsid w:val="009F1F10"/>
    <w:rsid w:val="00A21DDA"/>
    <w:rsid w:val="00A236EF"/>
    <w:rsid w:val="00A3088D"/>
    <w:rsid w:val="00A827EF"/>
    <w:rsid w:val="00A9271C"/>
    <w:rsid w:val="00A92BE4"/>
    <w:rsid w:val="00AB101B"/>
    <w:rsid w:val="00AB4054"/>
    <w:rsid w:val="00AD02D5"/>
    <w:rsid w:val="00AD1345"/>
    <w:rsid w:val="00AE45EB"/>
    <w:rsid w:val="00AF5455"/>
    <w:rsid w:val="00B071AB"/>
    <w:rsid w:val="00B26815"/>
    <w:rsid w:val="00B4237C"/>
    <w:rsid w:val="00B42B0F"/>
    <w:rsid w:val="00B539CD"/>
    <w:rsid w:val="00B60B08"/>
    <w:rsid w:val="00B81BBB"/>
    <w:rsid w:val="00B84DB8"/>
    <w:rsid w:val="00B964EB"/>
    <w:rsid w:val="00C07B66"/>
    <w:rsid w:val="00C146F4"/>
    <w:rsid w:val="00C244C9"/>
    <w:rsid w:val="00C472CE"/>
    <w:rsid w:val="00C50171"/>
    <w:rsid w:val="00C56674"/>
    <w:rsid w:val="00C96D1E"/>
    <w:rsid w:val="00CC3766"/>
    <w:rsid w:val="00CC4090"/>
    <w:rsid w:val="00D2411E"/>
    <w:rsid w:val="00D257A0"/>
    <w:rsid w:val="00D3713A"/>
    <w:rsid w:val="00D93B06"/>
    <w:rsid w:val="00DA0DE8"/>
    <w:rsid w:val="00DA78EE"/>
    <w:rsid w:val="00E63A53"/>
    <w:rsid w:val="00E71EC2"/>
    <w:rsid w:val="00E84C6A"/>
    <w:rsid w:val="00EB1585"/>
    <w:rsid w:val="00EC73FC"/>
    <w:rsid w:val="00ED2FF2"/>
    <w:rsid w:val="00EE036E"/>
    <w:rsid w:val="00F61B02"/>
    <w:rsid w:val="00F70059"/>
    <w:rsid w:val="00FC2435"/>
    <w:rsid w:val="00FC3012"/>
    <w:rsid w:val="00FD2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2B16D"/>
  <w15:docId w15:val="{D076E234-F6C4-443F-B8C7-DA754E17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343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3F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343F7"/>
    <w:rPr>
      <w:b/>
      <w:bCs/>
    </w:rPr>
  </w:style>
  <w:style w:type="character" w:customStyle="1" w:styleId="CommentSubjectChar">
    <w:name w:val="Comment Subject Char"/>
    <w:basedOn w:val="CommentTextChar"/>
    <w:link w:val="CommentSubject"/>
    <w:uiPriority w:val="99"/>
    <w:semiHidden/>
    <w:rsid w:val="009343F7"/>
    <w:rPr>
      <w:b/>
      <w:bCs/>
      <w:sz w:val="20"/>
      <w:szCs w:val="20"/>
    </w:rPr>
  </w:style>
  <w:style w:type="paragraph" w:styleId="Revision">
    <w:name w:val="Revision"/>
    <w:hidden/>
    <w:uiPriority w:val="99"/>
    <w:semiHidden/>
    <w:rsid w:val="00E844BD"/>
    <w:pPr>
      <w:spacing w:line="240" w:lineRule="auto"/>
    </w:pPr>
  </w:style>
  <w:style w:type="paragraph" w:styleId="ListParagraph">
    <w:name w:val="List Paragraph"/>
    <w:basedOn w:val="Normal"/>
    <w:uiPriority w:val="34"/>
    <w:qFormat/>
    <w:rsid w:val="00904F70"/>
    <w:pPr>
      <w:ind w:left="720"/>
      <w:contextualSpacing/>
    </w:pPr>
  </w:style>
  <w:style w:type="character" w:styleId="Hyperlink">
    <w:name w:val="Hyperlink"/>
    <w:basedOn w:val="DefaultParagraphFont"/>
    <w:uiPriority w:val="99"/>
    <w:unhideWhenUsed/>
    <w:rsid w:val="00CA75B2"/>
    <w:rPr>
      <w:color w:val="0000FF"/>
      <w:u w:val="single"/>
    </w:rPr>
  </w:style>
  <w:style w:type="character" w:customStyle="1" w:styleId="UnresolvedMention1">
    <w:name w:val="Unresolved Mention1"/>
    <w:basedOn w:val="DefaultParagraphFont"/>
    <w:uiPriority w:val="99"/>
    <w:rsid w:val="00436706"/>
    <w:rPr>
      <w:color w:val="605E5C"/>
      <w:shd w:val="clear" w:color="auto" w:fill="E1DFDD"/>
    </w:rPr>
  </w:style>
  <w:style w:type="character" w:styleId="FollowedHyperlink">
    <w:name w:val="FollowedHyperlink"/>
    <w:basedOn w:val="DefaultParagraphFont"/>
    <w:uiPriority w:val="99"/>
    <w:semiHidden/>
    <w:unhideWhenUsed/>
    <w:rsid w:val="006D6591"/>
    <w:rPr>
      <w:color w:val="800080" w:themeColor="followedHyperlink"/>
      <w:u w:val="single"/>
    </w:rPr>
  </w:style>
  <w:style w:type="paragraph" w:styleId="Header">
    <w:name w:val="header"/>
    <w:basedOn w:val="Normal"/>
    <w:link w:val="HeaderChar"/>
    <w:uiPriority w:val="99"/>
    <w:unhideWhenUsed/>
    <w:rsid w:val="000174FD"/>
    <w:pPr>
      <w:tabs>
        <w:tab w:val="center" w:pos="4680"/>
        <w:tab w:val="right" w:pos="9360"/>
      </w:tabs>
      <w:spacing w:line="240" w:lineRule="auto"/>
    </w:pPr>
  </w:style>
  <w:style w:type="character" w:customStyle="1" w:styleId="HeaderChar">
    <w:name w:val="Header Char"/>
    <w:basedOn w:val="DefaultParagraphFont"/>
    <w:link w:val="Header"/>
    <w:uiPriority w:val="99"/>
    <w:rsid w:val="000174FD"/>
  </w:style>
  <w:style w:type="paragraph" w:styleId="Footer">
    <w:name w:val="footer"/>
    <w:basedOn w:val="Normal"/>
    <w:link w:val="FooterChar"/>
    <w:uiPriority w:val="99"/>
    <w:unhideWhenUsed/>
    <w:rsid w:val="000174FD"/>
    <w:pPr>
      <w:tabs>
        <w:tab w:val="center" w:pos="4680"/>
        <w:tab w:val="right" w:pos="9360"/>
      </w:tabs>
      <w:spacing w:line="240" w:lineRule="auto"/>
    </w:pPr>
  </w:style>
  <w:style w:type="character" w:customStyle="1" w:styleId="FooterChar">
    <w:name w:val="Footer Char"/>
    <w:basedOn w:val="DefaultParagraphFont"/>
    <w:link w:val="Footer"/>
    <w:uiPriority w:val="99"/>
    <w:rsid w:val="000174FD"/>
  </w:style>
  <w:style w:type="paragraph" w:customStyle="1" w:styleId="Default">
    <w:name w:val="Default"/>
    <w:rsid w:val="001D4A9C"/>
    <w:pPr>
      <w:autoSpaceDE w:val="0"/>
      <w:autoSpaceDN w:val="0"/>
      <w:adjustRightInd w:val="0"/>
      <w:spacing w:line="240" w:lineRule="auto"/>
    </w:pPr>
    <w:rPr>
      <w:rFonts w:ascii="Times New Roman" w:eastAsiaTheme="minorEastAsia" w:hAnsi="Times New Roman" w:cs="Times New Roman"/>
      <w:color w:val="000000"/>
      <w:lang w:val="en-US" w:eastAsia="zh-CN"/>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tcPr>
      <w:shd w:val="clear" w:color="auto" w:fill="FFFFFF"/>
    </w:tcPr>
  </w:style>
  <w:style w:type="table" w:customStyle="1" w:styleId="a8">
    <w:basedOn w:val="TableNormal"/>
    <w:tblPr>
      <w:tblStyleRowBandSize w:val="1"/>
      <w:tblStyleColBandSize w:val="1"/>
      <w:tblCellMar>
        <w:left w:w="115" w:type="dxa"/>
        <w:right w:w="115" w:type="dxa"/>
      </w:tblCellMar>
    </w:tblPr>
    <w:tcPr>
      <w:shd w:val="clear" w:color="auto" w:fill="FFFFFF"/>
    </w:tcPr>
  </w:style>
  <w:style w:type="table" w:customStyle="1" w:styleId="a9">
    <w:basedOn w:val="TableNormal"/>
    <w:tblPr>
      <w:tblStyleRowBandSize w:val="1"/>
      <w:tblStyleColBandSize w:val="1"/>
      <w:tblCellMar>
        <w:left w:w="115" w:type="dxa"/>
        <w:right w:w="115" w:type="dxa"/>
      </w:tblCellMar>
    </w:tblPr>
    <w:tcPr>
      <w:shd w:val="clear" w:color="auto" w:fill="FFFFFF"/>
    </w:tcPr>
  </w:style>
  <w:style w:type="table" w:customStyle="1" w:styleId="aa">
    <w:basedOn w:val="TableNormal"/>
    <w:tblPr>
      <w:tblStyleRowBandSize w:val="1"/>
      <w:tblStyleColBandSize w:val="1"/>
      <w:tblCellMar>
        <w:left w:w="115" w:type="dxa"/>
        <w:right w:w="115" w:type="dxa"/>
      </w:tblCellMar>
    </w:tblPr>
    <w:tcPr>
      <w:shd w:val="clear" w:color="auto" w:fill="FFFFFF"/>
    </w:tcPr>
  </w:style>
  <w:style w:type="table" w:customStyle="1" w:styleId="ab">
    <w:basedOn w:val="TableNormal"/>
    <w:tblPr>
      <w:tblStyleRowBandSize w:val="1"/>
      <w:tblStyleColBandSize w:val="1"/>
      <w:tblCellMar>
        <w:left w:w="115" w:type="dxa"/>
        <w:right w:w="115" w:type="dxa"/>
      </w:tblCellMar>
    </w:tblPr>
    <w:tcPr>
      <w:shd w:val="clear" w:color="auto" w:fill="FFFFFF"/>
    </w:tcPr>
  </w:style>
  <w:style w:type="table" w:customStyle="1" w:styleId="ac">
    <w:basedOn w:val="TableNormal"/>
    <w:tblPr>
      <w:tblStyleRowBandSize w:val="1"/>
      <w:tblStyleColBandSize w:val="1"/>
      <w:tblCellMar>
        <w:left w:w="115" w:type="dxa"/>
        <w:right w:w="115" w:type="dxa"/>
      </w:tblCellMar>
    </w:tblPr>
    <w:tcPr>
      <w:shd w:val="clear" w:color="auto" w:fill="FFFFFF"/>
    </w:tcPr>
  </w:style>
  <w:style w:type="character" w:styleId="UnresolvedMention">
    <w:name w:val="Unresolved Mention"/>
    <w:basedOn w:val="DefaultParagraphFont"/>
    <w:uiPriority w:val="99"/>
    <w:semiHidden/>
    <w:unhideWhenUsed/>
    <w:rsid w:val="00797D7F"/>
    <w:rPr>
      <w:color w:val="605E5C"/>
      <w:shd w:val="clear" w:color="auto" w:fill="E1DFDD"/>
    </w:rPr>
  </w:style>
  <w:style w:type="character" w:styleId="LineNumber">
    <w:name w:val="line number"/>
    <w:basedOn w:val="DefaultParagraphFont"/>
    <w:uiPriority w:val="99"/>
    <w:semiHidden/>
    <w:unhideWhenUsed/>
    <w:rsid w:val="00E71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346448">
      <w:bodyDiv w:val="1"/>
      <w:marLeft w:val="0"/>
      <w:marRight w:val="0"/>
      <w:marTop w:val="0"/>
      <w:marBottom w:val="0"/>
      <w:divBdr>
        <w:top w:val="none" w:sz="0" w:space="0" w:color="auto"/>
        <w:left w:val="none" w:sz="0" w:space="0" w:color="auto"/>
        <w:bottom w:val="none" w:sz="0" w:space="0" w:color="auto"/>
        <w:right w:val="none" w:sz="0" w:space="0" w:color="auto"/>
      </w:divBdr>
    </w:div>
    <w:div w:id="330529141">
      <w:bodyDiv w:val="1"/>
      <w:marLeft w:val="0"/>
      <w:marRight w:val="0"/>
      <w:marTop w:val="0"/>
      <w:marBottom w:val="0"/>
      <w:divBdr>
        <w:top w:val="none" w:sz="0" w:space="0" w:color="auto"/>
        <w:left w:val="none" w:sz="0" w:space="0" w:color="auto"/>
        <w:bottom w:val="none" w:sz="0" w:space="0" w:color="auto"/>
        <w:right w:val="none" w:sz="0" w:space="0" w:color="auto"/>
      </w:divBdr>
    </w:div>
    <w:div w:id="395321652">
      <w:bodyDiv w:val="1"/>
      <w:marLeft w:val="0"/>
      <w:marRight w:val="0"/>
      <w:marTop w:val="0"/>
      <w:marBottom w:val="0"/>
      <w:divBdr>
        <w:top w:val="none" w:sz="0" w:space="0" w:color="auto"/>
        <w:left w:val="none" w:sz="0" w:space="0" w:color="auto"/>
        <w:bottom w:val="none" w:sz="0" w:space="0" w:color="auto"/>
        <w:right w:val="none" w:sz="0" w:space="0" w:color="auto"/>
      </w:divBdr>
    </w:div>
    <w:div w:id="432634971">
      <w:bodyDiv w:val="1"/>
      <w:marLeft w:val="0"/>
      <w:marRight w:val="0"/>
      <w:marTop w:val="0"/>
      <w:marBottom w:val="0"/>
      <w:divBdr>
        <w:top w:val="none" w:sz="0" w:space="0" w:color="auto"/>
        <w:left w:val="none" w:sz="0" w:space="0" w:color="auto"/>
        <w:bottom w:val="none" w:sz="0" w:space="0" w:color="auto"/>
        <w:right w:val="none" w:sz="0" w:space="0" w:color="auto"/>
      </w:divBdr>
    </w:div>
    <w:div w:id="450518493">
      <w:bodyDiv w:val="1"/>
      <w:marLeft w:val="0"/>
      <w:marRight w:val="0"/>
      <w:marTop w:val="0"/>
      <w:marBottom w:val="0"/>
      <w:divBdr>
        <w:top w:val="none" w:sz="0" w:space="0" w:color="auto"/>
        <w:left w:val="none" w:sz="0" w:space="0" w:color="auto"/>
        <w:bottom w:val="none" w:sz="0" w:space="0" w:color="auto"/>
        <w:right w:val="none" w:sz="0" w:space="0" w:color="auto"/>
      </w:divBdr>
    </w:div>
    <w:div w:id="483548060">
      <w:bodyDiv w:val="1"/>
      <w:marLeft w:val="0"/>
      <w:marRight w:val="0"/>
      <w:marTop w:val="0"/>
      <w:marBottom w:val="0"/>
      <w:divBdr>
        <w:top w:val="none" w:sz="0" w:space="0" w:color="auto"/>
        <w:left w:val="none" w:sz="0" w:space="0" w:color="auto"/>
        <w:bottom w:val="none" w:sz="0" w:space="0" w:color="auto"/>
        <w:right w:val="none" w:sz="0" w:space="0" w:color="auto"/>
      </w:divBdr>
    </w:div>
    <w:div w:id="488139529">
      <w:bodyDiv w:val="1"/>
      <w:marLeft w:val="0"/>
      <w:marRight w:val="0"/>
      <w:marTop w:val="0"/>
      <w:marBottom w:val="0"/>
      <w:divBdr>
        <w:top w:val="none" w:sz="0" w:space="0" w:color="auto"/>
        <w:left w:val="none" w:sz="0" w:space="0" w:color="auto"/>
        <w:bottom w:val="none" w:sz="0" w:space="0" w:color="auto"/>
        <w:right w:val="none" w:sz="0" w:space="0" w:color="auto"/>
      </w:divBdr>
    </w:div>
    <w:div w:id="596838893">
      <w:bodyDiv w:val="1"/>
      <w:marLeft w:val="0"/>
      <w:marRight w:val="0"/>
      <w:marTop w:val="0"/>
      <w:marBottom w:val="0"/>
      <w:divBdr>
        <w:top w:val="none" w:sz="0" w:space="0" w:color="auto"/>
        <w:left w:val="none" w:sz="0" w:space="0" w:color="auto"/>
        <w:bottom w:val="none" w:sz="0" w:space="0" w:color="auto"/>
        <w:right w:val="none" w:sz="0" w:space="0" w:color="auto"/>
      </w:divBdr>
    </w:div>
    <w:div w:id="744380361">
      <w:bodyDiv w:val="1"/>
      <w:marLeft w:val="0"/>
      <w:marRight w:val="0"/>
      <w:marTop w:val="0"/>
      <w:marBottom w:val="0"/>
      <w:divBdr>
        <w:top w:val="none" w:sz="0" w:space="0" w:color="auto"/>
        <w:left w:val="none" w:sz="0" w:space="0" w:color="auto"/>
        <w:bottom w:val="none" w:sz="0" w:space="0" w:color="auto"/>
        <w:right w:val="none" w:sz="0" w:space="0" w:color="auto"/>
      </w:divBdr>
      <w:divsChild>
        <w:div w:id="312682410">
          <w:marLeft w:val="480"/>
          <w:marRight w:val="0"/>
          <w:marTop w:val="0"/>
          <w:marBottom w:val="0"/>
          <w:divBdr>
            <w:top w:val="none" w:sz="0" w:space="0" w:color="auto"/>
            <w:left w:val="none" w:sz="0" w:space="0" w:color="auto"/>
            <w:bottom w:val="none" w:sz="0" w:space="0" w:color="auto"/>
            <w:right w:val="none" w:sz="0" w:space="0" w:color="auto"/>
          </w:divBdr>
          <w:divsChild>
            <w:div w:id="20037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33806">
      <w:bodyDiv w:val="1"/>
      <w:marLeft w:val="0"/>
      <w:marRight w:val="0"/>
      <w:marTop w:val="0"/>
      <w:marBottom w:val="0"/>
      <w:divBdr>
        <w:top w:val="none" w:sz="0" w:space="0" w:color="auto"/>
        <w:left w:val="none" w:sz="0" w:space="0" w:color="auto"/>
        <w:bottom w:val="none" w:sz="0" w:space="0" w:color="auto"/>
        <w:right w:val="none" w:sz="0" w:space="0" w:color="auto"/>
      </w:divBdr>
    </w:div>
    <w:div w:id="762381481">
      <w:bodyDiv w:val="1"/>
      <w:marLeft w:val="0"/>
      <w:marRight w:val="0"/>
      <w:marTop w:val="0"/>
      <w:marBottom w:val="0"/>
      <w:divBdr>
        <w:top w:val="none" w:sz="0" w:space="0" w:color="auto"/>
        <w:left w:val="none" w:sz="0" w:space="0" w:color="auto"/>
        <w:bottom w:val="none" w:sz="0" w:space="0" w:color="auto"/>
        <w:right w:val="none" w:sz="0" w:space="0" w:color="auto"/>
      </w:divBdr>
    </w:div>
    <w:div w:id="815029935">
      <w:bodyDiv w:val="1"/>
      <w:marLeft w:val="0"/>
      <w:marRight w:val="0"/>
      <w:marTop w:val="0"/>
      <w:marBottom w:val="0"/>
      <w:divBdr>
        <w:top w:val="none" w:sz="0" w:space="0" w:color="auto"/>
        <w:left w:val="none" w:sz="0" w:space="0" w:color="auto"/>
        <w:bottom w:val="none" w:sz="0" w:space="0" w:color="auto"/>
        <w:right w:val="none" w:sz="0" w:space="0" w:color="auto"/>
      </w:divBdr>
    </w:div>
    <w:div w:id="850067827">
      <w:bodyDiv w:val="1"/>
      <w:marLeft w:val="0"/>
      <w:marRight w:val="0"/>
      <w:marTop w:val="0"/>
      <w:marBottom w:val="0"/>
      <w:divBdr>
        <w:top w:val="none" w:sz="0" w:space="0" w:color="auto"/>
        <w:left w:val="none" w:sz="0" w:space="0" w:color="auto"/>
        <w:bottom w:val="none" w:sz="0" w:space="0" w:color="auto"/>
        <w:right w:val="none" w:sz="0" w:space="0" w:color="auto"/>
      </w:divBdr>
    </w:div>
    <w:div w:id="945381005">
      <w:bodyDiv w:val="1"/>
      <w:marLeft w:val="0"/>
      <w:marRight w:val="0"/>
      <w:marTop w:val="0"/>
      <w:marBottom w:val="0"/>
      <w:divBdr>
        <w:top w:val="none" w:sz="0" w:space="0" w:color="auto"/>
        <w:left w:val="none" w:sz="0" w:space="0" w:color="auto"/>
        <w:bottom w:val="none" w:sz="0" w:space="0" w:color="auto"/>
        <w:right w:val="none" w:sz="0" w:space="0" w:color="auto"/>
      </w:divBdr>
      <w:divsChild>
        <w:div w:id="1682857745">
          <w:marLeft w:val="480"/>
          <w:marRight w:val="0"/>
          <w:marTop w:val="0"/>
          <w:marBottom w:val="0"/>
          <w:divBdr>
            <w:top w:val="none" w:sz="0" w:space="0" w:color="auto"/>
            <w:left w:val="none" w:sz="0" w:space="0" w:color="auto"/>
            <w:bottom w:val="none" w:sz="0" w:space="0" w:color="auto"/>
            <w:right w:val="none" w:sz="0" w:space="0" w:color="auto"/>
          </w:divBdr>
          <w:divsChild>
            <w:div w:id="11975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861">
      <w:bodyDiv w:val="1"/>
      <w:marLeft w:val="0"/>
      <w:marRight w:val="0"/>
      <w:marTop w:val="0"/>
      <w:marBottom w:val="0"/>
      <w:divBdr>
        <w:top w:val="none" w:sz="0" w:space="0" w:color="auto"/>
        <w:left w:val="none" w:sz="0" w:space="0" w:color="auto"/>
        <w:bottom w:val="none" w:sz="0" w:space="0" w:color="auto"/>
        <w:right w:val="none" w:sz="0" w:space="0" w:color="auto"/>
      </w:divBdr>
    </w:div>
    <w:div w:id="1390960006">
      <w:bodyDiv w:val="1"/>
      <w:marLeft w:val="0"/>
      <w:marRight w:val="0"/>
      <w:marTop w:val="0"/>
      <w:marBottom w:val="0"/>
      <w:divBdr>
        <w:top w:val="none" w:sz="0" w:space="0" w:color="auto"/>
        <w:left w:val="none" w:sz="0" w:space="0" w:color="auto"/>
        <w:bottom w:val="none" w:sz="0" w:space="0" w:color="auto"/>
        <w:right w:val="none" w:sz="0" w:space="0" w:color="auto"/>
      </w:divBdr>
    </w:div>
    <w:div w:id="1508863558">
      <w:bodyDiv w:val="1"/>
      <w:marLeft w:val="0"/>
      <w:marRight w:val="0"/>
      <w:marTop w:val="0"/>
      <w:marBottom w:val="0"/>
      <w:divBdr>
        <w:top w:val="none" w:sz="0" w:space="0" w:color="auto"/>
        <w:left w:val="none" w:sz="0" w:space="0" w:color="auto"/>
        <w:bottom w:val="none" w:sz="0" w:space="0" w:color="auto"/>
        <w:right w:val="none" w:sz="0" w:space="0" w:color="auto"/>
      </w:divBdr>
      <w:divsChild>
        <w:div w:id="1478843698">
          <w:marLeft w:val="480"/>
          <w:marRight w:val="0"/>
          <w:marTop w:val="0"/>
          <w:marBottom w:val="0"/>
          <w:divBdr>
            <w:top w:val="none" w:sz="0" w:space="0" w:color="auto"/>
            <w:left w:val="none" w:sz="0" w:space="0" w:color="auto"/>
            <w:bottom w:val="none" w:sz="0" w:space="0" w:color="auto"/>
            <w:right w:val="none" w:sz="0" w:space="0" w:color="auto"/>
          </w:divBdr>
          <w:divsChild>
            <w:div w:id="20383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8217">
      <w:bodyDiv w:val="1"/>
      <w:marLeft w:val="0"/>
      <w:marRight w:val="0"/>
      <w:marTop w:val="0"/>
      <w:marBottom w:val="0"/>
      <w:divBdr>
        <w:top w:val="none" w:sz="0" w:space="0" w:color="auto"/>
        <w:left w:val="none" w:sz="0" w:space="0" w:color="auto"/>
        <w:bottom w:val="none" w:sz="0" w:space="0" w:color="auto"/>
        <w:right w:val="none" w:sz="0" w:space="0" w:color="auto"/>
      </w:divBdr>
      <w:divsChild>
        <w:div w:id="1562251551">
          <w:marLeft w:val="480"/>
          <w:marRight w:val="0"/>
          <w:marTop w:val="0"/>
          <w:marBottom w:val="0"/>
          <w:divBdr>
            <w:top w:val="none" w:sz="0" w:space="0" w:color="auto"/>
            <w:left w:val="none" w:sz="0" w:space="0" w:color="auto"/>
            <w:bottom w:val="none" w:sz="0" w:space="0" w:color="auto"/>
            <w:right w:val="none" w:sz="0" w:space="0" w:color="auto"/>
          </w:divBdr>
          <w:divsChild>
            <w:div w:id="6441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5812">
      <w:bodyDiv w:val="1"/>
      <w:marLeft w:val="0"/>
      <w:marRight w:val="0"/>
      <w:marTop w:val="0"/>
      <w:marBottom w:val="0"/>
      <w:divBdr>
        <w:top w:val="none" w:sz="0" w:space="0" w:color="auto"/>
        <w:left w:val="none" w:sz="0" w:space="0" w:color="auto"/>
        <w:bottom w:val="none" w:sz="0" w:space="0" w:color="auto"/>
        <w:right w:val="none" w:sz="0" w:space="0" w:color="auto"/>
      </w:divBdr>
    </w:div>
    <w:div w:id="1778678818">
      <w:bodyDiv w:val="1"/>
      <w:marLeft w:val="0"/>
      <w:marRight w:val="0"/>
      <w:marTop w:val="0"/>
      <w:marBottom w:val="0"/>
      <w:divBdr>
        <w:top w:val="none" w:sz="0" w:space="0" w:color="auto"/>
        <w:left w:val="none" w:sz="0" w:space="0" w:color="auto"/>
        <w:bottom w:val="none" w:sz="0" w:space="0" w:color="auto"/>
        <w:right w:val="none" w:sz="0" w:space="0" w:color="auto"/>
      </w:divBdr>
    </w:div>
    <w:div w:id="1782726535">
      <w:bodyDiv w:val="1"/>
      <w:marLeft w:val="0"/>
      <w:marRight w:val="0"/>
      <w:marTop w:val="0"/>
      <w:marBottom w:val="0"/>
      <w:divBdr>
        <w:top w:val="none" w:sz="0" w:space="0" w:color="auto"/>
        <w:left w:val="none" w:sz="0" w:space="0" w:color="auto"/>
        <w:bottom w:val="none" w:sz="0" w:space="0" w:color="auto"/>
        <w:right w:val="none" w:sz="0" w:space="0" w:color="auto"/>
      </w:divBdr>
    </w:div>
    <w:div w:id="1821077031">
      <w:bodyDiv w:val="1"/>
      <w:marLeft w:val="0"/>
      <w:marRight w:val="0"/>
      <w:marTop w:val="0"/>
      <w:marBottom w:val="0"/>
      <w:divBdr>
        <w:top w:val="none" w:sz="0" w:space="0" w:color="auto"/>
        <w:left w:val="none" w:sz="0" w:space="0" w:color="auto"/>
        <w:bottom w:val="none" w:sz="0" w:space="0" w:color="auto"/>
        <w:right w:val="none" w:sz="0" w:space="0" w:color="auto"/>
      </w:divBdr>
    </w:div>
    <w:div w:id="1987664002">
      <w:bodyDiv w:val="1"/>
      <w:marLeft w:val="0"/>
      <w:marRight w:val="0"/>
      <w:marTop w:val="0"/>
      <w:marBottom w:val="0"/>
      <w:divBdr>
        <w:top w:val="none" w:sz="0" w:space="0" w:color="auto"/>
        <w:left w:val="none" w:sz="0" w:space="0" w:color="auto"/>
        <w:bottom w:val="none" w:sz="0" w:space="0" w:color="auto"/>
        <w:right w:val="none" w:sz="0" w:space="0" w:color="auto"/>
      </w:divBdr>
    </w:div>
    <w:div w:id="1997344894">
      <w:bodyDiv w:val="1"/>
      <w:marLeft w:val="0"/>
      <w:marRight w:val="0"/>
      <w:marTop w:val="0"/>
      <w:marBottom w:val="0"/>
      <w:divBdr>
        <w:top w:val="none" w:sz="0" w:space="0" w:color="auto"/>
        <w:left w:val="none" w:sz="0" w:space="0" w:color="auto"/>
        <w:bottom w:val="none" w:sz="0" w:space="0" w:color="auto"/>
        <w:right w:val="none" w:sz="0" w:space="0" w:color="auto"/>
      </w:divBdr>
    </w:div>
    <w:div w:id="2102796943">
      <w:bodyDiv w:val="1"/>
      <w:marLeft w:val="0"/>
      <w:marRight w:val="0"/>
      <w:marTop w:val="0"/>
      <w:marBottom w:val="0"/>
      <w:divBdr>
        <w:top w:val="none" w:sz="0" w:space="0" w:color="auto"/>
        <w:left w:val="none" w:sz="0" w:space="0" w:color="auto"/>
        <w:bottom w:val="none" w:sz="0" w:space="0" w:color="auto"/>
        <w:right w:val="none" w:sz="0" w:space="0" w:color="auto"/>
      </w:divBdr>
    </w:div>
    <w:div w:id="2130272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5.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Kjs7zYj+0vPdxyxRKRfV+3ZfNA==">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101</Pages>
  <Words>17643</Words>
  <Characters>100570</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Billy</cp:lastModifiedBy>
  <cp:revision>17</cp:revision>
  <dcterms:created xsi:type="dcterms:W3CDTF">2021-05-21T03:17:00Z</dcterms:created>
  <dcterms:modified xsi:type="dcterms:W3CDTF">2021-06-16T04:03:00Z</dcterms:modified>
</cp:coreProperties>
</file>